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E887" w14:textId="2FFD4309" w:rsidR="00FA3265" w:rsidRPr="00F67343" w:rsidRDefault="00FA3265" w:rsidP="00FA3265">
      <w:pPr>
        <w:pStyle w:val="a9"/>
        <w:numPr>
          <w:ilvl w:val="0"/>
          <w:numId w:val="9"/>
        </w:numPr>
        <w:spacing w:beforeLines="50" w:before="156" w:afterLines="50" w:after="156" w:line="360" w:lineRule="auto"/>
        <w:ind w:left="357" w:hanging="357"/>
        <w:jc w:val="both"/>
        <w:rPr>
          <w:rFonts w:ascii="Times New Roman" w:eastAsia="宋体" w:hAnsi="Times New Roman" w:cs="Times New Roman"/>
          <w:sz w:val="24"/>
          <w:szCs w:val="24"/>
        </w:rPr>
      </w:pPr>
      <w:r w:rsidRPr="00F67343">
        <w:rPr>
          <w:rFonts w:ascii="Times New Roman" w:eastAsia="宋体" w:hAnsi="Times New Roman" w:cs="Times New Roman"/>
          <w:sz w:val="24"/>
          <w:szCs w:val="24"/>
        </w:rPr>
        <w:t>文章标题：</w:t>
      </w:r>
      <w:r w:rsidR="00FF3FA6" w:rsidRPr="006448A3">
        <w:rPr>
          <w:rFonts w:ascii="Times New Roman" w:eastAsia="宋体" w:hAnsi="Times New Roman" w:cs="Times New Roman" w:hint="eastAsia"/>
          <w:sz w:val="24"/>
          <w:szCs w:val="24"/>
        </w:rPr>
        <w:t>《“有情饮水饱，无情食饭饥”：</w:t>
      </w:r>
      <w:r w:rsidR="0084301E" w:rsidRPr="006448A3">
        <w:rPr>
          <w:rFonts w:ascii="Times New Roman" w:eastAsia="宋体" w:hAnsi="Times New Roman" w:cs="Times New Roman" w:hint="eastAsia"/>
          <w:sz w:val="24"/>
          <w:szCs w:val="24"/>
        </w:rPr>
        <w:t>程序员的</w:t>
      </w:r>
      <w:r w:rsidR="00FF3FA6" w:rsidRPr="006448A3">
        <w:rPr>
          <w:rFonts w:ascii="Times New Roman" w:eastAsia="宋体" w:hAnsi="Times New Roman" w:cs="Times New Roman" w:hint="eastAsia"/>
          <w:sz w:val="24"/>
          <w:szCs w:val="24"/>
        </w:rPr>
        <w:t>择业动机如何调节劳动投入与回报对职业认同的影响》</w:t>
      </w:r>
    </w:p>
    <w:p w14:paraId="67436486" w14:textId="77777777" w:rsidR="00FA3265" w:rsidRPr="00572F60" w:rsidRDefault="00FA3265" w:rsidP="00FA3265">
      <w:pPr>
        <w:pStyle w:val="a9"/>
        <w:numPr>
          <w:ilvl w:val="0"/>
          <w:numId w:val="9"/>
        </w:numPr>
        <w:spacing w:beforeLines="50" w:before="156" w:afterLines="50" w:after="156" w:line="360" w:lineRule="auto"/>
        <w:ind w:left="357" w:hanging="357"/>
        <w:jc w:val="both"/>
        <w:rPr>
          <w:rFonts w:ascii="Times New Roman" w:eastAsia="宋体" w:hAnsi="Times New Roman" w:cs="Times New Roman"/>
          <w:sz w:val="24"/>
          <w:szCs w:val="24"/>
        </w:rPr>
      </w:pPr>
      <w:r w:rsidRPr="00F67343">
        <w:rPr>
          <w:rFonts w:ascii="Times New Roman" w:eastAsia="宋体" w:hAnsi="Times New Roman" w:cs="Times New Roman"/>
          <w:sz w:val="24"/>
        </w:rPr>
        <w:t>作者信息</w:t>
      </w:r>
    </w:p>
    <w:p w14:paraId="163E3919" w14:textId="69B6BB66" w:rsidR="00020965" w:rsidRPr="00020965" w:rsidRDefault="00FA3265" w:rsidP="00020965">
      <w:pPr>
        <w:pStyle w:val="a9"/>
        <w:numPr>
          <w:ilvl w:val="0"/>
          <w:numId w:val="10"/>
        </w:numPr>
        <w:spacing w:beforeLines="50" w:before="156" w:afterLines="50" w:after="156" w:line="360" w:lineRule="auto"/>
        <w:jc w:val="both"/>
        <w:rPr>
          <w:rFonts w:ascii="Times New Roman" w:eastAsia="宋体" w:hAnsi="Times New Roman" w:cs="Times New Roman"/>
          <w:sz w:val="24"/>
        </w:rPr>
      </w:pPr>
      <w:r>
        <w:rPr>
          <w:rFonts w:ascii="Times New Roman" w:eastAsia="宋体" w:hAnsi="Times New Roman" w:cs="Times New Roman" w:hint="eastAsia"/>
          <w:sz w:val="24"/>
        </w:rPr>
        <w:t>姓名</w:t>
      </w:r>
      <w:r w:rsidRPr="00F67343">
        <w:rPr>
          <w:rFonts w:ascii="Times New Roman" w:eastAsia="宋体" w:hAnsi="Times New Roman" w:cs="Times New Roman"/>
          <w:sz w:val="24"/>
        </w:rPr>
        <w:t>：孙百承</w:t>
      </w:r>
      <w:bookmarkStart w:id="0" w:name="OLE_LINK20"/>
    </w:p>
    <w:p w14:paraId="70056749" w14:textId="5FB8C457" w:rsidR="00020965" w:rsidRPr="00020965" w:rsidRDefault="00020965" w:rsidP="00020965">
      <w:pPr>
        <w:pStyle w:val="a9"/>
        <w:numPr>
          <w:ilvl w:val="0"/>
          <w:numId w:val="10"/>
        </w:numPr>
        <w:spacing w:beforeLines="50" w:before="156" w:afterLines="50" w:after="156" w:line="360" w:lineRule="auto"/>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单位：清华大学社会学系</w:t>
      </w:r>
    </w:p>
    <w:p w14:paraId="1B169E65" w14:textId="0CB55D04" w:rsidR="00020965" w:rsidRPr="00020965" w:rsidRDefault="00020965" w:rsidP="00FA3265">
      <w:pPr>
        <w:pStyle w:val="a9"/>
        <w:numPr>
          <w:ilvl w:val="0"/>
          <w:numId w:val="10"/>
        </w:numPr>
        <w:spacing w:beforeLines="50" w:before="156" w:afterLines="50" w:after="156" w:line="360" w:lineRule="auto"/>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职称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职务：博士研究生</w:t>
      </w:r>
      <w:r w:rsidR="00830013">
        <w:rPr>
          <w:rFonts w:ascii="Times New Roman" w:eastAsia="宋体" w:hAnsi="Times New Roman" w:cs="Times New Roman" w:hint="eastAsia"/>
          <w:sz w:val="24"/>
          <w:szCs w:val="24"/>
        </w:rPr>
        <w:t>（直博）</w:t>
      </w:r>
    </w:p>
    <w:p w14:paraId="089E0144" w14:textId="6ADDD447" w:rsidR="00020965" w:rsidRPr="00020965" w:rsidRDefault="00020965" w:rsidP="00FA3265">
      <w:pPr>
        <w:pStyle w:val="a9"/>
        <w:numPr>
          <w:ilvl w:val="0"/>
          <w:numId w:val="10"/>
        </w:numPr>
        <w:spacing w:beforeLines="50" w:before="156" w:afterLines="50" w:after="156" w:line="360" w:lineRule="auto"/>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学位：学士学位</w:t>
      </w:r>
    </w:p>
    <w:p w14:paraId="668C4A02" w14:textId="07E8390C" w:rsidR="00020965" w:rsidRPr="00020965" w:rsidRDefault="00020965" w:rsidP="00FA3265">
      <w:pPr>
        <w:pStyle w:val="a9"/>
        <w:numPr>
          <w:ilvl w:val="0"/>
          <w:numId w:val="10"/>
        </w:numPr>
        <w:spacing w:beforeLines="50" w:before="156" w:afterLines="50" w:after="156" w:line="360" w:lineRule="auto"/>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联系电话：</w:t>
      </w:r>
      <w:r>
        <w:rPr>
          <w:rFonts w:ascii="Times New Roman" w:eastAsia="宋体" w:hAnsi="Times New Roman" w:cs="Times New Roman" w:hint="eastAsia"/>
          <w:sz w:val="24"/>
          <w:szCs w:val="24"/>
        </w:rPr>
        <w:t>18030297201</w:t>
      </w:r>
    </w:p>
    <w:p w14:paraId="29EE9439" w14:textId="77777777" w:rsidR="00020965" w:rsidRDefault="00020965" w:rsidP="00020965">
      <w:pPr>
        <w:pStyle w:val="a9"/>
        <w:numPr>
          <w:ilvl w:val="0"/>
          <w:numId w:val="10"/>
        </w:numPr>
        <w:spacing w:beforeLines="50" w:before="156" w:afterLines="50" w:after="156" w:line="360" w:lineRule="auto"/>
        <w:jc w:val="both"/>
        <w:rPr>
          <w:rFonts w:ascii="Times New Roman" w:eastAsia="宋体" w:hAnsi="Times New Roman" w:cs="Times New Roman"/>
          <w:sz w:val="24"/>
          <w:szCs w:val="24"/>
        </w:rPr>
      </w:pPr>
      <w:r w:rsidRPr="007E1E3D">
        <w:rPr>
          <w:rFonts w:ascii="Times New Roman" w:eastAsia="宋体" w:hAnsi="Times New Roman" w:cs="Times New Roman"/>
          <w:sz w:val="24"/>
        </w:rPr>
        <w:t>通讯地址：北京市海淀区</w:t>
      </w:r>
      <w:r>
        <w:rPr>
          <w:rFonts w:ascii="Times New Roman" w:eastAsia="宋体" w:hAnsi="Times New Roman" w:cs="Times New Roman" w:hint="eastAsia"/>
          <w:sz w:val="24"/>
        </w:rPr>
        <w:t>清华园街道</w:t>
      </w:r>
      <w:r w:rsidRPr="007E1E3D">
        <w:rPr>
          <w:rFonts w:ascii="Times New Roman" w:eastAsia="宋体" w:hAnsi="Times New Roman" w:cs="Times New Roman" w:hint="eastAsia"/>
          <w:sz w:val="24"/>
        </w:rPr>
        <w:t>双</w:t>
      </w:r>
      <w:r w:rsidRPr="007E1E3D">
        <w:rPr>
          <w:rFonts w:ascii="Times New Roman" w:eastAsia="宋体" w:hAnsi="Times New Roman" w:cs="Times New Roman"/>
          <w:sz w:val="24"/>
        </w:rPr>
        <w:t>清路</w:t>
      </w:r>
      <w:r w:rsidRPr="007E1E3D">
        <w:rPr>
          <w:rFonts w:ascii="Times New Roman" w:eastAsia="宋体" w:hAnsi="Times New Roman" w:cs="Times New Roman"/>
          <w:sz w:val="24"/>
        </w:rPr>
        <w:t>30</w:t>
      </w:r>
      <w:r w:rsidRPr="007E1E3D">
        <w:rPr>
          <w:rFonts w:ascii="Times New Roman" w:eastAsia="宋体" w:hAnsi="Times New Roman" w:cs="Times New Roman"/>
          <w:sz w:val="24"/>
        </w:rPr>
        <w:t>号</w:t>
      </w:r>
      <w:r>
        <w:rPr>
          <w:rFonts w:ascii="Times New Roman" w:eastAsia="宋体" w:hAnsi="Times New Roman" w:cs="Times New Roman" w:hint="eastAsia"/>
          <w:sz w:val="24"/>
        </w:rPr>
        <w:t>清华大学南区学生公寓</w:t>
      </w:r>
      <w:r>
        <w:rPr>
          <w:rFonts w:ascii="Times New Roman" w:eastAsia="宋体" w:hAnsi="Times New Roman" w:cs="Times New Roman" w:hint="eastAsia"/>
          <w:sz w:val="24"/>
        </w:rPr>
        <w:t>31</w:t>
      </w:r>
      <w:r>
        <w:rPr>
          <w:rFonts w:ascii="Times New Roman" w:eastAsia="宋体" w:hAnsi="Times New Roman" w:cs="Times New Roman" w:hint="eastAsia"/>
          <w:sz w:val="24"/>
        </w:rPr>
        <w:t>号楼</w:t>
      </w:r>
      <w:r>
        <w:rPr>
          <w:rFonts w:ascii="Times New Roman" w:eastAsia="宋体" w:hAnsi="Times New Roman" w:cs="Times New Roman" w:hint="eastAsia"/>
          <w:sz w:val="24"/>
        </w:rPr>
        <w:t>421</w:t>
      </w:r>
      <w:r>
        <w:rPr>
          <w:rFonts w:ascii="Times New Roman" w:eastAsia="宋体" w:hAnsi="Times New Roman" w:cs="Times New Roman" w:hint="eastAsia"/>
          <w:sz w:val="24"/>
        </w:rPr>
        <w:t>室</w:t>
      </w:r>
    </w:p>
    <w:p w14:paraId="71BED212" w14:textId="35D83F05" w:rsidR="00020965" w:rsidRPr="00020965" w:rsidRDefault="00020965" w:rsidP="00020965">
      <w:pPr>
        <w:pStyle w:val="a9"/>
        <w:numPr>
          <w:ilvl w:val="0"/>
          <w:numId w:val="10"/>
        </w:numPr>
        <w:spacing w:beforeLines="50" w:before="156" w:afterLines="50" w:after="156" w:line="360" w:lineRule="auto"/>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Email</w:t>
      </w:r>
      <w:r>
        <w:rPr>
          <w:rFonts w:ascii="Times New Roman" w:eastAsia="宋体" w:hAnsi="Times New Roman" w:cs="Times New Roman" w:hint="eastAsia"/>
          <w:sz w:val="24"/>
          <w:szCs w:val="24"/>
        </w:rPr>
        <w:t>：</w:t>
      </w:r>
      <w:hyperlink r:id="rId7" w:history="1">
        <w:r w:rsidRPr="000E78DF">
          <w:rPr>
            <w:rStyle w:val="aff"/>
            <w:rFonts w:ascii="Times New Roman" w:eastAsia="宋体" w:hAnsi="Times New Roman" w:cs="Times New Roman"/>
            <w:sz w:val="24"/>
            <w:szCs w:val="24"/>
          </w:rPr>
          <w:t>bryson_sun@foxmail.com</w:t>
        </w:r>
      </w:hyperlink>
    </w:p>
    <w:p w14:paraId="4BF7852B" w14:textId="12A5D6FC" w:rsidR="00FA3265" w:rsidRDefault="00FA3265" w:rsidP="00FA3265">
      <w:pPr>
        <w:pStyle w:val="a9"/>
        <w:numPr>
          <w:ilvl w:val="0"/>
          <w:numId w:val="10"/>
        </w:numPr>
        <w:spacing w:beforeLines="50" w:before="156" w:afterLines="50" w:after="156" w:line="360" w:lineRule="auto"/>
        <w:jc w:val="both"/>
        <w:rPr>
          <w:rFonts w:ascii="Times New Roman" w:eastAsia="宋体" w:hAnsi="Times New Roman" w:cs="Times New Roman"/>
          <w:sz w:val="24"/>
          <w:szCs w:val="24"/>
        </w:rPr>
      </w:pPr>
      <w:r w:rsidRPr="007E1E3D">
        <w:rPr>
          <w:rFonts w:ascii="Times New Roman" w:eastAsia="宋体" w:hAnsi="Times New Roman" w:cs="Times New Roman"/>
          <w:sz w:val="24"/>
        </w:rPr>
        <w:t>身份证</w:t>
      </w:r>
      <w:r w:rsidR="00020965">
        <w:rPr>
          <w:rFonts w:ascii="Times New Roman" w:eastAsia="宋体" w:hAnsi="Times New Roman" w:cs="Times New Roman" w:hint="eastAsia"/>
          <w:sz w:val="24"/>
        </w:rPr>
        <w:t>号码</w:t>
      </w:r>
      <w:r w:rsidRPr="007E1E3D">
        <w:rPr>
          <w:rFonts w:ascii="Times New Roman" w:eastAsia="宋体" w:hAnsi="Times New Roman" w:cs="Times New Roman"/>
          <w:sz w:val="24"/>
        </w:rPr>
        <w:t>：</w:t>
      </w:r>
      <w:r w:rsidRPr="007E1E3D">
        <w:rPr>
          <w:rFonts w:ascii="Times New Roman" w:eastAsia="宋体" w:hAnsi="Times New Roman" w:cs="Times New Roman"/>
          <w:sz w:val="24"/>
        </w:rPr>
        <w:t>35020420000530201X</w:t>
      </w:r>
    </w:p>
    <w:bookmarkEnd w:id="0"/>
    <w:p w14:paraId="305E924D" w14:textId="597A3309" w:rsidR="00162654" w:rsidRDefault="00FA3265">
      <w:pPr>
        <w:widowControl/>
        <w:jc w:val="left"/>
        <w:rPr>
          <w:rFonts w:ascii="宋体" w:eastAsia="宋体" w:hAnsi="宋体"/>
          <w:b/>
          <w:bCs/>
          <w:sz w:val="36"/>
          <w:szCs w:val="36"/>
        </w:rPr>
      </w:pPr>
      <w:r>
        <w:rPr>
          <w:rFonts w:ascii="宋体" w:eastAsia="宋体" w:hAnsi="宋体"/>
          <w:b/>
          <w:bCs/>
          <w:sz w:val="36"/>
          <w:szCs w:val="36"/>
        </w:rPr>
        <w:br w:type="page"/>
      </w:r>
    </w:p>
    <w:p w14:paraId="79691458" w14:textId="0410CBEB" w:rsidR="00510D8E" w:rsidRPr="000F4A9B" w:rsidRDefault="00162654" w:rsidP="00510D8E">
      <w:pPr>
        <w:pStyle w:val="a9"/>
        <w:numPr>
          <w:ilvl w:val="0"/>
          <w:numId w:val="11"/>
        </w:numPr>
        <w:spacing w:beforeLines="50" w:before="156" w:afterLines="50" w:after="156" w:line="360" w:lineRule="auto"/>
        <w:jc w:val="both"/>
        <w:rPr>
          <w:rFonts w:ascii="Times New Roman" w:eastAsia="宋体" w:hAnsi="Times New Roman" w:cs="Times New Roman"/>
          <w:sz w:val="24"/>
          <w:szCs w:val="24"/>
        </w:rPr>
      </w:pPr>
      <w:r w:rsidRPr="00F67D75">
        <w:rPr>
          <w:rFonts w:ascii="Times New Roman" w:eastAsia="宋体" w:hAnsi="Times New Roman" w:cs="Times New Roman" w:hint="eastAsia"/>
          <w:sz w:val="24"/>
          <w:szCs w:val="24"/>
        </w:rPr>
        <w:lastRenderedPageBreak/>
        <w:t>文章标题：</w:t>
      </w:r>
      <w:bookmarkStart w:id="1" w:name="OLE_LINK33"/>
      <w:r w:rsidR="00510D8E" w:rsidRPr="000B233B">
        <w:rPr>
          <w:rFonts w:ascii="Times New Roman" w:eastAsia="宋体" w:hAnsi="Times New Roman" w:cs="Times New Roman" w:hint="eastAsia"/>
          <w:color w:val="EE0000"/>
          <w:sz w:val="24"/>
          <w:szCs w:val="24"/>
          <w:highlight w:val="yellow"/>
        </w:rPr>
        <w:t>《“有情饮水饱，无情食饭饥”：</w:t>
      </w:r>
      <w:r w:rsidR="002C4497">
        <w:rPr>
          <w:rFonts w:ascii="Times New Roman" w:eastAsia="宋体" w:hAnsi="Times New Roman" w:cs="Times New Roman" w:hint="eastAsia"/>
          <w:color w:val="EE0000"/>
          <w:sz w:val="24"/>
          <w:szCs w:val="24"/>
          <w:highlight w:val="yellow"/>
        </w:rPr>
        <w:t>程序员的</w:t>
      </w:r>
      <w:r w:rsidR="00510D8E" w:rsidRPr="000B233B">
        <w:rPr>
          <w:rFonts w:ascii="Times New Roman" w:eastAsia="宋体" w:hAnsi="Times New Roman" w:cs="Times New Roman" w:hint="eastAsia"/>
          <w:color w:val="EE0000"/>
          <w:sz w:val="24"/>
          <w:szCs w:val="24"/>
          <w:highlight w:val="yellow"/>
        </w:rPr>
        <w:t>择业动机</w:t>
      </w:r>
      <w:r w:rsidR="000A44F1" w:rsidRPr="000B233B">
        <w:rPr>
          <w:rFonts w:ascii="Times New Roman" w:eastAsia="宋体" w:hAnsi="Times New Roman" w:cs="Times New Roman" w:hint="eastAsia"/>
          <w:color w:val="EE0000"/>
          <w:sz w:val="24"/>
          <w:szCs w:val="24"/>
          <w:highlight w:val="yellow"/>
        </w:rPr>
        <w:t>如何调节</w:t>
      </w:r>
      <w:r w:rsidR="00510D8E" w:rsidRPr="000B233B">
        <w:rPr>
          <w:rFonts w:ascii="Times New Roman" w:eastAsia="宋体" w:hAnsi="Times New Roman" w:cs="Times New Roman" w:hint="eastAsia"/>
          <w:color w:val="EE0000"/>
          <w:sz w:val="24"/>
          <w:szCs w:val="24"/>
          <w:highlight w:val="yellow"/>
        </w:rPr>
        <w:t>劳动投入与回报</w:t>
      </w:r>
      <w:r w:rsidR="000A44F1" w:rsidRPr="000B233B">
        <w:rPr>
          <w:rFonts w:ascii="Times New Roman" w:eastAsia="宋体" w:hAnsi="Times New Roman" w:cs="Times New Roman" w:hint="eastAsia"/>
          <w:color w:val="EE0000"/>
          <w:sz w:val="24"/>
          <w:szCs w:val="24"/>
          <w:highlight w:val="yellow"/>
        </w:rPr>
        <w:t>对职业认同的影响</w:t>
      </w:r>
      <w:r w:rsidR="00510D8E" w:rsidRPr="000B233B">
        <w:rPr>
          <w:rFonts w:ascii="Times New Roman" w:eastAsia="宋体" w:hAnsi="Times New Roman" w:cs="Times New Roman" w:hint="eastAsia"/>
          <w:color w:val="EE0000"/>
          <w:sz w:val="24"/>
          <w:szCs w:val="24"/>
          <w:highlight w:val="yellow"/>
        </w:rPr>
        <w:t>》</w:t>
      </w:r>
    </w:p>
    <w:bookmarkEnd w:id="1"/>
    <w:p w14:paraId="78193348" w14:textId="63DB9A17" w:rsidR="00425B65" w:rsidRPr="001C50A1" w:rsidRDefault="00162654" w:rsidP="001C50A1">
      <w:pPr>
        <w:pStyle w:val="a9"/>
        <w:numPr>
          <w:ilvl w:val="0"/>
          <w:numId w:val="11"/>
        </w:numPr>
        <w:spacing w:beforeLines="50" w:before="156" w:afterLines="50" w:after="156" w:line="360" w:lineRule="auto"/>
        <w:ind w:left="357" w:hanging="357"/>
        <w:jc w:val="both"/>
        <w:rPr>
          <w:rFonts w:ascii="Times New Roman" w:eastAsia="宋体" w:hAnsi="Times New Roman" w:cs="Times New Roman"/>
          <w:color w:val="EE0000"/>
          <w:sz w:val="24"/>
          <w:szCs w:val="24"/>
        </w:rPr>
      </w:pPr>
      <w:r w:rsidRPr="00F67D75">
        <w:rPr>
          <w:rFonts w:ascii="Times New Roman" w:eastAsia="宋体" w:hAnsi="Times New Roman" w:cs="Times New Roman" w:hint="eastAsia"/>
          <w:sz w:val="24"/>
          <w:szCs w:val="24"/>
        </w:rPr>
        <w:t>中文</w:t>
      </w:r>
      <w:r w:rsidR="006E7E85">
        <w:rPr>
          <w:rFonts w:ascii="Times New Roman" w:eastAsia="宋体" w:hAnsi="Times New Roman" w:cs="Times New Roman" w:hint="eastAsia"/>
          <w:sz w:val="24"/>
          <w:szCs w:val="24"/>
        </w:rPr>
        <w:t>摘</w:t>
      </w:r>
      <w:r w:rsidRPr="00F67D75">
        <w:rPr>
          <w:rFonts w:ascii="Times New Roman" w:eastAsia="宋体" w:hAnsi="Times New Roman" w:cs="Times New Roman" w:hint="eastAsia"/>
          <w:sz w:val="24"/>
          <w:szCs w:val="24"/>
        </w:rPr>
        <w:t>要：</w:t>
      </w:r>
      <w:r w:rsidR="000A21BC" w:rsidRPr="000A21BC">
        <w:rPr>
          <w:rFonts w:ascii="Times New Roman" w:eastAsia="宋体" w:hAnsi="Times New Roman" w:cs="Times New Roman"/>
          <w:color w:val="EE0000"/>
          <w:sz w:val="24"/>
          <w:szCs w:val="24"/>
          <w:highlight w:val="yellow"/>
        </w:rPr>
        <w:t>高薪与知识密集的</w:t>
      </w:r>
      <w:r w:rsidR="00F53182">
        <w:rPr>
          <w:rFonts w:ascii="Times New Roman" w:eastAsia="宋体" w:hAnsi="Times New Roman" w:cs="Times New Roman" w:hint="eastAsia"/>
          <w:color w:val="EE0000"/>
          <w:sz w:val="24"/>
          <w:szCs w:val="24"/>
          <w:highlight w:val="yellow"/>
        </w:rPr>
        <w:t>双重</w:t>
      </w:r>
      <w:r w:rsidR="000A21BC" w:rsidRPr="000A21BC">
        <w:rPr>
          <w:rFonts w:ascii="Times New Roman" w:eastAsia="宋体" w:hAnsi="Times New Roman" w:cs="Times New Roman"/>
          <w:color w:val="EE0000"/>
          <w:sz w:val="24"/>
          <w:szCs w:val="24"/>
          <w:highlight w:val="yellow"/>
        </w:rPr>
        <w:t>特性，使程序员</w:t>
      </w:r>
      <w:r w:rsidR="00F53182">
        <w:rPr>
          <w:rFonts w:ascii="Times New Roman" w:eastAsia="宋体" w:hAnsi="Times New Roman" w:cs="Times New Roman" w:hint="eastAsia"/>
          <w:color w:val="EE0000"/>
          <w:sz w:val="24"/>
          <w:szCs w:val="24"/>
          <w:highlight w:val="yellow"/>
        </w:rPr>
        <w:t>这一职业同时吸引</w:t>
      </w:r>
      <w:r w:rsidR="000A21BC" w:rsidRPr="000A21BC">
        <w:rPr>
          <w:rFonts w:ascii="Times New Roman" w:eastAsia="宋体" w:hAnsi="Times New Roman" w:cs="Times New Roman"/>
          <w:color w:val="EE0000"/>
          <w:sz w:val="24"/>
          <w:szCs w:val="24"/>
          <w:highlight w:val="yellow"/>
        </w:rPr>
        <w:t>因</w:t>
      </w:r>
      <w:r w:rsidR="000A21BC" w:rsidRPr="000A21BC">
        <w:rPr>
          <w:rFonts w:ascii="宋体" w:eastAsia="宋体" w:hAnsi="宋体" w:cs="Times New Roman"/>
          <w:color w:val="EE0000"/>
          <w:sz w:val="24"/>
          <w:szCs w:val="24"/>
          <w:highlight w:val="yellow"/>
        </w:rPr>
        <w:t>“收入”与“兴趣”</w:t>
      </w:r>
      <w:r w:rsidR="000A21BC" w:rsidRPr="000A21BC">
        <w:rPr>
          <w:rFonts w:ascii="Times New Roman" w:eastAsia="宋体" w:hAnsi="Times New Roman" w:cs="Times New Roman"/>
          <w:color w:val="EE0000"/>
          <w:sz w:val="24"/>
          <w:szCs w:val="24"/>
          <w:highlight w:val="yellow"/>
        </w:rPr>
        <w:t>择业的劳动者。基于</w:t>
      </w:r>
      <w:r w:rsidR="000A21BC" w:rsidRPr="007E51D2">
        <w:rPr>
          <w:rFonts w:ascii="宋体" w:eastAsia="宋体" w:hAnsi="宋体" w:cs="Times New Roman"/>
          <w:color w:val="EE0000"/>
          <w:sz w:val="24"/>
          <w:szCs w:val="24"/>
          <w:highlight w:val="yellow"/>
        </w:rPr>
        <w:t>“</w:t>
      </w:r>
      <w:r w:rsidR="000A21BC" w:rsidRPr="000A21BC">
        <w:rPr>
          <w:rFonts w:ascii="Times New Roman" w:eastAsia="宋体" w:hAnsi="Times New Roman" w:cs="Times New Roman"/>
          <w:color w:val="EE0000"/>
          <w:sz w:val="24"/>
          <w:szCs w:val="24"/>
          <w:highlight w:val="yellow"/>
        </w:rPr>
        <w:t>2023</w:t>
      </w:r>
      <w:r w:rsidR="000A21BC" w:rsidRPr="007E51D2">
        <w:rPr>
          <w:rFonts w:ascii="宋体" w:eastAsia="宋体" w:hAnsi="宋体" w:cs="Times New Roman"/>
          <w:color w:val="EE0000"/>
          <w:sz w:val="24"/>
          <w:szCs w:val="24"/>
          <w:highlight w:val="yellow"/>
        </w:rPr>
        <w:t>年中国软件工程师调查”</w:t>
      </w:r>
      <w:r w:rsidR="000A21BC" w:rsidRPr="000A21BC">
        <w:rPr>
          <w:rFonts w:ascii="Times New Roman" w:eastAsia="宋体" w:hAnsi="Times New Roman" w:cs="Times New Roman"/>
          <w:color w:val="EE0000"/>
          <w:sz w:val="24"/>
          <w:szCs w:val="24"/>
          <w:highlight w:val="yellow"/>
        </w:rPr>
        <w:t>数据和劳动</w:t>
      </w:r>
      <w:r w:rsidR="000A21BC" w:rsidRPr="007E51D2">
        <w:rPr>
          <w:rFonts w:ascii="宋体" w:eastAsia="宋体" w:hAnsi="宋体" w:cs="Times New Roman"/>
          <w:color w:val="EE0000"/>
          <w:sz w:val="24"/>
          <w:szCs w:val="24"/>
          <w:highlight w:val="yellow"/>
        </w:rPr>
        <w:t>“投入</w:t>
      </w:r>
      <w:r w:rsidR="00713026">
        <w:rPr>
          <w:rFonts w:ascii="宋体" w:eastAsia="宋体" w:hAnsi="宋体" w:cs="Times New Roman"/>
          <w:color w:val="EE0000"/>
          <w:sz w:val="24"/>
          <w:szCs w:val="24"/>
          <w:highlight w:val="yellow"/>
        </w:rPr>
        <w:t>-</w:t>
      </w:r>
      <w:r w:rsidR="000A21BC" w:rsidRPr="007E51D2">
        <w:rPr>
          <w:rFonts w:ascii="宋体" w:eastAsia="宋体" w:hAnsi="宋体" w:cs="Times New Roman"/>
          <w:color w:val="EE0000"/>
          <w:sz w:val="24"/>
          <w:szCs w:val="24"/>
          <w:highlight w:val="yellow"/>
        </w:rPr>
        <w:t>回报”</w:t>
      </w:r>
      <w:r w:rsidR="000A21BC" w:rsidRPr="000A21BC">
        <w:rPr>
          <w:rFonts w:ascii="Times New Roman" w:eastAsia="宋体" w:hAnsi="Times New Roman" w:cs="Times New Roman"/>
          <w:color w:val="EE0000"/>
          <w:sz w:val="24"/>
          <w:szCs w:val="24"/>
          <w:highlight w:val="yellow"/>
        </w:rPr>
        <w:t>的框架，本文考察两种不同择业动机如何调节收入与工作时长对程序员职业认同的影响。研究发现，收入提升显著增强程序员的职业认同，而工作时长延长则显著削弱职业认同。上述效应因择业动机而呈现出结构化差异：对因收入择业的程序员而言，收入提升对职业认同的边际增益有限，且其对长时间工作的负面影响更为敏感，呈现出</w:t>
      </w:r>
      <w:r w:rsidR="000A21BC" w:rsidRPr="000A21BC">
        <w:rPr>
          <w:rFonts w:ascii="宋体" w:eastAsia="宋体" w:hAnsi="宋体" w:cs="Times New Roman"/>
          <w:color w:val="EE0000"/>
          <w:sz w:val="24"/>
          <w:szCs w:val="24"/>
          <w:highlight w:val="yellow"/>
        </w:rPr>
        <w:t>“无情食饭饥”</w:t>
      </w:r>
      <w:r w:rsidR="000A21BC" w:rsidRPr="000A21BC">
        <w:rPr>
          <w:rFonts w:ascii="Times New Roman" w:eastAsia="宋体" w:hAnsi="Times New Roman" w:cs="Times New Roman"/>
          <w:color w:val="EE0000"/>
          <w:sz w:val="24"/>
          <w:szCs w:val="24"/>
          <w:highlight w:val="yellow"/>
        </w:rPr>
        <w:t>的特征；对因兴趣择业的程序员而言，收入反而更容易转化为积极的职业回馈，长工时对职业认同的侵蚀亦得到显著缓解，体现出</w:t>
      </w:r>
      <w:r w:rsidR="000A21BC" w:rsidRPr="000A21BC">
        <w:rPr>
          <w:rFonts w:ascii="宋体" w:eastAsia="宋体" w:hAnsi="宋体" w:cs="Times New Roman"/>
          <w:color w:val="EE0000"/>
          <w:sz w:val="24"/>
          <w:szCs w:val="24"/>
          <w:highlight w:val="yellow"/>
        </w:rPr>
        <w:t>“有情饮水饱”</w:t>
      </w:r>
      <w:r w:rsidR="000A21BC" w:rsidRPr="000A21BC">
        <w:rPr>
          <w:rFonts w:ascii="Times New Roman" w:eastAsia="宋体" w:hAnsi="Times New Roman" w:cs="Times New Roman"/>
          <w:color w:val="EE0000"/>
          <w:sz w:val="24"/>
          <w:szCs w:val="24"/>
          <w:highlight w:val="yellow"/>
        </w:rPr>
        <w:t>的效果；</w:t>
      </w:r>
      <w:r w:rsidR="001C50A1" w:rsidRPr="001C50A1">
        <w:rPr>
          <w:rFonts w:ascii="宋体" w:eastAsia="宋体" w:hAnsi="宋体" w:cs="Times New Roman"/>
          <w:color w:val="EE0000"/>
          <w:sz w:val="24"/>
          <w:szCs w:val="24"/>
          <w:highlight w:val="yellow"/>
        </w:rPr>
        <w:t>同时具有收入与兴趣双重择业动机的程序员，其职业认同对收入与工时变化的反应则整体趋于平缓。</w:t>
      </w:r>
      <w:r w:rsidR="000A21BC" w:rsidRPr="001C50A1">
        <w:rPr>
          <w:rFonts w:ascii="Times New Roman" w:eastAsia="宋体" w:hAnsi="Times New Roman" w:cs="Times New Roman"/>
          <w:color w:val="EE0000"/>
          <w:sz w:val="24"/>
          <w:szCs w:val="24"/>
          <w:highlight w:val="yellow"/>
        </w:rPr>
        <w:t>异质性分析发现，兴趣动机的积极调节作用在人工智能相关岗位与较高年龄阶段尤为显著。本文的发现</w:t>
      </w:r>
      <w:r w:rsidR="00557E00" w:rsidRPr="001C50A1">
        <w:rPr>
          <w:rFonts w:ascii="Times New Roman" w:eastAsia="宋体" w:hAnsi="Times New Roman" w:cs="Times New Roman"/>
          <w:color w:val="EE0000"/>
          <w:sz w:val="24"/>
          <w:szCs w:val="24"/>
          <w:highlight w:val="yellow"/>
        </w:rPr>
        <w:t>表明</w:t>
      </w:r>
      <w:r w:rsidR="00557E00" w:rsidRPr="001C50A1">
        <w:rPr>
          <w:rFonts w:ascii="Times New Roman" w:eastAsia="宋体" w:hAnsi="Times New Roman" w:cs="Times New Roman" w:hint="eastAsia"/>
          <w:color w:val="EE0000"/>
          <w:sz w:val="24"/>
          <w:szCs w:val="24"/>
          <w:highlight w:val="yellow"/>
        </w:rPr>
        <w:t>，</w:t>
      </w:r>
      <w:r w:rsidR="00557E00" w:rsidRPr="001C50A1">
        <w:rPr>
          <w:rFonts w:ascii="Times New Roman" w:eastAsia="宋体" w:hAnsi="Times New Roman" w:cs="Times New Roman"/>
          <w:color w:val="EE0000"/>
          <w:sz w:val="24"/>
          <w:szCs w:val="24"/>
          <w:highlight w:val="yellow"/>
        </w:rPr>
        <w:t>劳动投入与回报对职业认同的影响需置于劳动者的主观价值体系中加以考察</w:t>
      </w:r>
      <w:r w:rsidR="00557E00" w:rsidRPr="001C50A1">
        <w:rPr>
          <w:rFonts w:ascii="Times New Roman" w:eastAsia="宋体" w:hAnsi="Times New Roman" w:cs="Times New Roman" w:hint="eastAsia"/>
          <w:color w:val="EE0000"/>
          <w:sz w:val="24"/>
          <w:szCs w:val="24"/>
          <w:highlight w:val="yellow"/>
        </w:rPr>
        <w:t>，</w:t>
      </w:r>
      <w:r w:rsidR="000A21BC" w:rsidRPr="001C50A1">
        <w:rPr>
          <w:rFonts w:ascii="Times New Roman" w:eastAsia="宋体" w:hAnsi="Times New Roman" w:cs="Times New Roman"/>
          <w:color w:val="EE0000"/>
          <w:sz w:val="24"/>
          <w:szCs w:val="24"/>
          <w:highlight w:val="yellow"/>
        </w:rPr>
        <w:t>为理解</w:t>
      </w:r>
      <w:r w:rsidR="00557E00" w:rsidRPr="001C50A1">
        <w:rPr>
          <w:rFonts w:ascii="Times New Roman" w:eastAsia="宋体" w:hAnsi="Times New Roman" w:cs="Times New Roman" w:hint="eastAsia"/>
          <w:color w:val="EE0000"/>
          <w:sz w:val="24"/>
          <w:szCs w:val="24"/>
          <w:highlight w:val="yellow"/>
        </w:rPr>
        <w:t>不同劳动者何以在相似劳动条件下产生差异化的职业认同</w:t>
      </w:r>
      <w:r w:rsidR="000A21BC" w:rsidRPr="001C50A1">
        <w:rPr>
          <w:rFonts w:ascii="Times New Roman" w:eastAsia="宋体" w:hAnsi="Times New Roman" w:cs="Times New Roman"/>
          <w:color w:val="EE0000"/>
          <w:sz w:val="24"/>
          <w:szCs w:val="24"/>
          <w:highlight w:val="yellow"/>
        </w:rPr>
        <w:t>提供了新的经验证据</w:t>
      </w:r>
      <w:r w:rsidR="00557E00" w:rsidRPr="001C50A1">
        <w:rPr>
          <w:rFonts w:ascii="Times New Roman" w:eastAsia="宋体" w:hAnsi="Times New Roman" w:cs="Times New Roman" w:hint="eastAsia"/>
          <w:color w:val="EE0000"/>
          <w:sz w:val="24"/>
          <w:szCs w:val="24"/>
          <w:highlight w:val="yellow"/>
        </w:rPr>
        <w:t>。</w:t>
      </w:r>
    </w:p>
    <w:p w14:paraId="418E17D8" w14:textId="18F15F7A" w:rsidR="00162654" w:rsidRPr="00F67D75" w:rsidRDefault="00162654" w:rsidP="00162654">
      <w:pPr>
        <w:pStyle w:val="a9"/>
        <w:numPr>
          <w:ilvl w:val="0"/>
          <w:numId w:val="11"/>
        </w:numPr>
        <w:spacing w:beforeLines="50" w:before="156" w:afterLines="50" w:after="156" w:line="360" w:lineRule="auto"/>
        <w:ind w:left="357" w:hanging="357"/>
        <w:jc w:val="both"/>
        <w:rPr>
          <w:rFonts w:ascii="Times New Roman" w:eastAsia="宋体" w:hAnsi="Times New Roman" w:cs="Times New Roman"/>
          <w:sz w:val="24"/>
          <w:szCs w:val="24"/>
        </w:rPr>
      </w:pPr>
      <w:r w:rsidRPr="00F67D75">
        <w:rPr>
          <w:rFonts w:ascii="Times New Roman" w:eastAsia="宋体" w:hAnsi="Times New Roman" w:cs="Times New Roman" w:hint="eastAsia"/>
          <w:sz w:val="24"/>
          <w:szCs w:val="24"/>
        </w:rPr>
        <w:t>中文关键词：</w:t>
      </w:r>
      <w:bookmarkStart w:id="2" w:name="OLE_LINK27"/>
      <w:bookmarkStart w:id="3" w:name="OLE_LINK28"/>
      <w:bookmarkStart w:id="4" w:name="OLE_LINK41"/>
      <w:r w:rsidRPr="00F67D75">
        <w:rPr>
          <w:rFonts w:ascii="Times New Roman" w:eastAsia="宋体" w:hAnsi="Times New Roman" w:cs="Times New Roman" w:hint="eastAsia"/>
          <w:sz w:val="24"/>
          <w:szCs w:val="24"/>
        </w:rPr>
        <w:t>程序员</w:t>
      </w:r>
      <w:r w:rsidR="00572DB9">
        <w:rPr>
          <w:rFonts w:ascii="Times New Roman" w:eastAsia="宋体" w:hAnsi="Times New Roman" w:cs="Times New Roman" w:hint="eastAsia"/>
          <w:sz w:val="24"/>
          <w:szCs w:val="24"/>
        </w:rPr>
        <w:t>；</w:t>
      </w:r>
      <w:r w:rsidRPr="00F67D75">
        <w:rPr>
          <w:rFonts w:ascii="Times New Roman" w:eastAsia="宋体" w:hAnsi="Times New Roman" w:cs="Times New Roman" w:hint="eastAsia"/>
          <w:sz w:val="24"/>
          <w:szCs w:val="24"/>
        </w:rPr>
        <w:t>职业认同</w:t>
      </w:r>
      <w:r w:rsidR="00572DB9">
        <w:rPr>
          <w:rFonts w:ascii="Times New Roman" w:eastAsia="宋体" w:hAnsi="Times New Roman" w:cs="Times New Roman" w:hint="eastAsia"/>
          <w:sz w:val="24"/>
          <w:szCs w:val="24"/>
        </w:rPr>
        <w:t>；</w:t>
      </w:r>
      <w:r w:rsidRPr="00F67D75">
        <w:rPr>
          <w:rFonts w:ascii="Times New Roman" w:eastAsia="宋体" w:hAnsi="Times New Roman" w:cs="Times New Roman" w:hint="eastAsia"/>
          <w:sz w:val="24"/>
          <w:szCs w:val="24"/>
        </w:rPr>
        <w:t>择业动机</w:t>
      </w:r>
      <w:r w:rsidR="00572DB9">
        <w:rPr>
          <w:rFonts w:ascii="Times New Roman" w:eastAsia="宋体" w:hAnsi="Times New Roman" w:cs="Times New Roman" w:hint="eastAsia"/>
          <w:sz w:val="24"/>
          <w:szCs w:val="24"/>
        </w:rPr>
        <w:t>；</w:t>
      </w:r>
      <w:r w:rsidRPr="00F67D75">
        <w:rPr>
          <w:rFonts w:ascii="Times New Roman" w:eastAsia="宋体" w:hAnsi="Times New Roman" w:cs="Times New Roman" w:hint="eastAsia"/>
          <w:sz w:val="24"/>
          <w:szCs w:val="24"/>
        </w:rPr>
        <w:t>兴趣</w:t>
      </w:r>
      <w:bookmarkEnd w:id="2"/>
      <w:bookmarkEnd w:id="3"/>
      <w:bookmarkEnd w:id="4"/>
      <w:r w:rsidR="00572DB9">
        <w:rPr>
          <w:rFonts w:ascii="Times New Roman" w:eastAsia="宋体" w:hAnsi="Times New Roman" w:cs="Times New Roman" w:hint="eastAsia"/>
          <w:sz w:val="24"/>
          <w:szCs w:val="24"/>
        </w:rPr>
        <w:t>；人工智能</w:t>
      </w:r>
    </w:p>
    <w:p w14:paraId="03359D0D" w14:textId="3793324E" w:rsidR="00162654" w:rsidRPr="00F67D75" w:rsidRDefault="00162654" w:rsidP="00162654">
      <w:pPr>
        <w:pStyle w:val="a9"/>
        <w:numPr>
          <w:ilvl w:val="0"/>
          <w:numId w:val="11"/>
        </w:numPr>
        <w:spacing w:beforeLines="50" w:before="156" w:afterLines="50" w:after="156" w:line="360" w:lineRule="auto"/>
        <w:ind w:left="357" w:hanging="357"/>
        <w:jc w:val="both"/>
        <w:rPr>
          <w:rFonts w:ascii="Times New Roman" w:eastAsia="宋体" w:hAnsi="Times New Roman" w:cs="Times New Roman"/>
          <w:sz w:val="24"/>
          <w:szCs w:val="24"/>
        </w:rPr>
      </w:pPr>
      <w:r w:rsidRPr="00F67D75">
        <w:rPr>
          <w:rFonts w:ascii="Times New Roman" w:eastAsia="宋体" w:hAnsi="Times New Roman" w:cs="Times New Roman" w:hint="eastAsia"/>
          <w:sz w:val="24"/>
          <w:szCs w:val="24"/>
        </w:rPr>
        <w:t>英文标题：</w:t>
      </w:r>
      <w:r w:rsidR="00610C51" w:rsidRPr="001C4656">
        <w:rPr>
          <w:rFonts w:ascii="Times New Roman" w:eastAsia="宋体" w:hAnsi="Times New Roman" w:cs="Times New Roman"/>
          <w:color w:val="EE0000"/>
          <w:sz w:val="24"/>
          <w:szCs w:val="24"/>
          <w:highlight w:val="yellow"/>
        </w:rPr>
        <w:t>“</w:t>
      </w:r>
      <w:r w:rsidR="00610C51" w:rsidRPr="001C4656">
        <w:rPr>
          <w:rFonts w:ascii="Times New Roman" w:eastAsia="宋体" w:hAnsi="Times New Roman" w:cs="Times New Roman" w:hint="eastAsia"/>
          <w:color w:val="EE0000"/>
          <w:sz w:val="24"/>
          <w:szCs w:val="24"/>
          <w:highlight w:val="yellow"/>
        </w:rPr>
        <w:t>Love</w:t>
      </w:r>
      <w:r w:rsidR="00610C51" w:rsidRPr="001C4656">
        <w:rPr>
          <w:rFonts w:ascii="Times New Roman" w:eastAsia="宋体" w:hAnsi="Times New Roman" w:cs="Times New Roman"/>
          <w:color w:val="EE0000"/>
          <w:sz w:val="24"/>
          <w:szCs w:val="24"/>
          <w:highlight w:val="yellow"/>
        </w:rPr>
        <w:t xml:space="preserve"> Turns Little into Enough”: How</w:t>
      </w:r>
      <w:r w:rsidR="004218E3">
        <w:rPr>
          <w:rFonts w:ascii="Times New Roman" w:eastAsia="宋体" w:hAnsi="Times New Roman" w:cs="Times New Roman" w:hint="eastAsia"/>
          <w:color w:val="EE0000"/>
          <w:sz w:val="24"/>
          <w:szCs w:val="24"/>
          <w:highlight w:val="yellow"/>
        </w:rPr>
        <w:t xml:space="preserve"> </w:t>
      </w:r>
      <w:r w:rsidR="004218E3">
        <w:rPr>
          <w:rFonts w:ascii="Times New Roman" w:eastAsia="宋体" w:hAnsi="Times New Roman" w:cs="Times New Roman"/>
          <w:color w:val="EE0000"/>
          <w:sz w:val="24"/>
          <w:szCs w:val="24"/>
          <w:highlight w:val="yellow"/>
        </w:rPr>
        <w:t>Programmers’</w:t>
      </w:r>
      <w:r w:rsidR="00610C51" w:rsidRPr="001C4656">
        <w:rPr>
          <w:rFonts w:ascii="Times New Roman" w:eastAsia="宋体" w:hAnsi="Times New Roman" w:cs="Times New Roman"/>
          <w:color w:val="EE0000"/>
          <w:sz w:val="24"/>
          <w:szCs w:val="24"/>
          <w:highlight w:val="yellow"/>
        </w:rPr>
        <w:t xml:space="preserve"> Career Motivations Moderate the Effects of Work Input and Reward on Professional Identity</w:t>
      </w:r>
    </w:p>
    <w:p w14:paraId="0CEE57DC" w14:textId="77777777" w:rsidR="00811696" w:rsidRDefault="00162654" w:rsidP="00811696">
      <w:pPr>
        <w:pStyle w:val="a9"/>
        <w:numPr>
          <w:ilvl w:val="0"/>
          <w:numId w:val="11"/>
        </w:numPr>
        <w:spacing w:beforeLines="50" w:before="156" w:afterLines="50" w:after="156" w:line="360" w:lineRule="auto"/>
        <w:ind w:left="357" w:hanging="357"/>
        <w:jc w:val="both"/>
        <w:rPr>
          <w:rFonts w:ascii="Times New Roman" w:eastAsia="宋体" w:hAnsi="Times New Roman" w:cs="Times New Roman"/>
          <w:sz w:val="24"/>
          <w:szCs w:val="24"/>
        </w:rPr>
      </w:pPr>
      <w:r w:rsidRPr="00F67D75">
        <w:rPr>
          <w:rFonts w:ascii="Times New Roman" w:eastAsia="宋体" w:hAnsi="Times New Roman" w:cs="Times New Roman" w:hint="eastAsia"/>
          <w:sz w:val="24"/>
          <w:szCs w:val="24"/>
        </w:rPr>
        <w:t>作者姓名的汉语拼音：</w:t>
      </w:r>
      <w:r w:rsidR="00524905">
        <w:rPr>
          <w:rFonts w:ascii="Times New Roman" w:eastAsia="宋体" w:hAnsi="Times New Roman" w:cs="Times New Roman" w:hint="eastAsia"/>
          <w:sz w:val="24"/>
          <w:szCs w:val="24"/>
        </w:rPr>
        <w:t xml:space="preserve">SUN </w:t>
      </w:r>
      <w:r w:rsidRPr="00F67D75">
        <w:rPr>
          <w:rFonts w:ascii="Times New Roman" w:eastAsia="宋体" w:hAnsi="Times New Roman" w:cs="Times New Roman"/>
          <w:sz w:val="24"/>
          <w:szCs w:val="24"/>
        </w:rPr>
        <w:t>Baicheng</w:t>
      </w:r>
    </w:p>
    <w:p w14:paraId="5CCE5828" w14:textId="50373637" w:rsidR="00E71A48" w:rsidRPr="00E71A48" w:rsidRDefault="00162654" w:rsidP="00E71A48">
      <w:pPr>
        <w:pStyle w:val="a9"/>
        <w:numPr>
          <w:ilvl w:val="0"/>
          <w:numId w:val="11"/>
        </w:numPr>
        <w:spacing w:beforeLines="50" w:before="156" w:afterLines="50" w:after="156" w:line="360" w:lineRule="auto"/>
        <w:ind w:left="357" w:hanging="357"/>
        <w:jc w:val="both"/>
        <w:rPr>
          <w:rFonts w:ascii="Times New Roman" w:eastAsia="宋体" w:hAnsi="Times New Roman" w:cs="Times New Roman" w:hint="eastAsia"/>
          <w:color w:val="EE0000"/>
          <w:sz w:val="24"/>
          <w:szCs w:val="24"/>
        </w:rPr>
      </w:pPr>
      <w:r w:rsidRPr="00811696">
        <w:rPr>
          <w:rFonts w:ascii="Times New Roman" w:eastAsia="宋体" w:hAnsi="Times New Roman" w:cs="Times New Roman" w:hint="eastAsia"/>
          <w:sz w:val="24"/>
          <w:szCs w:val="24"/>
        </w:rPr>
        <w:t>英文</w:t>
      </w:r>
      <w:r w:rsidR="004C28F7" w:rsidRPr="00811696">
        <w:rPr>
          <w:rFonts w:ascii="Times New Roman" w:eastAsia="宋体" w:hAnsi="Times New Roman" w:cs="Times New Roman" w:hint="eastAsia"/>
          <w:sz w:val="24"/>
          <w:szCs w:val="24"/>
        </w:rPr>
        <w:t>摘要</w:t>
      </w:r>
      <w:r w:rsidRPr="00811696">
        <w:rPr>
          <w:rFonts w:ascii="Times New Roman" w:eastAsia="宋体" w:hAnsi="Times New Roman" w:cs="Times New Roman" w:hint="eastAsia"/>
          <w:sz w:val="24"/>
          <w:szCs w:val="24"/>
        </w:rPr>
        <w:t>：</w:t>
      </w:r>
      <w:bookmarkStart w:id="5" w:name="OLE_LINK1"/>
      <w:bookmarkStart w:id="6" w:name="OLE_LINK2"/>
      <w:r w:rsidR="00E71A48" w:rsidRPr="00E71A48">
        <w:rPr>
          <w:rFonts w:ascii="Times New Roman" w:eastAsia="宋体" w:hAnsi="Times New Roman" w:cs="Times New Roman"/>
          <w:color w:val="EE0000"/>
          <w:sz w:val="24"/>
          <w:szCs w:val="24"/>
          <w:highlight w:val="yellow"/>
        </w:rPr>
        <w:t>Hig</w:t>
      </w:r>
      <w:r w:rsidR="00E71A48">
        <w:rPr>
          <w:rFonts w:ascii="Times New Roman" w:eastAsia="宋体" w:hAnsi="Times New Roman" w:cs="Times New Roman" w:hint="eastAsia"/>
          <w:color w:val="EE0000"/>
          <w:sz w:val="24"/>
          <w:szCs w:val="24"/>
          <w:highlight w:val="yellow"/>
        </w:rPr>
        <w:t>h</w:t>
      </w:r>
      <w:r w:rsidR="00E71A48" w:rsidRPr="00E71A48">
        <w:rPr>
          <w:rFonts w:ascii="Times New Roman" w:eastAsia="宋体" w:hAnsi="Times New Roman" w:cs="Times New Roman"/>
          <w:color w:val="EE0000"/>
          <w:sz w:val="24"/>
          <w:szCs w:val="24"/>
          <w:highlight w:val="yellow"/>
        </w:rPr>
        <w:t xml:space="preserve"> income and knowledge-intensive work jointly characterize programming occupations, attracting workers driven by both income-oriented and interest-oriented career motivations. Drawing on data from the 2023 Social Survey of Programmers in China (SSPC) and a labor “input</w:t>
      </w:r>
      <w:r w:rsidR="00E71A48">
        <w:rPr>
          <w:rFonts w:ascii="Times New Roman" w:eastAsia="宋体" w:hAnsi="Times New Roman" w:cs="Times New Roman" w:hint="eastAsia"/>
          <w:color w:val="EE0000"/>
          <w:sz w:val="24"/>
          <w:szCs w:val="24"/>
          <w:highlight w:val="yellow"/>
        </w:rPr>
        <w:t>-</w:t>
      </w:r>
      <w:r w:rsidR="00E71A48" w:rsidRPr="00E71A48">
        <w:rPr>
          <w:rFonts w:ascii="Times New Roman" w:eastAsia="宋体" w:hAnsi="Times New Roman" w:cs="Times New Roman"/>
          <w:color w:val="EE0000"/>
          <w:sz w:val="24"/>
          <w:szCs w:val="24"/>
          <w:highlight w:val="yellow"/>
        </w:rPr>
        <w:t xml:space="preserve">reward” framework, this study examines how different career motivations moderate the effects of income and working hours on programmers’ professional identity. The results show that higher income significantly strengthens professional identity, whereas longer working hours significantly weaken it. These effects, however, exhibit structured heterogeneity across motivational types. Among income-driven programmers, income gains yield diminishing marginal returns in terms of professional identity, while long working hours exert a stronger negative effect, suggesting that material rewards alone are insufficient to sustain occupational meaning. By contrast, among interest-driven programmers, income </w:t>
      </w:r>
      <w:r w:rsidR="00E71A48" w:rsidRPr="00E71A48">
        <w:rPr>
          <w:rFonts w:ascii="Times New Roman" w:eastAsia="宋体" w:hAnsi="Times New Roman" w:cs="Times New Roman"/>
          <w:color w:val="EE0000"/>
          <w:sz w:val="24"/>
          <w:szCs w:val="24"/>
          <w:highlight w:val="yellow"/>
        </w:rPr>
        <w:lastRenderedPageBreak/>
        <w:t>is more readily transformed into positive professional meaning, and the negative impact of long working hours is substantially attenuated, illustrating how “love turns little into enough” in shaping work-related identity.</w:t>
      </w:r>
      <w:r w:rsidR="00E71A48">
        <w:rPr>
          <w:rFonts w:ascii="Times New Roman" w:eastAsia="宋体" w:hAnsi="Times New Roman" w:cs="Times New Roman" w:hint="eastAsia"/>
          <w:color w:val="EE0000"/>
          <w:sz w:val="24"/>
          <w:szCs w:val="24"/>
        </w:rPr>
        <w:t xml:space="preserve"> </w:t>
      </w:r>
      <w:r w:rsidR="00E71A48" w:rsidRPr="00E71A48">
        <w:rPr>
          <w:rFonts w:ascii="Times New Roman" w:eastAsia="宋体" w:hAnsi="Times New Roman" w:cs="Times New Roman"/>
          <w:color w:val="EE0000"/>
          <w:sz w:val="24"/>
          <w:szCs w:val="24"/>
          <w:highlight w:val="yellow"/>
        </w:rPr>
        <w:t>Programmers motivated by both income and interest display a comparatively muted response to changes in income and working hours, rather than a simple additive effect. Further heterogeneity analyses indicate that the positive moderating role of interest is particularly pronounced among programmers working in AI-related positions and at later career stages.</w:t>
      </w:r>
      <w:r w:rsidR="00E71A48">
        <w:rPr>
          <w:rFonts w:ascii="Times New Roman" w:eastAsia="宋体" w:hAnsi="Times New Roman" w:cs="Times New Roman" w:hint="eastAsia"/>
          <w:color w:val="EE0000"/>
          <w:sz w:val="24"/>
          <w:szCs w:val="24"/>
          <w:highlight w:val="yellow"/>
        </w:rPr>
        <w:t xml:space="preserve"> </w:t>
      </w:r>
      <w:r w:rsidR="00E71A48" w:rsidRPr="00E71A48">
        <w:rPr>
          <w:rFonts w:ascii="Times New Roman" w:eastAsia="宋体" w:hAnsi="Times New Roman" w:cs="Times New Roman"/>
          <w:color w:val="EE0000"/>
          <w:sz w:val="24"/>
          <w:szCs w:val="24"/>
          <w:highlight w:val="yellow"/>
        </w:rPr>
        <w:t>These findings indicate that the effects of labor inputs and rewards on professional identity must be examined in relation to workers’ subjective value systems, thereby providing new empirical evidence for understanding why workers develop differentiated professional identities under similar labor conditions.</w:t>
      </w:r>
    </w:p>
    <w:bookmarkEnd w:id="5"/>
    <w:bookmarkEnd w:id="6"/>
    <w:p w14:paraId="0C2CA582" w14:textId="5019A316" w:rsidR="00F13864" w:rsidRDefault="00162654" w:rsidP="00162654">
      <w:pPr>
        <w:pStyle w:val="a9"/>
        <w:numPr>
          <w:ilvl w:val="0"/>
          <w:numId w:val="11"/>
        </w:numPr>
        <w:spacing w:beforeLines="50" w:before="156" w:afterLines="50" w:after="156" w:line="360" w:lineRule="auto"/>
        <w:ind w:left="357" w:hanging="357"/>
        <w:jc w:val="both"/>
        <w:rPr>
          <w:rFonts w:ascii="Times New Roman" w:eastAsia="宋体" w:hAnsi="Times New Roman" w:cs="Times New Roman"/>
          <w:sz w:val="24"/>
          <w:szCs w:val="24"/>
        </w:rPr>
      </w:pPr>
      <w:r w:rsidRPr="00953442">
        <w:rPr>
          <w:rFonts w:ascii="Times New Roman" w:eastAsia="宋体" w:hAnsi="Times New Roman" w:cs="Times New Roman" w:hint="eastAsia"/>
          <w:sz w:val="24"/>
          <w:szCs w:val="24"/>
        </w:rPr>
        <w:t>英文关键词：</w:t>
      </w:r>
      <w:bookmarkStart w:id="7" w:name="OLE_LINK42"/>
      <w:bookmarkStart w:id="8" w:name="OLE_LINK43"/>
      <w:r w:rsidR="006E41B6">
        <w:rPr>
          <w:rFonts w:ascii="Times New Roman" w:eastAsia="宋体" w:hAnsi="Times New Roman" w:cs="Times New Roman" w:hint="eastAsia"/>
          <w:sz w:val="24"/>
          <w:szCs w:val="24"/>
        </w:rPr>
        <w:t>Software</w:t>
      </w:r>
      <w:r w:rsidR="006E41B6">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Programmers; </w:t>
      </w:r>
      <w:r w:rsidR="00792D86">
        <w:rPr>
          <w:rFonts w:ascii="Times New Roman" w:eastAsia="宋体" w:hAnsi="Times New Roman" w:cs="Times New Roman"/>
          <w:sz w:val="24"/>
          <w:szCs w:val="24"/>
        </w:rPr>
        <w:t>Professional</w:t>
      </w:r>
      <w:r>
        <w:rPr>
          <w:rFonts w:ascii="Times New Roman" w:eastAsia="宋体" w:hAnsi="Times New Roman" w:cs="Times New Roman"/>
          <w:sz w:val="24"/>
          <w:szCs w:val="24"/>
        </w:rPr>
        <w:t xml:space="preserve"> Identity; </w:t>
      </w:r>
      <w:r w:rsidR="0020788A">
        <w:rPr>
          <w:rFonts w:ascii="Times New Roman" w:eastAsia="宋体" w:hAnsi="Times New Roman" w:cs="Times New Roman"/>
          <w:sz w:val="24"/>
          <w:szCs w:val="24"/>
        </w:rPr>
        <w:t>Career</w:t>
      </w:r>
      <w:r>
        <w:rPr>
          <w:rFonts w:ascii="Times New Roman" w:eastAsia="宋体" w:hAnsi="Times New Roman" w:cs="Times New Roman"/>
          <w:sz w:val="24"/>
          <w:szCs w:val="24"/>
        </w:rPr>
        <w:t xml:space="preserve"> Motivation; Interest</w:t>
      </w:r>
      <w:bookmarkEnd w:id="7"/>
      <w:bookmarkEnd w:id="8"/>
      <w:r w:rsidR="00950AB7">
        <w:rPr>
          <w:rFonts w:ascii="Times New Roman" w:eastAsia="宋体" w:hAnsi="Times New Roman" w:cs="Times New Roman"/>
          <w:sz w:val="24"/>
          <w:szCs w:val="24"/>
        </w:rPr>
        <w:t>; Artificial Intelligence</w:t>
      </w:r>
    </w:p>
    <w:p w14:paraId="1B6C91A1" w14:textId="02A5897A" w:rsidR="00162654" w:rsidRPr="00F13864" w:rsidRDefault="00F13864" w:rsidP="00F13864">
      <w:pPr>
        <w:widowControl/>
        <w:jc w:val="left"/>
        <w:rPr>
          <w:rFonts w:ascii="Times New Roman" w:eastAsia="宋体" w:hAnsi="Times New Roman" w:cs="Times New Roman"/>
          <w:spacing w:val="-10"/>
          <w:kern w:val="28"/>
          <w:sz w:val="24"/>
        </w:rPr>
      </w:pPr>
      <w:r>
        <w:rPr>
          <w:rFonts w:ascii="Times New Roman" w:eastAsia="宋体" w:hAnsi="Times New Roman" w:cs="Times New Roman"/>
          <w:sz w:val="24"/>
        </w:rPr>
        <w:br w:type="page"/>
      </w:r>
    </w:p>
    <w:p w14:paraId="500B6B65" w14:textId="46F89B2E" w:rsidR="00892D8A" w:rsidRPr="00B75CD0" w:rsidRDefault="00496F03" w:rsidP="003C6987">
      <w:pPr>
        <w:pStyle w:val="1"/>
        <w:spacing w:beforeLines="100" w:before="312" w:afterLines="100" w:after="312" w:line="300" w:lineRule="auto"/>
        <w:jc w:val="center"/>
        <w:rPr>
          <w:rFonts w:ascii="黑体" w:eastAsia="黑体" w:hAnsi="黑体"/>
          <w:color w:val="000000" w:themeColor="text1"/>
          <w:sz w:val="28"/>
          <w:szCs w:val="28"/>
        </w:rPr>
      </w:pPr>
      <w:bookmarkStart w:id="9" w:name="OLE_LINK5"/>
      <w:r w:rsidRPr="00B75CD0">
        <w:rPr>
          <w:rFonts w:ascii="黑体" w:eastAsia="黑体" w:hAnsi="黑体" w:hint="eastAsia"/>
          <w:color w:val="000000" w:themeColor="text1"/>
          <w:sz w:val="28"/>
          <w:szCs w:val="28"/>
        </w:rPr>
        <w:lastRenderedPageBreak/>
        <w:t>一、</w:t>
      </w:r>
      <w:r w:rsidR="005828D5" w:rsidRPr="00B75CD0">
        <w:rPr>
          <w:rFonts w:ascii="黑体" w:eastAsia="黑体" w:hAnsi="黑体" w:hint="eastAsia"/>
          <w:color w:val="000000" w:themeColor="text1"/>
          <w:sz w:val="28"/>
          <w:szCs w:val="28"/>
        </w:rPr>
        <w:t>职业意义</w:t>
      </w:r>
      <w:r w:rsidR="00A11DFB" w:rsidRPr="00B75CD0">
        <w:rPr>
          <w:rFonts w:ascii="黑体" w:eastAsia="黑体" w:hAnsi="黑体" w:hint="eastAsia"/>
          <w:color w:val="000000" w:themeColor="text1"/>
          <w:sz w:val="28"/>
          <w:szCs w:val="28"/>
        </w:rPr>
        <w:t>的</w:t>
      </w:r>
      <w:r w:rsidR="007A67D1" w:rsidRPr="00B75CD0">
        <w:rPr>
          <w:rFonts w:ascii="黑体" w:eastAsia="黑体" w:hAnsi="黑体" w:hint="eastAsia"/>
          <w:color w:val="000000" w:themeColor="text1"/>
          <w:sz w:val="28"/>
          <w:szCs w:val="28"/>
        </w:rPr>
        <w:t>分化：两种择业动机</w:t>
      </w:r>
      <w:r w:rsidR="001A0656" w:rsidRPr="00B75CD0">
        <w:rPr>
          <w:rFonts w:ascii="黑体" w:eastAsia="黑体" w:hAnsi="黑体" w:hint="eastAsia"/>
          <w:color w:val="000000" w:themeColor="text1"/>
          <w:sz w:val="28"/>
          <w:szCs w:val="28"/>
        </w:rPr>
        <w:t>及其</w:t>
      </w:r>
      <w:r w:rsidR="004E6D3C" w:rsidRPr="00B75CD0">
        <w:rPr>
          <w:rFonts w:ascii="黑体" w:eastAsia="黑体" w:hAnsi="黑体" w:hint="eastAsia"/>
          <w:color w:val="000000" w:themeColor="text1"/>
          <w:sz w:val="28"/>
          <w:szCs w:val="28"/>
        </w:rPr>
        <w:t>张力</w:t>
      </w:r>
    </w:p>
    <w:p w14:paraId="3F31FD10" w14:textId="6FEF553A" w:rsidR="00604AAA" w:rsidRDefault="00EC30DA" w:rsidP="005672E0">
      <w:pPr>
        <w:spacing w:line="276" w:lineRule="auto"/>
        <w:ind w:firstLineChars="200" w:firstLine="480"/>
        <w:rPr>
          <w:rFonts w:ascii="宋体" w:eastAsia="宋体" w:hAnsi="宋体" w:cs="Times New Roman"/>
          <w:sz w:val="24"/>
        </w:rPr>
      </w:pPr>
      <w:r w:rsidRPr="00EC30DA">
        <w:rPr>
          <w:rFonts w:ascii="宋体" w:eastAsia="宋体" w:hAnsi="宋体" w:cs="Times New Roman"/>
          <w:sz w:val="24"/>
        </w:rPr>
        <w:t>韦伯（</w:t>
      </w:r>
      <w:r w:rsidRPr="000F35C0">
        <w:rPr>
          <w:rFonts w:ascii="Times New Roman" w:eastAsia="宋体" w:hAnsi="Times New Roman" w:cs="Times New Roman"/>
          <w:sz w:val="24"/>
        </w:rPr>
        <w:t>2010: 181</w:t>
      </w:r>
      <w:r w:rsidRPr="00EC30DA">
        <w:rPr>
          <w:rFonts w:ascii="宋体" w:eastAsia="宋体" w:hAnsi="宋体" w:cs="Times New Roman"/>
          <w:sz w:val="24"/>
        </w:rPr>
        <w:t>）指出，现代文化本质上是一种“立基于职业理念上的理性生活样式”。</w:t>
      </w:r>
      <w:r w:rsidR="005672E0" w:rsidRPr="005672E0">
        <w:rPr>
          <w:rFonts w:ascii="宋体" w:eastAsia="宋体" w:hAnsi="宋体" w:cs="Times New Roman"/>
          <w:sz w:val="24"/>
        </w:rPr>
        <w:t>职业既是个体进入市场、获取生计的制度化通道，也是</w:t>
      </w:r>
      <w:r w:rsidR="00A762EB">
        <w:rPr>
          <w:rFonts w:ascii="宋体" w:eastAsia="宋体" w:hAnsi="宋体" w:cs="Times New Roman" w:hint="eastAsia"/>
          <w:sz w:val="24"/>
        </w:rPr>
        <w:t>其形成</w:t>
      </w:r>
      <w:r w:rsidR="005672E0" w:rsidRPr="005672E0">
        <w:rPr>
          <w:rFonts w:ascii="宋体" w:eastAsia="宋体" w:hAnsi="宋体" w:cs="Times New Roman"/>
          <w:sz w:val="24"/>
        </w:rPr>
        <w:t>意义</w:t>
      </w:r>
      <w:r w:rsidR="00A762EB">
        <w:rPr>
          <w:rFonts w:ascii="宋体" w:eastAsia="宋体" w:hAnsi="宋体" w:cs="Times New Roman" w:hint="eastAsia"/>
          <w:sz w:val="24"/>
        </w:rPr>
        <w:t>感</w:t>
      </w:r>
      <w:r w:rsidR="005672E0" w:rsidRPr="005672E0">
        <w:rPr>
          <w:rFonts w:ascii="宋体" w:eastAsia="宋体" w:hAnsi="宋体" w:cs="Times New Roman"/>
          <w:sz w:val="24"/>
        </w:rPr>
        <w:t>的核心载体</w:t>
      </w:r>
      <w:r w:rsidR="004D4C90">
        <w:rPr>
          <w:rFonts w:ascii="宋体" w:eastAsia="宋体" w:hAnsi="宋体" w:cs="Times New Roman" w:hint="eastAsia"/>
          <w:sz w:val="24"/>
        </w:rPr>
        <w:t>（王程韡、柳坤韵</w:t>
      </w:r>
      <w:r w:rsidR="004D4C90" w:rsidRPr="009F39AC">
        <w:rPr>
          <w:rFonts w:ascii="Times New Roman" w:eastAsia="宋体" w:hAnsi="Times New Roman" w:cs="Times New Roman"/>
          <w:sz w:val="24"/>
        </w:rPr>
        <w:t>, 2019</w:t>
      </w:r>
      <w:r w:rsidR="004D4C90">
        <w:rPr>
          <w:rFonts w:ascii="宋体" w:eastAsia="宋体" w:hAnsi="宋体" w:cs="Times New Roman" w:hint="eastAsia"/>
          <w:sz w:val="24"/>
        </w:rPr>
        <w:t>）</w:t>
      </w:r>
      <w:r w:rsidR="005672E0" w:rsidRPr="005672E0">
        <w:rPr>
          <w:rFonts w:ascii="宋体" w:eastAsia="宋体" w:hAnsi="宋体" w:cs="Times New Roman"/>
          <w:sz w:val="24"/>
        </w:rPr>
        <w:t>。</w:t>
      </w:r>
      <w:r w:rsidRPr="00EC30DA">
        <w:rPr>
          <w:rFonts w:ascii="宋体" w:eastAsia="宋体" w:hAnsi="宋体" w:cs="Times New Roman"/>
          <w:sz w:val="24"/>
        </w:rPr>
        <w:t>正如本迪克斯</w:t>
      </w:r>
      <w:r w:rsidRPr="00DC337B">
        <w:rPr>
          <w:rFonts w:ascii="宋体" w:eastAsia="宋体" w:hAnsi="宋体" w:hint="eastAsia"/>
          <w:sz w:val="24"/>
        </w:rPr>
        <w:t>（</w:t>
      </w:r>
      <w:r w:rsidRPr="00DC337B">
        <w:rPr>
          <w:rFonts w:ascii="Times New Roman" w:eastAsia="宋体" w:hAnsi="Times New Roman" w:cs="Times New Roman"/>
          <w:sz w:val="24"/>
        </w:rPr>
        <w:t>Reinhard Bendix</w:t>
      </w:r>
      <w:r w:rsidRPr="00DC337B">
        <w:rPr>
          <w:rFonts w:ascii="宋体" w:eastAsia="宋体" w:hAnsi="宋体" w:hint="eastAsia"/>
          <w:sz w:val="24"/>
        </w:rPr>
        <w:t>）</w:t>
      </w:r>
      <w:r w:rsidRPr="00EC30DA">
        <w:rPr>
          <w:rFonts w:ascii="宋体" w:eastAsia="宋体" w:hAnsi="宋体" w:cs="Times New Roman"/>
          <w:sz w:val="24"/>
        </w:rPr>
        <w:t>所言：“没有理念的物质利益是空洞的，但没有物质利益的理念则是无力的”（郁喆隽</w:t>
      </w:r>
      <w:r w:rsidRPr="000F35C0">
        <w:rPr>
          <w:rFonts w:ascii="Times New Roman" w:eastAsia="宋体" w:hAnsi="Times New Roman" w:cs="Times New Roman"/>
          <w:sz w:val="24"/>
        </w:rPr>
        <w:t>, 2021: 137</w:t>
      </w:r>
      <w:r w:rsidRPr="00EC30DA">
        <w:rPr>
          <w:rFonts w:ascii="宋体" w:eastAsia="宋体" w:hAnsi="宋体" w:cs="Times New Roman"/>
          <w:sz w:val="24"/>
        </w:rPr>
        <w:t>）。职业的生存性与超越性之间的张力，构成了现代社会的基本矛盾（郭忠华</w:t>
      </w:r>
      <w:r w:rsidRPr="000F35C0">
        <w:rPr>
          <w:rFonts w:ascii="Times New Roman" w:eastAsia="宋体" w:hAnsi="Times New Roman" w:cs="Times New Roman"/>
          <w:sz w:val="24"/>
        </w:rPr>
        <w:t>, 2012</w:t>
      </w:r>
      <w:r w:rsidRPr="00EC30DA">
        <w:rPr>
          <w:rFonts w:ascii="宋体" w:eastAsia="宋体" w:hAnsi="宋体" w:cs="Times New Roman"/>
          <w:sz w:val="24"/>
        </w:rPr>
        <w:t>）</w:t>
      </w:r>
      <w:r w:rsidR="005672E0">
        <w:rPr>
          <w:rFonts w:ascii="宋体" w:eastAsia="宋体" w:hAnsi="宋体" w:cs="Times New Roman" w:hint="eastAsia"/>
          <w:sz w:val="24"/>
        </w:rPr>
        <w:t>，</w:t>
      </w:r>
      <w:r w:rsidR="005672E0" w:rsidRPr="005672E0">
        <w:rPr>
          <w:rFonts w:ascii="宋体" w:eastAsia="宋体" w:hAnsi="宋体" w:cs="Times New Roman"/>
          <w:sz w:val="24"/>
        </w:rPr>
        <w:t>并在个体的职业选择与职业认同</w:t>
      </w:r>
      <w:r w:rsidR="001700D2">
        <w:rPr>
          <w:rFonts w:ascii="宋体" w:eastAsia="宋体" w:hAnsi="宋体" w:cs="Times New Roman" w:hint="eastAsia"/>
          <w:sz w:val="24"/>
        </w:rPr>
        <w:t>的形成</w:t>
      </w:r>
      <w:r w:rsidR="005672E0" w:rsidRPr="005672E0">
        <w:rPr>
          <w:rFonts w:ascii="宋体" w:eastAsia="宋体" w:hAnsi="宋体" w:cs="Times New Roman"/>
          <w:sz w:val="24"/>
        </w:rPr>
        <w:t>过程中持续显现。</w:t>
      </w:r>
    </w:p>
    <w:p w14:paraId="60B2B251" w14:textId="1F1767FE" w:rsidR="00AF0152" w:rsidRDefault="009C7D51" w:rsidP="00AF0152">
      <w:pPr>
        <w:spacing w:line="276" w:lineRule="auto"/>
        <w:ind w:firstLineChars="200" w:firstLine="480"/>
        <w:rPr>
          <w:rFonts w:ascii="宋体" w:eastAsia="宋体" w:hAnsi="宋体"/>
          <w:sz w:val="24"/>
        </w:rPr>
      </w:pPr>
      <w:r>
        <w:rPr>
          <w:rFonts w:ascii="宋体" w:eastAsia="宋体" w:hAnsi="宋体" w:hint="eastAsia"/>
          <w:sz w:val="24"/>
        </w:rPr>
        <w:t>随着</w:t>
      </w:r>
      <w:r w:rsidR="00541F13">
        <w:rPr>
          <w:rFonts w:ascii="宋体" w:eastAsia="宋体" w:hAnsi="宋体" w:hint="eastAsia"/>
          <w:sz w:val="24"/>
        </w:rPr>
        <w:t>围绕</w:t>
      </w:r>
      <w:r>
        <w:rPr>
          <w:rFonts w:ascii="宋体" w:eastAsia="宋体" w:hAnsi="宋体" w:hint="eastAsia"/>
          <w:sz w:val="24"/>
        </w:rPr>
        <w:t>职业意义的论辩</w:t>
      </w:r>
      <w:r w:rsidR="000061AE">
        <w:rPr>
          <w:rFonts w:ascii="宋体" w:eastAsia="宋体" w:hAnsi="宋体" w:hint="eastAsia"/>
          <w:sz w:val="24"/>
        </w:rPr>
        <w:t>逐渐</w:t>
      </w:r>
      <w:r w:rsidRPr="00DC337B">
        <w:rPr>
          <w:rFonts w:ascii="宋体" w:eastAsia="宋体" w:hAnsi="宋体" w:hint="eastAsia"/>
          <w:sz w:val="24"/>
        </w:rPr>
        <w:t>褪去</w:t>
      </w:r>
      <w:r>
        <w:rPr>
          <w:rFonts w:ascii="宋体" w:eastAsia="宋体" w:hAnsi="宋体" w:hint="eastAsia"/>
          <w:sz w:val="24"/>
        </w:rPr>
        <w:t>其理论原型中的</w:t>
      </w:r>
      <w:r w:rsidRPr="00DC337B">
        <w:rPr>
          <w:rFonts w:ascii="宋体" w:eastAsia="宋体" w:hAnsi="宋体" w:hint="eastAsia"/>
          <w:sz w:val="24"/>
        </w:rPr>
        <w:t>宗教色彩，</w:t>
      </w:r>
      <w:r w:rsidR="009503CD">
        <w:rPr>
          <w:rFonts w:ascii="宋体" w:eastAsia="宋体" w:hAnsi="宋体" w:hint="eastAsia"/>
          <w:sz w:val="24"/>
        </w:rPr>
        <w:t>这</w:t>
      </w:r>
      <w:r w:rsidR="004546C6">
        <w:rPr>
          <w:rFonts w:ascii="宋体" w:eastAsia="宋体" w:hAnsi="宋体" w:hint="eastAsia"/>
          <w:sz w:val="24"/>
        </w:rPr>
        <w:t>一</w:t>
      </w:r>
      <w:r w:rsidR="00AA576D">
        <w:rPr>
          <w:rFonts w:ascii="宋体" w:eastAsia="宋体" w:hAnsi="宋体" w:hint="eastAsia"/>
          <w:sz w:val="24"/>
        </w:rPr>
        <w:t>张力日益表现为</w:t>
      </w:r>
      <w:r w:rsidR="00285D7B">
        <w:rPr>
          <w:rFonts w:ascii="宋体" w:eastAsia="宋体" w:hAnsi="宋体" w:hint="eastAsia"/>
          <w:sz w:val="24"/>
        </w:rPr>
        <w:t>劳动者</w:t>
      </w:r>
      <w:r w:rsidR="00AA576D">
        <w:rPr>
          <w:rFonts w:ascii="宋体" w:eastAsia="宋体" w:hAnsi="宋体" w:hint="eastAsia"/>
          <w:sz w:val="24"/>
        </w:rPr>
        <w:t>择业动机的二重性：</w:t>
      </w:r>
      <w:r w:rsidR="000A0402">
        <w:rPr>
          <w:rFonts w:ascii="宋体" w:eastAsia="宋体" w:hAnsi="宋体" w:hint="eastAsia"/>
          <w:sz w:val="24"/>
        </w:rPr>
        <w:t>或</w:t>
      </w:r>
      <w:r w:rsidR="001F2AAB">
        <w:rPr>
          <w:rFonts w:ascii="宋体" w:eastAsia="宋体" w:hAnsi="宋体" w:hint="eastAsia"/>
          <w:sz w:val="24"/>
        </w:rPr>
        <w:t>看重</w:t>
      </w:r>
      <w:r w:rsidR="00AF0152" w:rsidRPr="00AF0152">
        <w:rPr>
          <w:rFonts w:ascii="宋体" w:eastAsia="宋体" w:hAnsi="宋体"/>
          <w:sz w:val="24"/>
        </w:rPr>
        <w:t>收入</w:t>
      </w:r>
      <w:r w:rsidR="00DA2FDF">
        <w:rPr>
          <w:rFonts w:ascii="宋体" w:eastAsia="宋体" w:hAnsi="宋体" w:hint="eastAsia"/>
          <w:sz w:val="24"/>
        </w:rPr>
        <w:t>、名望等</w:t>
      </w:r>
      <w:r w:rsidR="00234B94">
        <w:rPr>
          <w:rFonts w:ascii="宋体" w:eastAsia="宋体" w:hAnsi="宋体" w:hint="eastAsia"/>
          <w:sz w:val="24"/>
        </w:rPr>
        <w:t>外部激励</w:t>
      </w:r>
      <w:r w:rsidR="00A530B5">
        <w:rPr>
          <w:rFonts w:ascii="宋体" w:eastAsia="宋体" w:hAnsi="宋体" w:hint="eastAsia"/>
          <w:sz w:val="24"/>
        </w:rPr>
        <w:t>，或忠于</w:t>
      </w:r>
      <w:r w:rsidR="00A530B5" w:rsidRPr="00AF0152">
        <w:rPr>
          <w:rFonts w:ascii="宋体" w:eastAsia="宋体" w:hAnsi="宋体"/>
          <w:sz w:val="24"/>
        </w:rPr>
        <w:t>兴趣</w:t>
      </w:r>
      <w:r w:rsidR="00596F0D">
        <w:rPr>
          <w:rFonts w:ascii="宋体" w:eastAsia="宋体" w:hAnsi="宋体" w:hint="eastAsia"/>
          <w:sz w:val="24"/>
        </w:rPr>
        <w:t>、抱负等</w:t>
      </w:r>
      <w:r w:rsidR="00A530B5">
        <w:rPr>
          <w:rFonts w:ascii="宋体" w:eastAsia="宋体" w:hAnsi="宋体" w:hint="eastAsia"/>
          <w:sz w:val="24"/>
        </w:rPr>
        <w:t>内在感召</w:t>
      </w:r>
      <w:r w:rsidR="00C94A87">
        <w:rPr>
          <w:rFonts w:ascii="宋体" w:eastAsia="宋体" w:hAnsi="宋体" w:hint="eastAsia"/>
          <w:sz w:val="24"/>
        </w:rPr>
        <w:t>。</w:t>
      </w:r>
      <w:r w:rsidR="00AF0152" w:rsidRPr="00AF0152">
        <w:rPr>
          <w:rFonts w:ascii="宋体" w:eastAsia="宋体" w:hAnsi="宋体"/>
          <w:sz w:val="24"/>
        </w:rPr>
        <w:t>两种</w:t>
      </w:r>
      <w:r w:rsidR="00D87EF5">
        <w:rPr>
          <w:rFonts w:ascii="宋体" w:eastAsia="宋体" w:hAnsi="宋体" w:hint="eastAsia"/>
          <w:sz w:val="24"/>
        </w:rPr>
        <w:t>择业</w:t>
      </w:r>
      <w:r w:rsidR="00AF0152" w:rsidRPr="00AF0152">
        <w:rPr>
          <w:rFonts w:ascii="宋体" w:eastAsia="宋体" w:hAnsi="宋体"/>
          <w:sz w:val="24"/>
        </w:rPr>
        <w:t>动机不仅影响个体的职业路径，也塑造其职业认同。</w:t>
      </w:r>
    </w:p>
    <w:p w14:paraId="50B5B93A" w14:textId="7AF8A1E0" w:rsidR="00D66771" w:rsidRDefault="00561ED9" w:rsidP="00E52EB1">
      <w:pPr>
        <w:spacing w:line="276" w:lineRule="auto"/>
        <w:ind w:firstLineChars="200" w:firstLine="480"/>
        <w:rPr>
          <w:rFonts w:ascii="宋体" w:eastAsia="宋体" w:hAnsi="宋体"/>
          <w:sz w:val="24"/>
        </w:rPr>
      </w:pPr>
      <w:r w:rsidRPr="00DC337B">
        <w:rPr>
          <w:rFonts w:ascii="宋体" w:eastAsia="宋体" w:hAnsi="宋体" w:hint="eastAsia"/>
          <w:sz w:val="24"/>
        </w:rPr>
        <w:t>进入数字时代，以程序员为</w:t>
      </w:r>
      <w:r>
        <w:rPr>
          <w:rFonts w:ascii="宋体" w:eastAsia="宋体" w:hAnsi="宋体" w:hint="eastAsia"/>
          <w:sz w:val="24"/>
        </w:rPr>
        <w:t>代表</w:t>
      </w:r>
      <w:r w:rsidRPr="00DC337B">
        <w:rPr>
          <w:rFonts w:ascii="宋体" w:eastAsia="宋体" w:hAnsi="宋体" w:hint="eastAsia"/>
          <w:sz w:val="24"/>
        </w:rPr>
        <w:t>的知识密集型劳动者</w:t>
      </w:r>
      <w:r w:rsidR="0065098B">
        <w:rPr>
          <w:rFonts w:ascii="宋体" w:eastAsia="宋体" w:hAnsi="宋体" w:hint="eastAsia"/>
          <w:sz w:val="24"/>
        </w:rPr>
        <w:t>，</w:t>
      </w:r>
      <w:r w:rsidR="00667161">
        <w:rPr>
          <w:rFonts w:ascii="宋体" w:eastAsia="宋体" w:hAnsi="宋体" w:hint="eastAsia"/>
          <w:sz w:val="24"/>
        </w:rPr>
        <w:t>兼具</w:t>
      </w:r>
      <w:r w:rsidR="00606458">
        <w:rPr>
          <w:rFonts w:ascii="宋体" w:eastAsia="宋体" w:hAnsi="宋体" w:hint="eastAsia"/>
          <w:sz w:val="24"/>
        </w:rPr>
        <w:t>高收入和强自驱</w:t>
      </w:r>
      <w:r w:rsidR="00606458" w:rsidRPr="00496F03">
        <w:rPr>
          <w:rFonts w:ascii="宋体" w:eastAsia="宋体" w:hAnsi="宋体" w:hint="eastAsia"/>
          <w:sz w:val="24"/>
        </w:rPr>
        <w:t>的特点</w:t>
      </w:r>
      <w:r w:rsidR="00606458">
        <w:rPr>
          <w:rFonts w:ascii="宋体" w:eastAsia="宋体" w:hAnsi="宋体" w:hint="eastAsia"/>
          <w:sz w:val="24"/>
        </w:rPr>
        <w:t>，</w:t>
      </w:r>
      <w:r w:rsidR="00CB547A">
        <w:rPr>
          <w:rFonts w:ascii="宋体" w:eastAsia="宋体" w:hAnsi="宋体" w:hint="eastAsia"/>
          <w:sz w:val="24"/>
        </w:rPr>
        <w:t>鲜明地</w:t>
      </w:r>
      <w:r w:rsidR="0065098B" w:rsidRPr="0065098B">
        <w:rPr>
          <w:rFonts w:ascii="宋体" w:eastAsia="宋体" w:hAnsi="宋体"/>
          <w:sz w:val="24"/>
        </w:rPr>
        <w:t>体现</w:t>
      </w:r>
      <w:r w:rsidR="006E6B88">
        <w:rPr>
          <w:rFonts w:ascii="宋体" w:eastAsia="宋体" w:hAnsi="宋体" w:hint="eastAsia"/>
          <w:sz w:val="24"/>
        </w:rPr>
        <w:t>了这组张力</w:t>
      </w:r>
      <w:r w:rsidR="0062346F">
        <w:rPr>
          <w:rFonts w:ascii="宋体" w:eastAsia="宋体" w:hAnsi="宋体" w:hint="eastAsia"/>
          <w:sz w:val="24"/>
        </w:rPr>
        <w:t>。</w:t>
      </w:r>
      <w:r w:rsidR="00AD1E18" w:rsidRPr="00AD1E18">
        <w:rPr>
          <w:rFonts w:ascii="宋体" w:eastAsia="宋体" w:hAnsi="宋体"/>
          <w:sz w:val="24"/>
        </w:rPr>
        <w:t>一方面，软件行业薪资长期居于各行业之首</w:t>
      </w:r>
      <w:r w:rsidR="00AA0BD3">
        <w:rPr>
          <w:rFonts w:ascii="宋体" w:eastAsia="宋体" w:hAnsi="宋体" w:hint="eastAsia"/>
          <w:sz w:val="24"/>
        </w:rPr>
        <w:t>（王林辉等</w:t>
      </w:r>
      <w:r w:rsidR="00AA0BD3" w:rsidRPr="00D643DE">
        <w:rPr>
          <w:rFonts w:ascii="Times New Roman" w:eastAsia="宋体" w:hAnsi="Times New Roman" w:cs="Times New Roman"/>
          <w:sz w:val="24"/>
        </w:rPr>
        <w:t>, 2022</w:t>
      </w:r>
      <w:r w:rsidR="00AA0BD3">
        <w:rPr>
          <w:rFonts w:ascii="宋体" w:eastAsia="宋体" w:hAnsi="宋体" w:hint="eastAsia"/>
          <w:sz w:val="24"/>
        </w:rPr>
        <w:t>）</w:t>
      </w:r>
      <w:r w:rsidR="00AD1E18">
        <w:rPr>
          <w:rFonts w:ascii="宋体" w:eastAsia="宋体" w:hAnsi="宋体" w:hint="eastAsia"/>
          <w:sz w:val="24"/>
        </w:rPr>
        <w:t>，</w:t>
      </w:r>
      <w:r w:rsidR="00AD1E18" w:rsidRPr="00EA1634">
        <w:rPr>
          <w:rStyle w:val="afa"/>
          <w:rFonts w:ascii="宋体" w:eastAsia="宋体" w:hAnsi="宋体" w:cs="Times New Roman"/>
          <w:color w:val="000000" w:themeColor="text1"/>
          <w:kern w:val="0"/>
          <w:sz w:val="24"/>
          <w14:ligatures w14:val="none"/>
        </w:rPr>
        <w:footnoteReference w:id="1"/>
      </w:r>
      <w:r w:rsidR="00ED030F">
        <w:rPr>
          <w:rFonts w:ascii="宋体" w:eastAsia="宋体" w:hAnsi="宋体" w:hint="eastAsia"/>
          <w:sz w:val="24"/>
        </w:rPr>
        <w:t xml:space="preserve"> </w:t>
      </w:r>
      <w:r w:rsidR="00526541">
        <w:rPr>
          <w:rFonts w:ascii="宋体" w:eastAsia="宋体" w:hAnsi="宋体" w:hint="eastAsia"/>
          <w:sz w:val="24"/>
        </w:rPr>
        <w:t>成为青年就业的热门方向</w:t>
      </w:r>
      <w:r w:rsidR="0076246E">
        <w:rPr>
          <w:rFonts w:ascii="宋体" w:eastAsia="宋体" w:hAnsi="宋体" w:hint="eastAsia"/>
          <w:sz w:val="24"/>
        </w:rPr>
        <w:t>（严霞</w:t>
      </w:r>
      <w:r w:rsidR="0076246E" w:rsidRPr="00D857AB">
        <w:rPr>
          <w:rFonts w:ascii="Times New Roman" w:eastAsia="宋体" w:hAnsi="Times New Roman" w:cs="Times New Roman"/>
          <w:sz w:val="24"/>
        </w:rPr>
        <w:t>, 2023</w:t>
      </w:r>
      <w:r w:rsidR="0076246E">
        <w:rPr>
          <w:rFonts w:ascii="宋体" w:eastAsia="宋体" w:hAnsi="宋体" w:hint="eastAsia"/>
          <w:sz w:val="24"/>
        </w:rPr>
        <w:t>）</w:t>
      </w:r>
      <w:r w:rsidR="0062346F">
        <w:rPr>
          <w:rFonts w:ascii="宋体" w:eastAsia="宋体" w:hAnsi="宋体" w:hint="eastAsia"/>
          <w:sz w:val="24"/>
        </w:rPr>
        <w:t>。</w:t>
      </w:r>
      <w:r w:rsidR="00553646">
        <w:rPr>
          <w:rStyle w:val="afa"/>
          <w:rFonts w:ascii="宋体" w:eastAsia="宋体" w:hAnsi="宋体"/>
          <w:color w:val="000000" w:themeColor="text1"/>
          <w:sz w:val="24"/>
        </w:rPr>
        <w:footnoteReference w:id="2"/>
      </w:r>
      <w:r w:rsidR="00553646">
        <w:rPr>
          <w:rFonts w:ascii="宋体" w:eastAsia="宋体" w:hAnsi="宋体" w:hint="eastAsia"/>
          <w:sz w:val="24"/>
        </w:rPr>
        <w:t xml:space="preserve"> </w:t>
      </w:r>
      <w:r w:rsidR="00077F5F">
        <w:rPr>
          <w:rFonts w:ascii="宋体" w:eastAsia="宋体" w:hAnsi="宋体" w:hint="eastAsia"/>
          <w:sz w:val="24"/>
        </w:rPr>
        <w:t>另一方面，</w:t>
      </w:r>
      <w:r w:rsidR="00A740B2" w:rsidRPr="00A740B2">
        <w:rPr>
          <w:rFonts w:ascii="宋体" w:eastAsia="宋体" w:hAnsi="宋体"/>
          <w:sz w:val="24"/>
        </w:rPr>
        <w:t>该行业技术更新迅速，</w:t>
      </w:r>
      <w:r w:rsidR="00346269">
        <w:rPr>
          <w:rFonts w:ascii="宋体" w:eastAsia="宋体" w:hAnsi="宋体" w:hint="eastAsia"/>
          <w:sz w:val="24"/>
        </w:rPr>
        <w:t>需要</w:t>
      </w:r>
      <w:r w:rsidR="00A740B2" w:rsidRPr="00A740B2">
        <w:rPr>
          <w:rFonts w:ascii="宋体" w:eastAsia="宋体" w:hAnsi="宋体"/>
          <w:sz w:val="24"/>
        </w:rPr>
        <w:t>从业者</w:t>
      </w:r>
      <w:r w:rsidR="005E7C9E">
        <w:rPr>
          <w:rFonts w:ascii="宋体" w:eastAsia="宋体" w:hAnsi="宋体" w:hint="eastAsia"/>
          <w:sz w:val="24"/>
        </w:rPr>
        <w:t>对技术保持浓厚兴趣</w:t>
      </w:r>
      <w:r w:rsidR="00A740B2">
        <w:rPr>
          <w:rFonts w:ascii="宋体" w:eastAsia="宋体" w:hAnsi="宋体" w:hint="eastAsia"/>
          <w:sz w:val="24"/>
        </w:rPr>
        <w:t>。</w:t>
      </w:r>
      <w:r w:rsidR="0062346F">
        <w:rPr>
          <w:rFonts w:ascii="宋体" w:eastAsia="宋体" w:hAnsi="宋体" w:hint="eastAsia"/>
          <w:sz w:val="24"/>
        </w:rPr>
        <w:t>海外主要的编程问答社区</w:t>
      </w:r>
      <w:r w:rsidR="0062346F" w:rsidRPr="00DC337B">
        <w:rPr>
          <w:rFonts w:ascii="Times New Roman" w:eastAsia="宋体" w:hAnsi="Times New Roman" w:cs="Times New Roman"/>
          <w:sz w:val="24"/>
        </w:rPr>
        <w:t>Stack Overflow</w:t>
      </w:r>
      <w:r w:rsidR="0062346F" w:rsidRPr="00DC337B">
        <w:rPr>
          <w:rFonts w:ascii="宋体" w:eastAsia="宋体" w:hAnsi="宋体" w:hint="eastAsia"/>
          <w:sz w:val="24"/>
        </w:rPr>
        <w:t>在</w:t>
      </w:r>
      <w:r w:rsidR="0062346F" w:rsidRPr="00DC337B">
        <w:rPr>
          <w:rFonts w:ascii="Times New Roman" w:eastAsia="宋体" w:hAnsi="Times New Roman" w:cs="Times New Roman"/>
          <w:sz w:val="24"/>
        </w:rPr>
        <w:t>2024</w:t>
      </w:r>
      <w:r w:rsidR="0062346F" w:rsidRPr="00DC337B">
        <w:rPr>
          <w:rFonts w:ascii="宋体" w:eastAsia="宋体" w:hAnsi="宋体" w:hint="eastAsia"/>
          <w:sz w:val="24"/>
        </w:rPr>
        <w:t>年的调查显示，近七成（</w:t>
      </w:r>
      <w:r w:rsidR="0062346F" w:rsidRPr="00DC337B">
        <w:rPr>
          <w:rFonts w:ascii="Times New Roman" w:eastAsia="宋体" w:hAnsi="Times New Roman" w:cs="Times New Roman"/>
          <w:sz w:val="24"/>
        </w:rPr>
        <w:t>68.3%</w:t>
      </w:r>
      <w:r w:rsidR="0062346F" w:rsidRPr="00DC337B">
        <w:rPr>
          <w:rFonts w:ascii="Times New Roman" w:eastAsia="宋体" w:hAnsi="Times New Roman" w:cs="Times New Roman" w:hint="eastAsia"/>
          <w:sz w:val="24"/>
        </w:rPr>
        <w:t>）</w:t>
      </w:r>
      <w:r w:rsidR="0062346F" w:rsidRPr="00DC337B">
        <w:rPr>
          <w:rFonts w:ascii="宋体" w:eastAsia="宋体" w:hAnsi="宋体" w:hint="eastAsia"/>
          <w:sz w:val="24"/>
        </w:rPr>
        <w:t>程序员将编程视为一种爱好</w:t>
      </w:r>
      <w:r w:rsidR="0062346F">
        <w:rPr>
          <w:rFonts w:ascii="宋体" w:eastAsia="宋体" w:hAnsi="宋体" w:hint="eastAsia"/>
          <w:sz w:val="24"/>
        </w:rPr>
        <w:t>，</w:t>
      </w:r>
      <w:r w:rsidR="00210CC9">
        <w:rPr>
          <w:rFonts w:ascii="宋体" w:eastAsia="宋体" w:hAnsi="宋体" w:hint="eastAsia"/>
          <w:sz w:val="24"/>
        </w:rPr>
        <w:t>近九成（</w:t>
      </w:r>
      <w:r w:rsidR="00210CC9">
        <w:rPr>
          <w:rFonts w:ascii="Times New Roman" w:eastAsia="宋体" w:hAnsi="Times New Roman" w:cs="Times New Roman"/>
          <w:sz w:val="24"/>
        </w:rPr>
        <w:t>88</w:t>
      </w:r>
      <w:r w:rsidR="0062346F" w:rsidRPr="00DC337B">
        <w:rPr>
          <w:rFonts w:ascii="Times New Roman" w:eastAsia="宋体" w:hAnsi="Times New Roman" w:cs="Times New Roman"/>
          <w:sz w:val="24"/>
        </w:rPr>
        <w:t>.</w:t>
      </w:r>
      <w:r w:rsidR="00210CC9">
        <w:rPr>
          <w:rFonts w:ascii="Times New Roman" w:eastAsia="宋体" w:hAnsi="Times New Roman" w:cs="Times New Roman"/>
          <w:sz w:val="24"/>
        </w:rPr>
        <w:t>1</w:t>
      </w:r>
      <w:r w:rsidR="0062346F" w:rsidRPr="00DC337B">
        <w:rPr>
          <w:rFonts w:ascii="Times New Roman" w:eastAsia="宋体" w:hAnsi="Times New Roman" w:cs="Times New Roman"/>
          <w:sz w:val="24"/>
        </w:rPr>
        <w:t>%</w:t>
      </w:r>
      <w:r w:rsidR="00210CC9">
        <w:rPr>
          <w:rFonts w:ascii="Times New Roman" w:eastAsia="宋体" w:hAnsi="Times New Roman" w:cs="Times New Roman" w:hint="eastAsia"/>
          <w:sz w:val="24"/>
        </w:rPr>
        <w:t>）都</w:t>
      </w:r>
      <w:r w:rsidR="0062346F" w:rsidRPr="00DC337B">
        <w:rPr>
          <w:rFonts w:ascii="宋体" w:eastAsia="宋体" w:hAnsi="宋体" w:hint="eastAsia"/>
          <w:sz w:val="24"/>
        </w:rPr>
        <w:t>会在</w:t>
      </w:r>
      <w:r w:rsidR="00005E53">
        <w:rPr>
          <w:rFonts w:ascii="宋体" w:eastAsia="宋体" w:hAnsi="宋体" w:hint="eastAsia"/>
          <w:sz w:val="24"/>
        </w:rPr>
        <w:t>业余</w:t>
      </w:r>
      <w:r w:rsidR="002F1AE0">
        <w:rPr>
          <w:rFonts w:ascii="宋体" w:eastAsia="宋体" w:hAnsi="宋体" w:hint="eastAsia"/>
          <w:sz w:val="24"/>
        </w:rPr>
        <w:t>时间</w:t>
      </w:r>
      <w:r w:rsidR="0062346F">
        <w:rPr>
          <w:rFonts w:ascii="宋体" w:eastAsia="宋体" w:hAnsi="宋体" w:hint="eastAsia"/>
          <w:sz w:val="24"/>
        </w:rPr>
        <w:t>自学</w:t>
      </w:r>
      <w:r w:rsidR="00035CE3">
        <w:rPr>
          <w:rFonts w:ascii="宋体" w:eastAsia="宋体" w:hAnsi="宋体" w:hint="eastAsia"/>
          <w:sz w:val="24"/>
        </w:rPr>
        <w:t>编程相关的</w:t>
      </w:r>
      <w:r w:rsidR="00C822AE">
        <w:rPr>
          <w:rFonts w:ascii="宋体" w:eastAsia="宋体" w:hAnsi="宋体" w:hint="eastAsia"/>
          <w:sz w:val="24"/>
        </w:rPr>
        <w:t>知识和技能</w:t>
      </w:r>
      <w:r w:rsidR="0062346F">
        <w:rPr>
          <w:rFonts w:ascii="宋体" w:eastAsia="宋体" w:hAnsi="宋体" w:hint="eastAsia"/>
          <w:sz w:val="24"/>
        </w:rPr>
        <w:t>。</w:t>
      </w:r>
      <w:r w:rsidR="0062346F" w:rsidRPr="00DC337B">
        <w:rPr>
          <w:rStyle w:val="afa"/>
          <w:rFonts w:ascii="宋体" w:eastAsia="宋体" w:hAnsi="宋体"/>
          <w:sz w:val="24"/>
        </w:rPr>
        <w:footnoteReference w:id="3"/>
      </w:r>
      <w:r w:rsidR="0062346F">
        <w:rPr>
          <w:rFonts w:ascii="宋体" w:eastAsia="宋体" w:hAnsi="宋体" w:hint="eastAsia"/>
          <w:sz w:val="24"/>
        </w:rPr>
        <w:t xml:space="preserve"> </w:t>
      </w:r>
      <w:r w:rsidR="002750E9">
        <w:rPr>
          <w:rFonts w:ascii="宋体" w:eastAsia="宋体" w:hAnsi="宋体" w:hint="eastAsia"/>
          <w:sz w:val="24"/>
        </w:rPr>
        <w:t>相应地</w:t>
      </w:r>
      <w:r w:rsidR="00D66771">
        <w:rPr>
          <w:rFonts w:ascii="宋体" w:eastAsia="宋体" w:hAnsi="宋体" w:hint="eastAsia"/>
          <w:sz w:val="24"/>
        </w:rPr>
        <w:t>，程序员的</w:t>
      </w:r>
      <w:r w:rsidR="00D66771" w:rsidRPr="00DC337B">
        <w:rPr>
          <w:rFonts w:ascii="宋体" w:eastAsia="宋体" w:hAnsi="宋体" w:hint="eastAsia"/>
          <w:sz w:val="24"/>
        </w:rPr>
        <w:t>职业认同</w:t>
      </w:r>
      <w:r w:rsidR="00D66771">
        <w:rPr>
          <w:rFonts w:ascii="宋体" w:eastAsia="宋体" w:hAnsi="宋体" w:hint="eastAsia"/>
          <w:sz w:val="24"/>
        </w:rPr>
        <w:t>并</w:t>
      </w:r>
      <w:r w:rsidR="00D66771" w:rsidRPr="00DC337B">
        <w:rPr>
          <w:rFonts w:ascii="宋体" w:eastAsia="宋体" w:hAnsi="宋体" w:hint="eastAsia"/>
          <w:sz w:val="24"/>
        </w:rPr>
        <w:t>不来自科层化的</w:t>
      </w:r>
      <w:r w:rsidR="00D66771">
        <w:rPr>
          <w:rFonts w:ascii="宋体" w:eastAsia="宋体" w:hAnsi="宋体" w:hint="eastAsia"/>
          <w:sz w:val="24"/>
        </w:rPr>
        <w:t>制度</w:t>
      </w:r>
      <w:r w:rsidR="00D66771" w:rsidRPr="00DC337B">
        <w:rPr>
          <w:rFonts w:ascii="宋体" w:eastAsia="宋体" w:hAnsi="宋体" w:hint="eastAsia"/>
          <w:sz w:val="24"/>
        </w:rPr>
        <w:t>设计，而是</w:t>
      </w:r>
      <w:r w:rsidR="00D66771">
        <w:rPr>
          <w:rFonts w:ascii="宋体" w:eastAsia="宋体" w:hAnsi="宋体" w:hint="eastAsia"/>
          <w:sz w:val="24"/>
        </w:rPr>
        <w:t>源于自身的技能水平</w:t>
      </w:r>
      <w:r w:rsidR="00D66771" w:rsidRPr="00DC337B">
        <w:rPr>
          <w:rFonts w:ascii="宋体" w:eastAsia="宋体" w:hAnsi="宋体" w:hint="eastAsia"/>
          <w:sz w:val="24"/>
        </w:rPr>
        <w:t>（</w:t>
      </w:r>
      <w:r w:rsidR="00D66771" w:rsidRPr="00DC337B">
        <w:rPr>
          <w:rFonts w:ascii="Times New Roman" w:eastAsia="宋体" w:hAnsi="Times New Roman" w:cs="Times New Roman"/>
          <w:sz w:val="24"/>
        </w:rPr>
        <w:t>Burrell &amp; Fourcade, 2021</w:t>
      </w:r>
      <w:r w:rsidR="00D66771" w:rsidRPr="00DC337B">
        <w:rPr>
          <w:rFonts w:ascii="宋体" w:eastAsia="宋体" w:hAnsi="宋体"/>
          <w:sz w:val="24"/>
        </w:rPr>
        <w:t>）</w:t>
      </w:r>
      <w:r w:rsidR="00D66771">
        <w:rPr>
          <w:rFonts w:ascii="宋体" w:eastAsia="宋体" w:hAnsi="宋体" w:hint="eastAsia"/>
          <w:sz w:val="24"/>
        </w:rPr>
        <w:t>。</w:t>
      </w:r>
      <w:r w:rsidR="00F357D5">
        <w:rPr>
          <w:rFonts w:ascii="宋体" w:eastAsia="宋体" w:hAnsi="宋体" w:hint="eastAsia"/>
          <w:sz w:val="24"/>
        </w:rPr>
        <w:t>在</w:t>
      </w:r>
      <w:r w:rsidR="00D66771" w:rsidRPr="00DC337B">
        <w:rPr>
          <w:rFonts w:ascii="宋体" w:eastAsia="宋体" w:hAnsi="宋体" w:hint="eastAsia"/>
          <w:sz w:val="24"/>
        </w:rPr>
        <w:t>“工程师文化”</w:t>
      </w:r>
      <w:r w:rsidR="0062346F">
        <w:rPr>
          <w:rFonts w:ascii="宋体" w:eastAsia="宋体" w:hAnsi="宋体" w:hint="eastAsia"/>
          <w:sz w:val="24"/>
        </w:rPr>
        <w:t>（</w:t>
      </w:r>
      <w:r w:rsidR="0062346F" w:rsidRPr="00691FD3">
        <w:rPr>
          <w:rFonts w:ascii="Times New Roman" w:eastAsia="宋体" w:hAnsi="Times New Roman" w:cs="Times New Roman"/>
          <w:sz w:val="24"/>
        </w:rPr>
        <w:t>Wu, 2020</w:t>
      </w:r>
      <w:r w:rsidR="00E40C08">
        <w:rPr>
          <w:rFonts w:ascii="Times New Roman" w:eastAsia="宋体" w:hAnsi="Times New Roman" w:cs="Times New Roman" w:hint="eastAsia"/>
          <w:sz w:val="24"/>
        </w:rPr>
        <w:t>;</w:t>
      </w:r>
      <w:r w:rsidR="00E40C08">
        <w:rPr>
          <w:rFonts w:ascii="Times New Roman" w:eastAsia="宋体" w:hAnsi="Times New Roman" w:cs="Times New Roman"/>
          <w:sz w:val="24"/>
        </w:rPr>
        <w:t xml:space="preserve"> Kunda, 1992: 4-8</w:t>
      </w:r>
      <w:r w:rsidR="0062346F">
        <w:rPr>
          <w:rFonts w:ascii="宋体" w:eastAsia="宋体" w:hAnsi="宋体" w:hint="eastAsia"/>
          <w:sz w:val="24"/>
        </w:rPr>
        <w:t>）</w:t>
      </w:r>
      <w:r w:rsidR="00D66771" w:rsidRPr="00DC337B">
        <w:rPr>
          <w:rFonts w:ascii="宋体" w:eastAsia="宋体" w:hAnsi="宋体" w:hint="eastAsia"/>
          <w:sz w:val="24"/>
        </w:rPr>
        <w:t>、“极客文化”（</w:t>
      </w:r>
      <w:r w:rsidR="00D66771" w:rsidRPr="00DC337B">
        <w:rPr>
          <w:rFonts w:ascii="Times New Roman" w:eastAsia="宋体" w:hAnsi="Times New Roman" w:cs="Times New Roman"/>
          <w:sz w:val="24"/>
        </w:rPr>
        <w:t>Geek Culture</w:t>
      </w:r>
      <w:r w:rsidR="00D66771" w:rsidRPr="00DC337B">
        <w:rPr>
          <w:rFonts w:ascii="宋体" w:eastAsia="宋体" w:hAnsi="宋体" w:hint="eastAsia"/>
          <w:sz w:val="24"/>
        </w:rPr>
        <w:t>）</w:t>
      </w:r>
      <w:r w:rsidR="000103D4">
        <w:rPr>
          <w:rFonts w:ascii="宋体" w:eastAsia="宋体" w:hAnsi="宋体" w:hint="eastAsia"/>
          <w:sz w:val="24"/>
        </w:rPr>
        <w:t>（</w:t>
      </w:r>
      <w:r w:rsidR="000103D4" w:rsidRPr="00DC337B">
        <w:rPr>
          <w:rFonts w:ascii="Times New Roman" w:eastAsia="宋体" w:hAnsi="Times New Roman" w:cs="Times New Roman"/>
          <w:sz w:val="24"/>
        </w:rPr>
        <w:t>李晓天</w:t>
      </w:r>
      <w:r w:rsidR="000103D4">
        <w:rPr>
          <w:rFonts w:ascii="Times New Roman" w:eastAsia="宋体" w:hAnsi="Times New Roman" w:cs="Times New Roman"/>
          <w:sz w:val="24"/>
        </w:rPr>
        <w:t xml:space="preserve">, </w:t>
      </w:r>
      <w:r w:rsidR="000103D4" w:rsidRPr="00DC337B">
        <w:rPr>
          <w:rFonts w:ascii="Times New Roman" w:eastAsia="宋体" w:hAnsi="Times New Roman" w:cs="Times New Roman"/>
          <w:sz w:val="24"/>
        </w:rPr>
        <w:t>2023</w:t>
      </w:r>
      <w:r w:rsidR="000103D4" w:rsidRPr="00DC337B">
        <w:rPr>
          <w:rFonts w:ascii="Times New Roman" w:eastAsia="宋体" w:hAnsi="Times New Roman" w:cs="Times New Roman" w:hint="eastAsia"/>
          <w:sz w:val="24"/>
        </w:rPr>
        <w:t>a</w:t>
      </w:r>
      <w:r w:rsidR="000103D4">
        <w:rPr>
          <w:rFonts w:ascii="宋体" w:eastAsia="宋体" w:hAnsi="宋体" w:hint="eastAsia"/>
          <w:sz w:val="24"/>
        </w:rPr>
        <w:t>）</w:t>
      </w:r>
      <w:r w:rsidR="00CC2A9F">
        <w:rPr>
          <w:rFonts w:ascii="宋体" w:eastAsia="宋体" w:hAnsi="宋体" w:hint="eastAsia"/>
          <w:sz w:val="24"/>
        </w:rPr>
        <w:t>的熏陶下，程序员</w:t>
      </w:r>
      <w:r w:rsidR="00D66771">
        <w:rPr>
          <w:rFonts w:ascii="宋体" w:eastAsia="宋体" w:hAnsi="宋体" w:hint="eastAsia"/>
          <w:sz w:val="24"/>
        </w:rPr>
        <w:t>们往往思维</w:t>
      </w:r>
      <w:r w:rsidR="00D66771" w:rsidRPr="00DC337B">
        <w:rPr>
          <w:rFonts w:ascii="宋体" w:eastAsia="宋体" w:hAnsi="宋体" w:hint="eastAsia"/>
          <w:sz w:val="24"/>
        </w:rPr>
        <w:t>超群</w:t>
      </w:r>
      <w:r w:rsidR="005E7C9E">
        <w:rPr>
          <w:rFonts w:ascii="宋体" w:eastAsia="宋体" w:hAnsi="宋体" w:hint="eastAsia"/>
          <w:sz w:val="24"/>
        </w:rPr>
        <w:t>、</w:t>
      </w:r>
      <w:r w:rsidR="0071630B">
        <w:rPr>
          <w:rFonts w:ascii="宋体" w:eastAsia="宋体" w:hAnsi="宋体" w:hint="eastAsia"/>
          <w:sz w:val="24"/>
        </w:rPr>
        <w:t>善于</w:t>
      </w:r>
      <w:r w:rsidR="005E7C9E">
        <w:rPr>
          <w:rFonts w:ascii="宋体" w:eastAsia="宋体" w:hAnsi="宋体" w:hint="eastAsia"/>
          <w:sz w:val="24"/>
        </w:rPr>
        <w:t>钻研</w:t>
      </w:r>
      <w:r w:rsidR="00D66771">
        <w:rPr>
          <w:rFonts w:ascii="宋体" w:eastAsia="宋体" w:hAnsi="宋体" w:hint="eastAsia"/>
          <w:sz w:val="24"/>
        </w:rPr>
        <w:t>，</w:t>
      </w:r>
      <w:r w:rsidR="00D66771" w:rsidRPr="00DC337B">
        <w:rPr>
          <w:rFonts w:ascii="宋体" w:eastAsia="宋体" w:hAnsi="宋体" w:hint="eastAsia"/>
          <w:sz w:val="24"/>
        </w:rPr>
        <w:t>对“智力游戏”</w:t>
      </w:r>
      <w:r w:rsidR="00CA07D5">
        <w:rPr>
          <w:rFonts w:ascii="宋体" w:eastAsia="宋体" w:hAnsi="宋体" w:hint="eastAsia"/>
          <w:sz w:val="24"/>
        </w:rPr>
        <w:t>表现出</w:t>
      </w:r>
      <w:r w:rsidR="00D66771" w:rsidRPr="00DC337B">
        <w:rPr>
          <w:rFonts w:ascii="宋体" w:eastAsia="宋体" w:hAnsi="宋体" w:hint="eastAsia"/>
          <w:sz w:val="24"/>
        </w:rPr>
        <w:t>较大</w:t>
      </w:r>
      <w:r w:rsidR="000A0E6E">
        <w:rPr>
          <w:rFonts w:ascii="宋体" w:eastAsia="宋体" w:hAnsi="宋体" w:hint="eastAsia"/>
          <w:sz w:val="24"/>
        </w:rPr>
        <w:t>热情</w:t>
      </w:r>
      <w:r w:rsidR="00D66771" w:rsidRPr="00DC337B">
        <w:rPr>
          <w:rFonts w:ascii="宋体" w:eastAsia="宋体" w:hAnsi="宋体" w:hint="eastAsia"/>
          <w:sz w:val="24"/>
        </w:rPr>
        <w:t>（</w:t>
      </w:r>
      <w:r w:rsidR="00D66771" w:rsidRPr="00DC337B">
        <w:rPr>
          <w:rFonts w:ascii="Times New Roman" w:eastAsia="宋体" w:hAnsi="Times New Roman" w:cs="Times New Roman" w:hint="eastAsia"/>
          <w:sz w:val="24"/>
        </w:rPr>
        <w:t>布迪厄</w:t>
      </w:r>
      <w:r w:rsidR="00D66771">
        <w:rPr>
          <w:rFonts w:ascii="Times New Roman" w:eastAsia="宋体" w:hAnsi="Times New Roman" w:cs="Times New Roman"/>
          <w:sz w:val="24"/>
        </w:rPr>
        <w:t xml:space="preserve">, </w:t>
      </w:r>
      <w:r w:rsidR="00D66771" w:rsidRPr="00DC337B">
        <w:rPr>
          <w:rFonts w:ascii="Times New Roman" w:eastAsia="宋体" w:hAnsi="Times New Roman" w:cs="Times New Roman"/>
          <w:sz w:val="24"/>
        </w:rPr>
        <w:t>2015</w:t>
      </w:r>
      <w:r w:rsidR="00D66771">
        <w:rPr>
          <w:rFonts w:ascii="Times New Roman" w:eastAsia="宋体" w:hAnsi="Times New Roman" w:cs="Times New Roman"/>
          <w:sz w:val="24"/>
        </w:rPr>
        <w:t xml:space="preserve">: </w:t>
      </w:r>
      <w:r w:rsidR="00D66771" w:rsidRPr="00DC337B">
        <w:rPr>
          <w:rFonts w:ascii="Times New Roman" w:eastAsia="宋体" w:hAnsi="Times New Roman" w:cs="Times New Roman"/>
          <w:sz w:val="24"/>
        </w:rPr>
        <w:t>193</w:t>
      </w:r>
      <w:r w:rsidR="00D66771" w:rsidRPr="00DC337B">
        <w:rPr>
          <w:rFonts w:ascii="宋体" w:eastAsia="宋体" w:hAnsi="宋体" w:hint="eastAsia"/>
          <w:sz w:val="24"/>
        </w:rPr>
        <w:t>）。</w:t>
      </w:r>
    </w:p>
    <w:p w14:paraId="060796AB" w14:textId="3CE356DB" w:rsidR="00E0439A" w:rsidRDefault="00703EB1" w:rsidP="00F94BAF">
      <w:pPr>
        <w:spacing w:line="276" w:lineRule="auto"/>
        <w:ind w:firstLineChars="200" w:firstLine="480"/>
        <w:rPr>
          <w:rFonts w:ascii="宋体" w:eastAsia="宋体" w:hAnsi="宋体"/>
          <w:color w:val="EE0000"/>
          <w:sz w:val="24"/>
          <w:highlight w:val="yellow"/>
        </w:rPr>
      </w:pPr>
      <w:r w:rsidRPr="00627FA8">
        <w:rPr>
          <w:rFonts w:ascii="宋体" w:eastAsia="宋体" w:hAnsi="宋体"/>
          <w:color w:val="EE0000"/>
          <w:sz w:val="24"/>
          <w:highlight w:val="yellow"/>
        </w:rPr>
        <w:t>尽管程序员</w:t>
      </w:r>
      <w:r w:rsidR="005733FB">
        <w:rPr>
          <w:rFonts w:ascii="宋体" w:eastAsia="宋体" w:hAnsi="宋体" w:hint="eastAsia"/>
          <w:color w:val="EE0000"/>
          <w:sz w:val="24"/>
          <w:highlight w:val="yellow"/>
        </w:rPr>
        <w:t>是</w:t>
      </w:r>
      <w:r w:rsidR="00B70A27">
        <w:rPr>
          <w:rFonts w:ascii="宋体" w:eastAsia="宋体" w:hAnsi="宋体" w:hint="eastAsia"/>
          <w:color w:val="EE0000"/>
          <w:sz w:val="24"/>
          <w:highlight w:val="yellow"/>
        </w:rPr>
        <w:t>典型的</w:t>
      </w:r>
      <w:r w:rsidR="00926598" w:rsidRPr="00627FA8">
        <w:rPr>
          <w:rFonts w:ascii="宋体" w:eastAsia="宋体" w:hAnsi="宋体" w:hint="eastAsia"/>
          <w:color w:val="EE0000"/>
          <w:sz w:val="24"/>
          <w:highlight w:val="yellow"/>
        </w:rPr>
        <w:t>知识劳动</w:t>
      </w:r>
      <w:r w:rsidR="0036158C">
        <w:rPr>
          <w:rFonts w:ascii="宋体" w:eastAsia="宋体" w:hAnsi="宋体" w:hint="eastAsia"/>
          <w:color w:val="EE0000"/>
          <w:sz w:val="24"/>
          <w:highlight w:val="yellow"/>
        </w:rPr>
        <w:t>者</w:t>
      </w:r>
      <w:r w:rsidR="006F78BA" w:rsidRPr="00627FA8">
        <w:rPr>
          <w:rFonts w:ascii="宋体" w:eastAsia="宋体" w:hAnsi="宋体" w:hint="eastAsia"/>
          <w:color w:val="EE0000"/>
          <w:sz w:val="24"/>
          <w:highlight w:val="yellow"/>
        </w:rPr>
        <w:t>（</w:t>
      </w:r>
      <w:r w:rsidR="00926598" w:rsidRPr="00627FA8">
        <w:rPr>
          <w:rFonts w:ascii="宋体" w:eastAsia="宋体" w:hAnsi="宋体" w:hint="eastAsia"/>
          <w:color w:val="EE0000"/>
          <w:sz w:val="24"/>
          <w:highlight w:val="yellow"/>
        </w:rPr>
        <w:t>李晓天</w:t>
      </w:r>
      <w:r w:rsidR="00926598" w:rsidRPr="00627FA8">
        <w:rPr>
          <w:rFonts w:ascii="Times New Roman" w:eastAsia="宋体" w:hAnsi="Times New Roman" w:cs="Times New Roman"/>
          <w:color w:val="EE0000"/>
          <w:sz w:val="24"/>
          <w:highlight w:val="yellow"/>
        </w:rPr>
        <w:t>, 2023a;</w:t>
      </w:r>
      <w:r w:rsidR="00471508" w:rsidRPr="00627FA8">
        <w:rPr>
          <w:rFonts w:ascii="Times New Roman" w:eastAsia="宋体" w:hAnsi="Times New Roman" w:cs="Times New Roman" w:hint="eastAsia"/>
          <w:color w:val="EE0000"/>
          <w:sz w:val="24"/>
          <w:highlight w:val="yellow"/>
        </w:rPr>
        <w:t xml:space="preserve"> </w:t>
      </w:r>
      <w:r w:rsidR="00471508" w:rsidRPr="00627FA8">
        <w:rPr>
          <w:rFonts w:ascii="Times New Roman" w:eastAsia="宋体" w:hAnsi="Times New Roman" w:cs="Times New Roman" w:hint="eastAsia"/>
          <w:color w:val="EE0000"/>
          <w:sz w:val="24"/>
          <w:highlight w:val="yellow"/>
        </w:rPr>
        <w:t>李晓天</w:t>
      </w:r>
      <w:r w:rsidR="00471508" w:rsidRPr="00627FA8">
        <w:rPr>
          <w:rFonts w:ascii="Times New Roman" w:eastAsia="宋体" w:hAnsi="Times New Roman" w:cs="Times New Roman" w:hint="eastAsia"/>
          <w:color w:val="EE0000"/>
          <w:sz w:val="24"/>
          <w:highlight w:val="yellow"/>
        </w:rPr>
        <w:t>,</w:t>
      </w:r>
      <w:r w:rsidR="00471508" w:rsidRPr="00627FA8">
        <w:rPr>
          <w:rFonts w:ascii="Times New Roman" w:eastAsia="宋体" w:hAnsi="Times New Roman" w:cs="Times New Roman"/>
          <w:color w:val="EE0000"/>
          <w:sz w:val="24"/>
          <w:highlight w:val="yellow"/>
        </w:rPr>
        <w:t xml:space="preserve"> 2023b;</w:t>
      </w:r>
      <w:r w:rsidR="00926598" w:rsidRPr="00627FA8">
        <w:rPr>
          <w:rFonts w:ascii="Times New Roman" w:eastAsia="宋体" w:hAnsi="Times New Roman" w:cs="Times New Roman"/>
          <w:color w:val="EE0000"/>
          <w:sz w:val="24"/>
          <w:highlight w:val="yellow"/>
        </w:rPr>
        <w:t xml:space="preserve"> </w:t>
      </w:r>
      <w:r w:rsidR="006F78BA" w:rsidRPr="00627FA8">
        <w:rPr>
          <w:rFonts w:ascii="宋体" w:eastAsia="宋体" w:hAnsi="宋体" w:hint="eastAsia"/>
          <w:color w:val="EE0000"/>
          <w:sz w:val="24"/>
          <w:highlight w:val="yellow"/>
        </w:rPr>
        <w:t>夏冰青</w:t>
      </w:r>
      <w:r w:rsidR="006F78BA" w:rsidRPr="00627FA8">
        <w:rPr>
          <w:rFonts w:ascii="Times New Roman" w:eastAsia="宋体" w:hAnsi="Times New Roman" w:cs="Times New Roman"/>
          <w:color w:val="EE0000"/>
          <w:sz w:val="24"/>
          <w:highlight w:val="yellow"/>
        </w:rPr>
        <w:t>, 2020</w:t>
      </w:r>
      <w:r w:rsidR="00471508" w:rsidRPr="00627FA8">
        <w:rPr>
          <w:rFonts w:ascii="Times New Roman" w:eastAsia="宋体" w:hAnsi="Times New Roman" w:cs="Times New Roman"/>
          <w:color w:val="EE0000"/>
          <w:sz w:val="24"/>
          <w:highlight w:val="yellow"/>
        </w:rPr>
        <w:t xml:space="preserve">; </w:t>
      </w:r>
      <w:r w:rsidR="00471508" w:rsidRPr="00627FA8">
        <w:rPr>
          <w:rFonts w:ascii="Times New Roman" w:eastAsia="宋体" w:hAnsi="Times New Roman" w:cs="Times New Roman" w:hint="eastAsia"/>
          <w:color w:val="EE0000"/>
          <w:sz w:val="24"/>
          <w:highlight w:val="yellow"/>
        </w:rPr>
        <w:t>孙萍</w:t>
      </w:r>
      <w:r w:rsidR="00471508" w:rsidRPr="00627FA8">
        <w:rPr>
          <w:rFonts w:ascii="Times New Roman" w:eastAsia="宋体" w:hAnsi="Times New Roman" w:cs="Times New Roman"/>
          <w:color w:val="EE0000"/>
          <w:sz w:val="24"/>
          <w:highlight w:val="yellow"/>
        </w:rPr>
        <w:t xml:space="preserve">, 2018; </w:t>
      </w:r>
      <w:r w:rsidR="00471508" w:rsidRPr="00627FA8">
        <w:rPr>
          <w:rFonts w:ascii="Times New Roman" w:eastAsia="宋体" w:hAnsi="Times New Roman" w:cs="Times New Roman" w:hint="eastAsia"/>
          <w:color w:val="EE0000"/>
          <w:sz w:val="24"/>
          <w:highlight w:val="yellow"/>
        </w:rPr>
        <w:t>梁萌</w:t>
      </w:r>
      <w:r w:rsidR="00471508" w:rsidRPr="00627FA8">
        <w:rPr>
          <w:rFonts w:ascii="Times New Roman" w:eastAsia="宋体" w:hAnsi="Times New Roman" w:cs="Times New Roman" w:hint="eastAsia"/>
          <w:color w:val="EE0000"/>
          <w:sz w:val="24"/>
          <w:highlight w:val="yellow"/>
        </w:rPr>
        <w:t>,</w:t>
      </w:r>
      <w:r w:rsidR="00471508" w:rsidRPr="00627FA8">
        <w:rPr>
          <w:rFonts w:ascii="Times New Roman" w:eastAsia="宋体" w:hAnsi="Times New Roman" w:cs="Times New Roman"/>
          <w:color w:val="EE0000"/>
          <w:sz w:val="24"/>
          <w:highlight w:val="yellow"/>
        </w:rPr>
        <w:t xml:space="preserve"> 2015</w:t>
      </w:r>
      <w:r w:rsidR="006F78BA" w:rsidRPr="00627FA8">
        <w:rPr>
          <w:rFonts w:ascii="宋体" w:eastAsia="宋体" w:hAnsi="宋体"/>
          <w:color w:val="EE0000"/>
          <w:sz w:val="24"/>
          <w:highlight w:val="yellow"/>
        </w:rPr>
        <w:t>）</w:t>
      </w:r>
      <w:r w:rsidR="005D2F5E" w:rsidRPr="00627FA8">
        <w:rPr>
          <w:rFonts w:ascii="宋体" w:eastAsia="宋体" w:hAnsi="宋体" w:hint="eastAsia"/>
          <w:color w:val="EE0000"/>
          <w:sz w:val="24"/>
          <w:highlight w:val="yellow"/>
        </w:rPr>
        <w:t>，</w:t>
      </w:r>
      <w:r w:rsidRPr="00627FA8">
        <w:rPr>
          <w:rFonts w:ascii="宋体" w:eastAsia="宋体" w:hAnsi="宋体"/>
          <w:color w:val="EE0000"/>
          <w:sz w:val="24"/>
          <w:highlight w:val="yellow"/>
        </w:rPr>
        <w:t>但现有研究</w:t>
      </w:r>
      <w:r w:rsidR="00E60351" w:rsidRPr="00627FA8">
        <w:rPr>
          <w:rFonts w:ascii="宋体" w:eastAsia="宋体" w:hAnsi="宋体" w:hint="eastAsia"/>
          <w:color w:val="EE0000"/>
          <w:sz w:val="24"/>
          <w:highlight w:val="yellow"/>
        </w:rPr>
        <w:t>主要</w:t>
      </w:r>
      <w:r w:rsidR="0080680A" w:rsidRPr="00627FA8">
        <w:rPr>
          <w:rFonts w:ascii="宋体" w:eastAsia="宋体" w:hAnsi="宋体" w:hint="eastAsia"/>
          <w:color w:val="EE0000"/>
          <w:sz w:val="24"/>
          <w:highlight w:val="yellow"/>
        </w:rPr>
        <w:t>从结构性视角</w:t>
      </w:r>
      <w:r w:rsidR="00F8381C">
        <w:rPr>
          <w:rFonts w:ascii="宋体" w:eastAsia="宋体" w:hAnsi="宋体" w:hint="eastAsia"/>
          <w:color w:val="EE0000"/>
          <w:sz w:val="24"/>
          <w:highlight w:val="yellow"/>
        </w:rPr>
        <w:t>提及</w:t>
      </w:r>
      <w:r w:rsidR="0080680A" w:rsidRPr="00627FA8">
        <w:rPr>
          <w:rFonts w:ascii="宋体" w:eastAsia="宋体" w:hAnsi="宋体" w:hint="eastAsia"/>
          <w:color w:val="EE0000"/>
          <w:sz w:val="24"/>
          <w:highlight w:val="yellow"/>
        </w:rPr>
        <w:t>程序员在数字经济中的功能定位</w:t>
      </w:r>
      <w:r w:rsidR="005D74F9" w:rsidRPr="00627FA8">
        <w:rPr>
          <w:rFonts w:ascii="宋体" w:eastAsia="宋体" w:hAnsi="宋体" w:hint="eastAsia"/>
          <w:color w:val="EE0000"/>
          <w:sz w:val="24"/>
          <w:highlight w:val="yellow"/>
        </w:rPr>
        <w:t>（郑作彧</w:t>
      </w:r>
      <w:r w:rsidR="005D74F9" w:rsidRPr="00627FA8">
        <w:rPr>
          <w:rFonts w:ascii="Times New Roman" w:eastAsia="宋体" w:hAnsi="Times New Roman" w:cs="Times New Roman"/>
          <w:color w:val="EE0000"/>
          <w:sz w:val="24"/>
          <w:highlight w:val="yellow"/>
        </w:rPr>
        <w:t>, 2023;</w:t>
      </w:r>
      <w:r w:rsidR="005D74F9" w:rsidRPr="00627FA8">
        <w:rPr>
          <w:rFonts w:ascii="宋体" w:eastAsia="宋体" w:hAnsi="宋体"/>
          <w:color w:val="EE0000"/>
          <w:sz w:val="24"/>
          <w:highlight w:val="yellow"/>
        </w:rPr>
        <w:t xml:space="preserve"> </w:t>
      </w:r>
      <w:r w:rsidR="005D74F9" w:rsidRPr="00627FA8">
        <w:rPr>
          <w:rFonts w:ascii="宋体" w:eastAsia="宋体" w:hAnsi="宋体" w:hint="eastAsia"/>
          <w:color w:val="EE0000"/>
          <w:sz w:val="24"/>
          <w:highlight w:val="yellow"/>
        </w:rPr>
        <w:t>陈龙</w:t>
      </w:r>
      <w:r w:rsidR="005D74F9" w:rsidRPr="00627FA8">
        <w:rPr>
          <w:rFonts w:ascii="Times New Roman" w:eastAsia="宋体" w:hAnsi="Times New Roman" w:cs="Times New Roman"/>
          <w:color w:val="EE0000"/>
          <w:sz w:val="24"/>
          <w:highlight w:val="yellow"/>
        </w:rPr>
        <w:t>, 2022</w:t>
      </w:r>
      <w:r w:rsidR="005D74F9" w:rsidRPr="00627FA8">
        <w:rPr>
          <w:rFonts w:ascii="宋体" w:eastAsia="宋体" w:hAnsi="宋体" w:hint="eastAsia"/>
          <w:color w:val="EE0000"/>
          <w:sz w:val="24"/>
          <w:highlight w:val="yellow"/>
        </w:rPr>
        <w:t>）</w:t>
      </w:r>
      <w:r w:rsidR="0080680A" w:rsidRPr="00627FA8">
        <w:rPr>
          <w:rFonts w:ascii="宋体" w:eastAsia="宋体" w:hAnsi="宋体" w:hint="eastAsia"/>
          <w:color w:val="EE0000"/>
          <w:sz w:val="24"/>
          <w:highlight w:val="yellow"/>
        </w:rPr>
        <w:t>，</w:t>
      </w:r>
      <w:r w:rsidR="00A57567">
        <w:rPr>
          <w:rFonts w:ascii="宋体" w:eastAsia="宋体" w:hAnsi="宋体" w:hint="eastAsia"/>
          <w:color w:val="EE0000"/>
          <w:sz w:val="24"/>
          <w:highlight w:val="yellow"/>
        </w:rPr>
        <w:t>或</w:t>
      </w:r>
      <w:r w:rsidR="00B9225C">
        <w:rPr>
          <w:rFonts w:ascii="宋体" w:eastAsia="宋体" w:hAnsi="宋体" w:hint="eastAsia"/>
          <w:color w:val="EE0000"/>
          <w:sz w:val="24"/>
          <w:highlight w:val="yellow"/>
        </w:rPr>
        <w:t>讨论</w:t>
      </w:r>
      <w:r w:rsidR="0080680A" w:rsidRPr="00627FA8">
        <w:rPr>
          <w:rFonts w:ascii="宋体" w:eastAsia="宋体" w:hAnsi="宋体" w:hint="eastAsia"/>
          <w:color w:val="EE0000"/>
          <w:sz w:val="24"/>
          <w:highlight w:val="yellow"/>
        </w:rPr>
        <w:t>其劳动组织形态</w:t>
      </w:r>
      <w:r w:rsidR="00E60351" w:rsidRPr="00627FA8">
        <w:rPr>
          <w:rFonts w:ascii="宋体" w:eastAsia="宋体" w:hAnsi="宋体" w:hint="eastAsia"/>
          <w:color w:val="EE0000"/>
          <w:sz w:val="24"/>
          <w:highlight w:val="yellow"/>
        </w:rPr>
        <w:t>（闫泽华、王天夫</w:t>
      </w:r>
      <w:r w:rsidR="00E60351" w:rsidRPr="00627FA8">
        <w:rPr>
          <w:rFonts w:ascii="Times New Roman" w:eastAsia="宋体" w:hAnsi="Times New Roman" w:cs="Times New Roman"/>
          <w:color w:val="EE0000"/>
          <w:sz w:val="24"/>
          <w:highlight w:val="yellow"/>
        </w:rPr>
        <w:t>, 2025</w:t>
      </w:r>
      <w:r w:rsidR="00134368">
        <w:rPr>
          <w:rFonts w:ascii="Times New Roman" w:eastAsia="宋体" w:hAnsi="Times New Roman" w:cs="Times New Roman"/>
          <w:color w:val="EE0000"/>
          <w:sz w:val="24"/>
          <w:highlight w:val="yellow"/>
        </w:rPr>
        <w:t xml:space="preserve">; </w:t>
      </w:r>
      <w:r w:rsidR="00A23878">
        <w:rPr>
          <w:rFonts w:ascii="宋体" w:eastAsia="宋体" w:hAnsi="宋体" w:hint="eastAsia"/>
          <w:color w:val="EE0000"/>
          <w:sz w:val="24"/>
          <w:highlight w:val="yellow"/>
        </w:rPr>
        <w:t>贾文娟</w:t>
      </w:r>
      <w:r w:rsidR="00A23878" w:rsidRPr="005B0669">
        <w:rPr>
          <w:rFonts w:ascii="Times New Roman" w:eastAsia="宋体" w:hAnsi="Times New Roman" w:cs="Times New Roman"/>
          <w:color w:val="EE0000"/>
          <w:sz w:val="24"/>
          <w:highlight w:val="yellow"/>
        </w:rPr>
        <w:t>, 202</w:t>
      </w:r>
      <w:r w:rsidR="00A23878">
        <w:rPr>
          <w:rFonts w:ascii="Times New Roman" w:eastAsia="宋体" w:hAnsi="Times New Roman" w:cs="Times New Roman" w:hint="eastAsia"/>
          <w:color w:val="EE0000"/>
          <w:sz w:val="24"/>
          <w:highlight w:val="yellow"/>
        </w:rPr>
        <w:t>2</w:t>
      </w:r>
      <w:r w:rsidR="00A23878">
        <w:rPr>
          <w:rFonts w:ascii="Times New Roman" w:eastAsia="宋体" w:hAnsi="Times New Roman" w:cs="Times New Roman"/>
          <w:color w:val="EE0000"/>
          <w:sz w:val="24"/>
          <w:highlight w:val="yellow"/>
        </w:rPr>
        <w:t xml:space="preserve">; </w:t>
      </w:r>
      <w:r w:rsidR="00134368">
        <w:rPr>
          <w:rFonts w:ascii="Times New Roman" w:eastAsia="宋体" w:hAnsi="Times New Roman" w:cs="Times New Roman" w:hint="eastAsia"/>
          <w:color w:val="EE0000"/>
          <w:sz w:val="24"/>
          <w:highlight w:val="yellow"/>
        </w:rPr>
        <w:t>侯慧、何雪松</w:t>
      </w:r>
      <w:r w:rsidR="00134368">
        <w:rPr>
          <w:rFonts w:ascii="Times New Roman" w:eastAsia="宋体" w:hAnsi="Times New Roman" w:cs="Times New Roman" w:hint="eastAsia"/>
          <w:color w:val="EE0000"/>
          <w:sz w:val="24"/>
          <w:highlight w:val="yellow"/>
        </w:rPr>
        <w:t>,</w:t>
      </w:r>
      <w:r w:rsidR="00134368">
        <w:rPr>
          <w:rFonts w:ascii="Times New Roman" w:eastAsia="宋体" w:hAnsi="Times New Roman" w:cs="Times New Roman"/>
          <w:color w:val="EE0000"/>
          <w:sz w:val="24"/>
          <w:highlight w:val="yellow"/>
        </w:rPr>
        <w:t xml:space="preserve"> 2020</w:t>
      </w:r>
      <w:r w:rsidR="004D02EA">
        <w:rPr>
          <w:rFonts w:ascii="Times New Roman" w:eastAsia="宋体" w:hAnsi="Times New Roman" w:cs="Times New Roman"/>
          <w:color w:val="EE0000"/>
          <w:sz w:val="24"/>
          <w:highlight w:val="yellow"/>
        </w:rPr>
        <w:t xml:space="preserve">; </w:t>
      </w:r>
      <w:r w:rsidR="004D02EA">
        <w:rPr>
          <w:rFonts w:ascii="Times New Roman" w:eastAsia="宋体" w:hAnsi="Times New Roman" w:cs="Times New Roman" w:hint="eastAsia"/>
          <w:color w:val="EE0000"/>
          <w:sz w:val="24"/>
          <w:highlight w:val="yellow"/>
        </w:rPr>
        <w:t>梁萌</w:t>
      </w:r>
      <w:r w:rsidR="004F5C03">
        <w:rPr>
          <w:rFonts w:ascii="Times New Roman" w:eastAsia="宋体" w:hAnsi="Times New Roman" w:cs="Times New Roman"/>
          <w:color w:val="EE0000"/>
          <w:sz w:val="24"/>
          <w:highlight w:val="yellow"/>
        </w:rPr>
        <w:t>,</w:t>
      </w:r>
      <w:r w:rsidR="004D02EA">
        <w:rPr>
          <w:rFonts w:ascii="Times New Roman" w:eastAsia="宋体" w:hAnsi="Times New Roman" w:cs="Times New Roman" w:hint="eastAsia"/>
          <w:color w:val="EE0000"/>
          <w:sz w:val="24"/>
          <w:highlight w:val="yellow"/>
        </w:rPr>
        <w:t xml:space="preserve"> 2019</w:t>
      </w:r>
      <w:r w:rsidR="00E60351" w:rsidRPr="00627FA8">
        <w:rPr>
          <w:rFonts w:ascii="宋体" w:eastAsia="宋体" w:hAnsi="宋体"/>
          <w:color w:val="EE0000"/>
          <w:sz w:val="24"/>
          <w:highlight w:val="yellow"/>
        </w:rPr>
        <w:t>）</w:t>
      </w:r>
      <w:r w:rsidR="00134368">
        <w:rPr>
          <w:rFonts w:ascii="宋体" w:eastAsia="宋体" w:hAnsi="宋体" w:hint="eastAsia"/>
          <w:color w:val="EE0000"/>
          <w:sz w:val="24"/>
          <w:highlight w:val="yellow"/>
        </w:rPr>
        <w:t>和职业分化格局（李晓天</w:t>
      </w:r>
      <w:r w:rsidR="00C37476" w:rsidRPr="00673E9A">
        <w:rPr>
          <w:rFonts w:ascii="Times New Roman" w:eastAsia="宋体" w:hAnsi="Times New Roman" w:cs="Times New Roman"/>
          <w:color w:val="EE0000"/>
          <w:sz w:val="24"/>
          <w:highlight w:val="yellow"/>
        </w:rPr>
        <w:t>, 2023a</w:t>
      </w:r>
      <w:r w:rsidR="00134368">
        <w:rPr>
          <w:rFonts w:ascii="宋体" w:eastAsia="宋体" w:hAnsi="宋体" w:hint="eastAsia"/>
          <w:color w:val="EE0000"/>
          <w:sz w:val="24"/>
          <w:highlight w:val="yellow"/>
        </w:rPr>
        <w:t>）</w:t>
      </w:r>
      <w:r w:rsidR="00E60351" w:rsidRPr="00627FA8">
        <w:rPr>
          <w:rFonts w:ascii="宋体" w:eastAsia="宋体" w:hAnsi="宋体" w:hint="eastAsia"/>
          <w:color w:val="EE0000"/>
          <w:sz w:val="24"/>
          <w:highlight w:val="yellow"/>
        </w:rPr>
        <w:t>，</w:t>
      </w:r>
      <w:r w:rsidRPr="00627FA8">
        <w:rPr>
          <w:rFonts w:ascii="宋体" w:eastAsia="宋体" w:hAnsi="宋体" w:hint="eastAsia"/>
          <w:color w:val="EE0000"/>
          <w:sz w:val="24"/>
          <w:highlight w:val="yellow"/>
        </w:rPr>
        <w:t>较</w:t>
      </w:r>
      <w:r w:rsidRPr="00627FA8">
        <w:rPr>
          <w:rFonts w:ascii="宋体" w:eastAsia="宋体" w:hAnsi="宋体"/>
          <w:color w:val="EE0000"/>
          <w:sz w:val="24"/>
          <w:highlight w:val="yellow"/>
        </w:rPr>
        <w:t>少关注程序员的</w:t>
      </w:r>
      <w:r w:rsidR="00985074" w:rsidRPr="00627FA8">
        <w:rPr>
          <w:rFonts w:ascii="宋体" w:eastAsia="宋体" w:hAnsi="宋体" w:hint="eastAsia"/>
          <w:color w:val="EE0000"/>
          <w:sz w:val="24"/>
          <w:highlight w:val="yellow"/>
        </w:rPr>
        <w:t>主观世界</w:t>
      </w:r>
      <w:r w:rsidR="00C753D3">
        <w:rPr>
          <w:rFonts w:ascii="宋体" w:eastAsia="宋体" w:hAnsi="宋体" w:hint="eastAsia"/>
          <w:color w:val="EE0000"/>
          <w:sz w:val="24"/>
          <w:highlight w:val="yellow"/>
        </w:rPr>
        <w:t>（</w:t>
      </w:r>
      <w:r w:rsidR="00607DC2">
        <w:rPr>
          <w:rFonts w:ascii="宋体" w:eastAsia="宋体" w:hAnsi="宋体" w:hint="eastAsia"/>
          <w:color w:val="EE0000"/>
          <w:sz w:val="24"/>
          <w:highlight w:val="yellow"/>
        </w:rPr>
        <w:t>孙萍</w:t>
      </w:r>
      <w:r w:rsidR="00607DC2" w:rsidRPr="002B3A70">
        <w:rPr>
          <w:rFonts w:ascii="Times New Roman" w:eastAsia="宋体" w:hAnsi="Times New Roman" w:cs="Times New Roman"/>
          <w:color w:val="EE0000"/>
          <w:sz w:val="24"/>
          <w:highlight w:val="yellow"/>
        </w:rPr>
        <w:t xml:space="preserve">, 2019; </w:t>
      </w:r>
      <w:r w:rsidR="00C753D3">
        <w:rPr>
          <w:rFonts w:ascii="宋体" w:eastAsia="宋体" w:hAnsi="宋体" w:hint="eastAsia"/>
          <w:color w:val="EE0000"/>
          <w:sz w:val="24"/>
          <w:highlight w:val="yellow"/>
        </w:rPr>
        <w:t>王程韡、杨坤韵</w:t>
      </w:r>
      <w:r w:rsidR="00C753D3" w:rsidRPr="00A132C8">
        <w:rPr>
          <w:rFonts w:ascii="Times New Roman" w:eastAsia="宋体" w:hAnsi="Times New Roman" w:cs="Times New Roman"/>
          <w:color w:val="EE0000"/>
          <w:sz w:val="24"/>
          <w:highlight w:val="yellow"/>
        </w:rPr>
        <w:t>, 2019</w:t>
      </w:r>
      <w:r w:rsidR="00C753D3">
        <w:rPr>
          <w:rFonts w:ascii="宋体" w:eastAsia="宋体" w:hAnsi="宋体" w:hint="eastAsia"/>
          <w:color w:val="EE0000"/>
          <w:sz w:val="24"/>
          <w:highlight w:val="yellow"/>
        </w:rPr>
        <w:t>）</w:t>
      </w:r>
      <w:r w:rsidR="00AB7178">
        <w:rPr>
          <w:rFonts w:ascii="宋体" w:eastAsia="宋体" w:hAnsi="宋体" w:hint="eastAsia"/>
          <w:color w:val="EE0000"/>
          <w:sz w:val="24"/>
          <w:highlight w:val="yellow"/>
        </w:rPr>
        <w:t>。</w:t>
      </w:r>
      <w:r w:rsidR="00743745">
        <w:rPr>
          <w:rFonts w:ascii="宋体" w:eastAsia="宋体" w:hAnsi="宋体" w:hint="eastAsia"/>
          <w:color w:val="EE0000"/>
          <w:sz w:val="24"/>
          <w:highlight w:val="yellow"/>
        </w:rPr>
        <w:t>特别</w:t>
      </w:r>
      <w:r w:rsidRPr="00627FA8">
        <w:rPr>
          <w:rFonts w:ascii="宋体" w:eastAsia="宋体" w:hAnsi="宋体"/>
          <w:color w:val="EE0000"/>
          <w:sz w:val="24"/>
          <w:highlight w:val="yellow"/>
        </w:rPr>
        <w:t>是</w:t>
      </w:r>
      <w:r w:rsidR="000E15CC" w:rsidRPr="00627FA8">
        <w:rPr>
          <w:rFonts w:ascii="宋体" w:eastAsia="宋体" w:hAnsi="宋体" w:hint="eastAsia"/>
          <w:color w:val="EE0000"/>
          <w:sz w:val="24"/>
          <w:highlight w:val="yellow"/>
        </w:rPr>
        <w:t>程序员</w:t>
      </w:r>
      <w:r w:rsidR="007428CE" w:rsidRPr="00627FA8">
        <w:rPr>
          <w:rFonts w:ascii="宋体" w:eastAsia="宋体" w:hAnsi="宋体" w:hint="eastAsia"/>
          <w:color w:val="EE0000"/>
          <w:sz w:val="24"/>
          <w:highlight w:val="yellow"/>
        </w:rPr>
        <w:t>对</w:t>
      </w:r>
      <w:r w:rsidR="000E15CC" w:rsidRPr="00627FA8">
        <w:rPr>
          <w:rFonts w:ascii="宋体" w:eastAsia="宋体" w:hAnsi="宋体" w:hint="eastAsia"/>
          <w:color w:val="EE0000"/>
          <w:sz w:val="24"/>
          <w:highlight w:val="yellow"/>
        </w:rPr>
        <w:t>自身</w:t>
      </w:r>
      <w:r w:rsidR="007428CE" w:rsidRPr="00627FA8">
        <w:rPr>
          <w:rFonts w:ascii="宋体" w:eastAsia="宋体" w:hAnsi="宋体" w:hint="eastAsia"/>
          <w:color w:val="EE0000"/>
          <w:sz w:val="24"/>
          <w:highlight w:val="yellow"/>
        </w:rPr>
        <w:t>职业的理解与</w:t>
      </w:r>
      <w:r w:rsidRPr="00627FA8">
        <w:rPr>
          <w:rFonts w:ascii="宋体" w:eastAsia="宋体" w:hAnsi="宋体"/>
          <w:color w:val="EE0000"/>
          <w:sz w:val="24"/>
          <w:highlight w:val="yellow"/>
        </w:rPr>
        <w:t>认同，仍缺乏</w:t>
      </w:r>
      <w:r w:rsidR="003306A5" w:rsidRPr="00627FA8">
        <w:rPr>
          <w:rFonts w:ascii="宋体" w:eastAsia="宋体" w:hAnsi="宋体" w:hint="eastAsia"/>
          <w:color w:val="EE0000"/>
          <w:sz w:val="24"/>
          <w:highlight w:val="yellow"/>
        </w:rPr>
        <w:t>系统的</w:t>
      </w:r>
      <w:r w:rsidR="004B285D">
        <w:rPr>
          <w:rFonts w:ascii="宋体" w:eastAsia="宋体" w:hAnsi="宋体" w:hint="eastAsia"/>
          <w:color w:val="EE0000"/>
          <w:sz w:val="24"/>
          <w:highlight w:val="yellow"/>
        </w:rPr>
        <w:t>量化</w:t>
      </w:r>
      <w:r w:rsidRPr="00627FA8">
        <w:rPr>
          <w:rFonts w:ascii="宋体" w:eastAsia="宋体" w:hAnsi="宋体"/>
          <w:color w:val="EE0000"/>
          <w:sz w:val="24"/>
          <w:highlight w:val="yellow"/>
        </w:rPr>
        <w:t>考察。</w:t>
      </w:r>
      <w:r w:rsidR="001F6780" w:rsidRPr="00627FA8">
        <w:rPr>
          <w:rFonts w:ascii="宋体" w:eastAsia="宋体" w:hAnsi="宋体" w:hint="eastAsia"/>
          <w:color w:val="EE0000"/>
          <w:sz w:val="24"/>
          <w:highlight w:val="yellow"/>
        </w:rPr>
        <w:t>这种研究取向，</w:t>
      </w:r>
      <w:r w:rsidR="00C1746B">
        <w:rPr>
          <w:rFonts w:ascii="宋体" w:eastAsia="宋体" w:hAnsi="宋体" w:hint="eastAsia"/>
          <w:color w:val="EE0000"/>
          <w:sz w:val="24"/>
          <w:highlight w:val="yellow"/>
        </w:rPr>
        <w:t>在一定程度上</w:t>
      </w:r>
      <w:r w:rsidR="00C212AB">
        <w:rPr>
          <w:rFonts w:ascii="宋体" w:eastAsia="宋体" w:hAnsi="宋体" w:hint="eastAsia"/>
          <w:color w:val="EE0000"/>
          <w:sz w:val="24"/>
          <w:highlight w:val="yellow"/>
        </w:rPr>
        <w:t>反映</w:t>
      </w:r>
      <w:r w:rsidR="00F5250E">
        <w:rPr>
          <w:rFonts w:ascii="宋体" w:eastAsia="宋体" w:hAnsi="宋体" w:hint="eastAsia"/>
          <w:color w:val="EE0000"/>
          <w:sz w:val="24"/>
          <w:highlight w:val="yellow"/>
        </w:rPr>
        <w:t>出</w:t>
      </w:r>
      <w:r w:rsidR="001F6780" w:rsidRPr="00627FA8">
        <w:rPr>
          <w:rFonts w:ascii="宋体" w:eastAsia="宋体" w:hAnsi="宋体" w:hint="eastAsia"/>
          <w:color w:val="EE0000"/>
          <w:sz w:val="24"/>
          <w:highlight w:val="yellow"/>
        </w:rPr>
        <w:t>劳动社会学中以布雷弗曼为代表的分析</w:t>
      </w:r>
      <w:r w:rsidR="00321761" w:rsidRPr="00627FA8">
        <w:rPr>
          <w:rFonts w:ascii="宋体" w:eastAsia="宋体" w:hAnsi="宋体" w:hint="eastAsia"/>
          <w:color w:val="EE0000"/>
          <w:sz w:val="24"/>
          <w:highlight w:val="yellow"/>
        </w:rPr>
        <w:t>传统</w:t>
      </w:r>
      <w:r w:rsidR="00B63F78">
        <w:rPr>
          <w:rFonts w:ascii="宋体" w:eastAsia="宋体" w:hAnsi="宋体" w:hint="eastAsia"/>
          <w:color w:val="EE0000"/>
          <w:sz w:val="24"/>
          <w:highlight w:val="yellow"/>
        </w:rPr>
        <w:t>，也即</w:t>
      </w:r>
      <w:r w:rsidR="008E2059">
        <w:rPr>
          <w:rFonts w:ascii="宋体" w:eastAsia="宋体" w:hAnsi="宋体" w:hint="eastAsia"/>
          <w:color w:val="EE0000"/>
          <w:sz w:val="24"/>
          <w:highlight w:val="yellow"/>
        </w:rPr>
        <w:t>将</w:t>
      </w:r>
      <w:r w:rsidR="001E6728">
        <w:rPr>
          <w:rFonts w:ascii="宋体" w:eastAsia="宋体" w:hAnsi="宋体" w:hint="eastAsia"/>
          <w:color w:val="EE0000"/>
          <w:sz w:val="24"/>
          <w:highlight w:val="yellow"/>
        </w:rPr>
        <w:t>研究重心更多放在劳动过程中的</w:t>
      </w:r>
      <w:r w:rsidR="00F81806">
        <w:rPr>
          <w:rFonts w:ascii="宋体" w:eastAsia="宋体" w:hAnsi="宋体" w:hint="eastAsia"/>
          <w:color w:val="EE0000"/>
          <w:sz w:val="24"/>
          <w:highlight w:val="yellow"/>
        </w:rPr>
        <w:t>客观</w:t>
      </w:r>
      <w:r w:rsidR="001E6728">
        <w:rPr>
          <w:rFonts w:ascii="宋体" w:eastAsia="宋体" w:hAnsi="宋体" w:hint="eastAsia"/>
          <w:color w:val="EE0000"/>
          <w:sz w:val="24"/>
          <w:highlight w:val="yellow"/>
        </w:rPr>
        <w:t>约束，而弱化对劳动者主观能动性的</w:t>
      </w:r>
      <w:r w:rsidR="002B5E4D">
        <w:rPr>
          <w:rFonts w:ascii="宋体" w:eastAsia="宋体" w:hAnsi="宋体" w:hint="eastAsia"/>
          <w:color w:val="EE0000"/>
          <w:sz w:val="24"/>
          <w:highlight w:val="yellow"/>
        </w:rPr>
        <w:t>分析</w:t>
      </w:r>
      <w:r w:rsidR="00321761" w:rsidRPr="00627FA8">
        <w:rPr>
          <w:rFonts w:ascii="宋体" w:eastAsia="宋体" w:hAnsi="宋体" w:hint="eastAsia"/>
          <w:color w:val="EE0000"/>
          <w:sz w:val="24"/>
          <w:highlight w:val="yellow"/>
        </w:rPr>
        <w:t>（庄家炽</w:t>
      </w:r>
      <w:r w:rsidR="00321761" w:rsidRPr="00627FA8">
        <w:rPr>
          <w:rFonts w:ascii="Times New Roman" w:eastAsia="宋体" w:hAnsi="Times New Roman" w:cs="Times New Roman"/>
          <w:color w:val="EE0000"/>
          <w:sz w:val="24"/>
          <w:highlight w:val="yellow"/>
        </w:rPr>
        <w:t>, 2018</w:t>
      </w:r>
      <w:r w:rsidR="00321761" w:rsidRPr="00627FA8">
        <w:rPr>
          <w:rFonts w:ascii="宋体" w:eastAsia="宋体" w:hAnsi="宋体" w:hint="eastAsia"/>
          <w:color w:val="EE0000"/>
          <w:sz w:val="24"/>
          <w:highlight w:val="yellow"/>
        </w:rPr>
        <w:t>）。</w:t>
      </w:r>
    </w:p>
    <w:p w14:paraId="05F9782F" w14:textId="5E0F4489" w:rsidR="0030574B" w:rsidRPr="00E0439A" w:rsidRDefault="008351AC" w:rsidP="00E0439A">
      <w:pPr>
        <w:spacing w:line="276" w:lineRule="auto"/>
        <w:ind w:firstLineChars="200" w:firstLine="480"/>
        <w:rPr>
          <w:rFonts w:ascii="宋体" w:eastAsia="宋体" w:hAnsi="宋体" w:cs="Times New Roman"/>
          <w:color w:val="EE0000"/>
          <w:sz w:val="24"/>
          <w:highlight w:val="yellow"/>
        </w:rPr>
      </w:pPr>
      <w:r>
        <w:rPr>
          <w:rFonts w:ascii="宋体" w:eastAsia="宋体" w:hAnsi="宋体" w:hint="eastAsia"/>
          <w:color w:val="EE0000"/>
          <w:sz w:val="24"/>
          <w:highlight w:val="yellow"/>
        </w:rPr>
        <w:t>与此形成鲜明对比的是</w:t>
      </w:r>
      <w:r w:rsidR="00684881">
        <w:rPr>
          <w:rFonts w:ascii="宋体" w:eastAsia="宋体" w:hAnsi="宋体" w:hint="eastAsia"/>
          <w:color w:val="EE0000"/>
          <w:sz w:val="24"/>
          <w:highlight w:val="yellow"/>
        </w:rPr>
        <w:t>以布洛维为代表的另一脉络</w:t>
      </w:r>
      <w:r w:rsidR="00D2069C">
        <w:rPr>
          <w:rFonts w:ascii="宋体" w:eastAsia="宋体" w:hAnsi="宋体" w:hint="eastAsia"/>
          <w:color w:val="EE0000"/>
          <w:sz w:val="24"/>
          <w:highlight w:val="yellow"/>
        </w:rPr>
        <w:t>，</w:t>
      </w:r>
      <w:r w:rsidR="00684881">
        <w:rPr>
          <w:rFonts w:ascii="宋体" w:eastAsia="宋体" w:hAnsi="宋体" w:hint="eastAsia"/>
          <w:color w:val="EE0000"/>
          <w:sz w:val="24"/>
          <w:highlight w:val="yellow"/>
        </w:rPr>
        <w:t>关注</w:t>
      </w:r>
      <w:r w:rsidR="007A2F6F" w:rsidRPr="00627FA8">
        <w:rPr>
          <w:rFonts w:ascii="宋体" w:eastAsia="宋体" w:hAnsi="宋体" w:cs="Times New Roman" w:hint="eastAsia"/>
          <w:color w:val="EE0000"/>
          <w:sz w:val="24"/>
          <w:highlight w:val="yellow"/>
        </w:rPr>
        <w:t>劳动者</w:t>
      </w:r>
      <w:r w:rsidR="002E5F00">
        <w:rPr>
          <w:rFonts w:ascii="宋体" w:eastAsia="宋体" w:hAnsi="宋体" w:cs="Times New Roman" w:hint="eastAsia"/>
          <w:color w:val="EE0000"/>
          <w:sz w:val="24"/>
          <w:highlight w:val="yellow"/>
        </w:rPr>
        <w:t>的体验本身，</w:t>
      </w:r>
      <w:r w:rsidR="008D535D">
        <w:rPr>
          <w:rFonts w:ascii="宋体" w:eastAsia="宋体" w:hAnsi="宋体" w:cs="Times New Roman" w:hint="eastAsia"/>
          <w:color w:val="EE0000"/>
          <w:sz w:val="24"/>
          <w:highlight w:val="yellow"/>
        </w:rPr>
        <w:t>强调</w:t>
      </w:r>
      <w:r w:rsidR="00D01BB9">
        <w:rPr>
          <w:rFonts w:ascii="宋体" w:eastAsia="宋体" w:hAnsi="宋体" w:cs="Times New Roman" w:hint="eastAsia"/>
          <w:color w:val="EE0000"/>
          <w:sz w:val="24"/>
          <w:highlight w:val="yellow"/>
        </w:rPr>
        <w:t>劳动者</w:t>
      </w:r>
      <w:r w:rsidR="002D1982" w:rsidRPr="00627FA8">
        <w:rPr>
          <w:rFonts w:ascii="宋体" w:eastAsia="宋体" w:hAnsi="宋体" w:cs="Times New Roman" w:hint="eastAsia"/>
          <w:color w:val="EE0000"/>
          <w:sz w:val="24"/>
          <w:highlight w:val="yellow"/>
        </w:rPr>
        <w:t>如何在</w:t>
      </w:r>
      <w:r w:rsidR="008D535D">
        <w:rPr>
          <w:rFonts w:ascii="宋体" w:eastAsia="宋体" w:hAnsi="宋体" w:cs="Times New Roman" w:hint="eastAsia"/>
          <w:color w:val="EE0000"/>
          <w:sz w:val="24"/>
          <w:highlight w:val="yellow"/>
        </w:rPr>
        <w:t>具体的</w:t>
      </w:r>
      <w:r w:rsidR="002D1982" w:rsidRPr="00627FA8">
        <w:rPr>
          <w:rFonts w:ascii="宋体" w:eastAsia="宋体" w:hAnsi="宋体" w:cs="Times New Roman" w:hint="eastAsia"/>
          <w:color w:val="EE0000"/>
          <w:sz w:val="24"/>
          <w:highlight w:val="yellow"/>
        </w:rPr>
        <w:t>组织和文化情境中理解自身角色并形成认同</w:t>
      </w:r>
      <w:r w:rsidR="00D471CE">
        <w:rPr>
          <w:rFonts w:ascii="宋体" w:eastAsia="宋体" w:hAnsi="宋体" w:cs="Times New Roman" w:hint="eastAsia"/>
          <w:color w:val="EE0000"/>
          <w:sz w:val="24"/>
          <w:highlight w:val="yellow"/>
        </w:rPr>
        <w:t>（</w:t>
      </w:r>
      <w:r w:rsidR="00D471CE" w:rsidRPr="00627FA8">
        <w:rPr>
          <w:rFonts w:ascii="宋体" w:eastAsia="宋体" w:hAnsi="宋体" w:cs="Times New Roman" w:hint="eastAsia"/>
          <w:color w:val="EE0000"/>
          <w:sz w:val="24"/>
          <w:highlight w:val="yellow"/>
        </w:rPr>
        <w:t>李晓天</w:t>
      </w:r>
      <w:r w:rsidR="00D471CE" w:rsidRPr="00627FA8">
        <w:rPr>
          <w:rFonts w:ascii="Times New Roman" w:eastAsia="宋体" w:hAnsi="Times New Roman" w:cs="Times New Roman"/>
          <w:color w:val="EE0000"/>
          <w:sz w:val="24"/>
          <w:highlight w:val="yellow"/>
        </w:rPr>
        <w:t>, 2023b</w:t>
      </w:r>
      <w:r w:rsidR="00A9500C">
        <w:rPr>
          <w:rFonts w:ascii="Times New Roman" w:eastAsia="宋体" w:hAnsi="Times New Roman" w:cs="Times New Roman"/>
          <w:color w:val="EE0000"/>
          <w:sz w:val="24"/>
          <w:highlight w:val="yellow"/>
        </w:rPr>
        <w:t xml:space="preserve">; </w:t>
      </w:r>
      <w:r w:rsidR="00A9500C">
        <w:rPr>
          <w:rFonts w:ascii="Times New Roman" w:eastAsia="宋体" w:hAnsi="Times New Roman" w:cs="Times New Roman" w:hint="eastAsia"/>
          <w:color w:val="EE0000"/>
          <w:sz w:val="24"/>
          <w:highlight w:val="yellow"/>
        </w:rPr>
        <w:t>闻翔、周潇</w:t>
      </w:r>
      <w:r w:rsidR="00A9500C">
        <w:rPr>
          <w:rFonts w:ascii="Times New Roman" w:eastAsia="宋体" w:hAnsi="Times New Roman" w:cs="Times New Roman"/>
          <w:color w:val="EE0000"/>
          <w:sz w:val="24"/>
          <w:highlight w:val="yellow"/>
        </w:rPr>
        <w:t>, 2007</w:t>
      </w:r>
      <w:r w:rsidR="00D471CE">
        <w:rPr>
          <w:rFonts w:ascii="Times New Roman" w:eastAsia="宋体" w:hAnsi="Times New Roman" w:cs="Times New Roman" w:hint="eastAsia"/>
          <w:color w:val="EE0000"/>
          <w:sz w:val="24"/>
          <w:highlight w:val="yellow"/>
        </w:rPr>
        <w:t>）</w:t>
      </w:r>
      <w:r w:rsidR="007A2F6F" w:rsidRPr="00627FA8">
        <w:rPr>
          <w:rFonts w:ascii="宋体" w:eastAsia="宋体" w:hAnsi="宋体" w:cs="Times New Roman" w:hint="eastAsia"/>
          <w:color w:val="EE0000"/>
          <w:sz w:val="24"/>
          <w:highlight w:val="yellow"/>
        </w:rPr>
        <w:t>。</w:t>
      </w:r>
      <w:r w:rsidR="00C404D1" w:rsidRPr="00627FA8">
        <w:rPr>
          <w:rFonts w:ascii="宋体" w:eastAsia="宋体" w:hAnsi="宋体" w:cs="Times New Roman" w:hint="eastAsia"/>
          <w:color w:val="EE0000"/>
          <w:sz w:val="24"/>
          <w:highlight w:val="yellow"/>
        </w:rPr>
        <w:t>对于程序员而言，</w:t>
      </w:r>
      <w:r w:rsidR="006E0231">
        <w:rPr>
          <w:rFonts w:ascii="宋体" w:eastAsia="宋体" w:hAnsi="宋体" w:cs="Times New Roman" w:hint="eastAsia"/>
          <w:color w:val="EE0000"/>
          <w:sz w:val="24"/>
          <w:highlight w:val="yellow"/>
        </w:rPr>
        <w:t>这</w:t>
      </w:r>
      <w:r w:rsidR="00C404D1" w:rsidRPr="00627FA8">
        <w:rPr>
          <w:rFonts w:ascii="宋体" w:eastAsia="宋体" w:hAnsi="宋体" w:cs="Times New Roman" w:hint="eastAsia"/>
          <w:color w:val="EE0000"/>
          <w:sz w:val="24"/>
          <w:highlight w:val="yellow"/>
        </w:rPr>
        <w:t>一脉络尤为关键：其劳动</w:t>
      </w:r>
      <w:r w:rsidR="00897C4F">
        <w:rPr>
          <w:rFonts w:ascii="宋体" w:eastAsia="宋体" w:hAnsi="宋体" w:cs="Times New Roman" w:hint="eastAsia"/>
          <w:color w:val="EE0000"/>
          <w:sz w:val="24"/>
          <w:highlight w:val="yellow"/>
        </w:rPr>
        <w:t>过程高</w:t>
      </w:r>
      <w:r w:rsidR="00897C4F">
        <w:rPr>
          <w:rFonts w:ascii="宋体" w:eastAsia="宋体" w:hAnsi="宋体" w:cs="Times New Roman" w:hint="eastAsia"/>
          <w:color w:val="EE0000"/>
          <w:sz w:val="24"/>
          <w:highlight w:val="yellow"/>
        </w:rPr>
        <w:lastRenderedPageBreak/>
        <w:t>度依赖创造性与自主判断</w:t>
      </w:r>
      <w:r w:rsidR="00D31078">
        <w:rPr>
          <w:rFonts w:ascii="宋体" w:eastAsia="宋体" w:hAnsi="宋体" w:cs="Times New Roman" w:hint="eastAsia"/>
          <w:color w:val="EE0000"/>
          <w:sz w:val="24"/>
          <w:highlight w:val="yellow"/>
        </w:rPr>
        <w:t>，</w:t>
      </w:r>
      <w:r w:rsidR="00627FA8" w:rsidRPr="00627FA8">
        <w:rPr>
          <w:rFonts w:ascii="宋体" w:eastAsia="宋体" w:hAnsi="宋体" w:cs="Times New Roman" w:hint="eastAsia"/>
          <w:color w:val="EE0000"/>
          <w:sz w:val="24"/>
          <w:highlight w:val="yellow"/>
        </w:rPr>
        <w:t>在理论上</w:t>
      </w:r>
      <w:r w:rsidR="004765FD">
        <w:rPr>
          <w:rFonts w:ascii="宋体" w:eastAsia="宋体" w:hAnsi="宋体" w:cs="Times New Roman" w:hint="eastAsia"/>
          <w:color w:val="EE0000"/>
          <w:sz w:val="24"/>
          <w:highlight w:val="yellow"/>
        </w:rPr>
        <w:t>常</w:t>
      </w:r>
      <w:r w:rsidR="00627FA8" w:rsidRPr="00627FA8">
        <w:rPr>
          <w:rFonts w:ascii="宋体" w:eastAsia="宋体" w:hAnsi="宋体" w:cs="Times New Roman" w:hint="eastAsia"/>
          <w:color w:val="EE0000"/>
          <w:sz w:val="24"/>
          <w:highlight w:val="yellow"/>
        </w:rPr>
        <w:t>被认为是</w:t>
      </w:r>
      <w:r w:rsidR="00FE34F5" w:rsidRPr="00627FA8">
        <w:rPr>
          <w:rFonts w:ascii="宋体" w:eastAsia="宋体" w:hAnsi="宋体" w:cs="Times New Roman" w:hint="eastAsia"/>
          <w:color w:val="EE0000"/>
          <w:sz w:val="24"/>
          <w:highlight w:val="yellow"/>
        </w:rPr>
        <w:t>“不可管理”</w:t>
      </w:r>
      <w:r w:rsidR="004A21B2">
        <w:rPr>
          <w:rFonts w:ascii="宋体" w:eastAsia="宋体" w:hAnsi="宋体" w:cs="Times New Roman" w:hint="eastAsia"/>
          <w:color w:val="EE0000"/>
          <w:sz w:val="24"/>
          <w:highlight w:val="yellow"/>
        </w:rPr>
        <w:t>（</w:t>
      </w:r>
      <w:r w:rsidR="004A21B2" w:rsidRPr="001D305E">
        <w:rPr>
          <w:rFonts w:ascii="Times New Roman" w:eastAsia="宋体" w:hAnsi="Times New Roman" w:cs="Times New Roman"/>
          <w:color w:val="EE0000"/>
          <w:sz w:val="24"/>
          <w:highlight w:val="yellow"/>
        </w:rPr>
        <w:t xml:space="preserve">Kunda, </w:t>
      </w:r>
      <w:r w:rsidR="00CC722A">
        <w:rPr>
          <w:rFonts w:ascii="Times New Roman" w:eastAsia="宋体" w:hAnsi="Times New Roman" w:cs="Times New Roman" w:hint="eastAsia"/>
          <w:color w:val="EE0000"/>
          <w:sz w:val="24"/>
          <w:highlight w:val="yellow"/>
        </w:rPr>
        <w:t>1992</w:t>
      </w:r>
      <w:r w:rsidR="00CC722A">
        <w:rPr>
          <w:rFonts w:ascii="Times New Roman" w:eastAsia="宋体" w:hAnsi="Times New Roman" w:cs="Times New Roman"/>
          <w:color w:val="EE0000"/>
          <w:sz w:val="24"/>
          <w:highlight w:val="yellow"/>
        </w:rPr>
        <w:t>: 5</w:t>
      </w:r>
      <w:r w:rsidR="004A21B2">
        <w:rPr>
          <w:rFonts w:ascii="宋体" w:eastAsia="宋体" w:hAnsi="宋体" w:cs="Times New Roman"/>
          <w:color w:val="EE0000"/>
          <w:sz w:val="24"/>
          <w:highlight w:val="yellow"/>
        </w:rPr>
        <w:t>）</w:t>
      </w:r>
      <w:r w:rsidR="00E5192D">
        <w:rPr>
          <w:rFonts w:ascii="宋体" w:eastAsia="宋体" w:hAnsi="宋体" w:cs="Times New Roman" w:hint="eastAsia"/>
          <w:color w:val="EE0000"/>
          <w:sz w:val="24"/>
          <w:highlight w:val="yellow"/>
        </w:rPr>
        <w:t>或需要“软性管理”</w:t>
      </w:r>
      <w:r w:rsidR="00FC1C94">
        <w:rPr>
          <w:rFonts w:ascii="宋体" w:eastAsia="宋体" w:hAnsi="宋体" w:cs="Times New Roman" w:hint="eastAsia"/>
          <w:color w:val="EE0000"/>
          <w:sz w:val="24"/>
          <w:highlight w:val="yellow"/>
        </w:rPr>
        <w:t>（</w:t>
      </w:r>
      <w:r w:rsidR="00FC1C94" w:rsidRPr="00627FA8">
        <w:rPr>
          <w:rFonts w:ascii="宋体" w:eastAsia="宋体" w:hAnsi="宋体" w:cs="Times New Roman" w:hint="eastAsia"/>
          <w:color w:val="EE0000"/>
          <w:sz w:val="24"/>
          <w:highlight w:val="yellow"/>
        </w:rPr>
        <w:t>李晓天</w:t>
      </w:r>
      <w:r w:rsidR="00FC1C94" w:rsidRPr="00627FA8">
        <w:rPr>
          <w:rFonts w:ascii="Times New Roman" w:eastAsia="宋体" w:hAnsi="Times New Roman" w:cs="Times New Roman"/>
          <w:color w:val="EE0000"/>
          <w:sz w:val="24"/>
          <w:highlight w:val="yellow"/>
        </w:rPr>
        <w:t>, 2023b</w:t>
      </w:r>
      <w:r w:rsidR="007507B6">
        <w:rPr>
          <w:rFonts w:ascii="Times New Roman" w:eastAsia="宋体" w:hAnsi="Times New Roman" w:cs="Times New Roman"/>
          <w:color w:val="EE0000"/>
          <w:sz w:val="24"/>
          <w:highlight w:val="yellow"/>
        </w:rPr>
        <w:t>:</w:t>
      </w:r>
      <w:r w:rsidR="007507B6">
        <w:rPr>
          <w:rFonts w:ascii="Times New Roman" w:eastAsia="宋体" w:hAnsi="Times New Roman" w:cs="Times New Roman" w:hint="eastAsia"/>
          <w:color w:val="EE0000"/>
          <w:sz w:val="24"/>
          <w:highlight w:val="yellow"/>
        </w:rPr>
        <w:t xml:space="preserve"> 243</w:t>
      </w:r>
      <w:r w:rsidR="00CE7C68">
        <w:rPr>
          <w:rFonts w:ascii="Times New Roman" w:eastAsia="宋体" w:hAnsi="Times New Roman" w:cs="Times New Roman"/>
          <w:color w:val="EE0000"/>
          <w:sz w:val="24"/>
          <w:highlight w:val="yellow"/>
        </w:rPr>
        <w:t xml:space="preserve">; </w:t>
      </w:r>
      <w:r w:rsidR="00CE7C68">
        <w:rPr>
          <w:rFonts w:ascii="Times New Roman" w:eastAsia="宋体" w:hAnsi="Times New Roman" w:cs="Times New Roman" w:hint="eastAsia"/>
          <w:color w:val="EE0000"/>
          <w:sz w:val="24"/>
          <w:highlight w:val="yellow"/>
        </w:rPr>
        <w:t>李强、刘杰</w:t>
      </w:r>
      <w:r w:rsidR="00CE7C68">
        <w:rPr>
          <w:rFonts w:ascii="Times New Roman" w:eastAsia="宋体" w:hAnsi="Times New Roman" w:cs="Times New Roman"/>
          <w:color w:val="EE0000"/>
          <w:sz w:val="24"/>
          <w:highlight w:val="yellow"/>
        </w:rPr>
        <w:t>, 2020</w:t>
      </w:r>
      <w:r w:rsidR="0082088D">
        <w:rPr>
          <w:rFonts w:ascii="Times New Roman" w:eastAsia="宋体" w:hAnsi="Times New Roman" w:cs="Times New Roman" w:hint="eastAsia"/>
          <w:color w:val="EE0000"/>
          <w:sz w:val="24"/>
          <w:highlight w:val="yellow"/>
        </w:rPr>
        <w:t>）</w:t>
      </w:r>
      <w:r w:rsidR="00E5192D">
        <w:rPr>
          <w:rFonts w:ascii="宋体" w:eastAsia="宋体" w:hAnsi="宋体" w:cs="Times New Roman" w:hint="eastAsia"/>
          <w:color w:val="EE0000"/>
          <w:sz w:val="24"/>
          <w:highlight w:val="yellow"/>
        </w:rPr>
        <w:t>。</w:t>
      </w:r>
      <w:r w:rsidR="0030574B">
        <w:rPr>
          <w:rFonts w:ascii="宋体" w:eastAsia="宋体" w:hAnsi="宋体" w:cs="Times New Roman" w:hint="eastAsia"/>
          <w:color w:val="EE0000"/>
          <w:sz w:val="24"/>
          <w:highlight w:val="yellow"/>
        </w:rPr>
        <w:t>因此</w:t>
      </w:r>
      <w:r w:rsidR="0030574B" w:rsidRPr="0030574B">
        <w:rPr>
          <w:rFonts w:ascii="宋体" w:eastAsia="宋体" w:hAnsi="宋体" w:cs="Times New Roman"/>
          <w:color w:val="EE0000"/>
          <w:sz w:val="24"/>
          <w:highlight w:val="yellow"/>
        </w:rPr>
        <w:t>，</w:t>
      </w:r>
      <w:r w:rsidR="008279D8">
        <w:rPr>
          <w:rFonts w:ascii="宋体" w:eastAsia="宋体" w:hAnsi="宋体" w:cs="Times New Roman" w:hint="eastAsia"/>
          <w:color w:val="EE0000"/>
          <w:sz w:val="24"/>
          <w:highlight w:val="yellow"/>
        </w:rPr>
        <w:t>程序员</w:t>
      </w:r>
      <w:r w:rsidR="0030574B" w:rsidRPr="0030574B">
        <w:rPr>
          <w:rFonts w:ascii="宋体" w:eastAsia="宋体" w:hAnsi="宋体" w:cs="Times New Roman"/>
          <w:color w:val="EE0000"/>
          <w:sz w:val="24"/>
          <w:highlight w:val="yellow"/>
        </w:rPr>
        <w:t>如何</w:t>
      </w:r>
      <w:r w:rsidR="00AE5961">
        <w:rPr>
          <w:rFonts w:ascii="宋体" w:eastAsia="宋体" w:hAnsi="宋体" w:cs="Times New Roman" w:hint="eastAsia"/>
          <w:color w:val="EE0000"/>
          <w:sz w:val="24"/>
          <w:highlight w:val="yellow"/>
        </w:rPr>
        <w:t>理解</w:t>
      </w:r>
      <w:r w:rsidR="009A0F29">
        <w:rPr>
          <w:rFonts w:ascii="宋体" w:eastAsia="宋体" w:hAnsi="宋体" w:cs="Times New Roman" w:hint="eastAsia"/>
          <w:color w:val="EE0000"/>
          <w:sz w:val="24"/>
          <w:highlight w:val="yellow"/>
        </w:rPr>
        <w:t>自己的</w:t>
      </w:r>
      <w:r w:rsidR="0030574B" w:rsidRPr="0030574B">
        <w:rPr>
          <w:rFonts w:ascii="宋体" w:eastAsia="宋体" w:hAnsi="宋体" w:cs="Times New Roman"/>
          <w:color w:val="EE0000"/>
          <w:sz w:val="24"/>
          <w:highlight w:val="yellow"/>
        </w:rPr>
        <w:t>职业</w:t>
      </w:r>
      <w:r w:rsidR="004B5808">
        <w:rPr>
          <w:rFonts w:ascii="宋体" w:eastAsia="宋体" w:hAnsi="宋体" w:cs="Times New Roman" w:hint="eastAsia"/>
          <w:color w:val="EE0000"/>
          <w:sz w:val="24"/>
          <w:highlight w:val="yellow"/>
        </w:rPr>
        <w:t>选择与职业</w:t>
      </w:r>
      <w:r w:rsidR="0030574B" w:rsidRPr="0030574B">
        <w:rPr>
          <w:rFonts w:ascii="宋体" w:eastAsia="宋体" w:hAnsi="宋体" w:cs="Times New Roman"/>
          <w:color w:val="EE0000"/>
          <w:sz w:val="24"/>
          <w:highlight w:val="yellow"/>
        </w:rPr>
        <w:t>价值，本身</w:t>
      </w:r>
      <w:r w:rsidR="003F6B82">
        <w:rPr>
          <w:rFonts w:ascii="宋体" w:eastAsia="宋体" w:hAnsi="宋体" w:cs="Times New Roman" w:hint="eastAsia"/>
          <w:color w:val="EE0000"/>
          <w:sz w:val="24"/>
          <w:highlight w:val="yellow"/>
        </w:rPr>
        <w:t>就</w:t>
      </w:r>
      <w:r w:rsidR="0030574B" w:rsidRPr="0030574B">
        <w:rPr>
          <w:rFonts w:ascii="宋体" w:eastAsia="宋体" w:hAnsi="宋体" w:cs="Times New Roman"/>
          <w:color w:val="EE0000"/>
          <w:sz w:val="24"/>
          <w:highlight w:val="yellow"/>
        </w:rPr>
        <w:t>是</w:t>
      </w:r>
      <w:r w:rsidR="00435C36">
        <w:rPr>
          <w:rFonts w:ascii="宋体" w:eastAsia="宋体" w:hAnsi="宋体" w:cs="Times New Roman" w:hint="eastAsia"/>
          <w:color w:val="EE0000"/>
          <w:sz w:val="24"/>
          <w:highlight w:val="yellow"/>
        </w:rPr>
        <w:t>其</w:t>
      </w:r>
      <w:r w:rsidR="0030574B" w:rsidRPr="0030574B">
        <w:rPr>
          <w:rFonts w:ascii="宋体" w:eastAsia="宋体" w:hAnsi="宋体" w:cs="Times New Roman"/>
          <w:color w:val="EE0000"/>
          <w:sz w:val="24"/>
          <w:highlight w:val="yellow"/>
        </w:rPr>
        <w:t>劳动过程得以</w:t>
      </w:r>
      <w:r w:rsidR="00B51F6D">
        <w:rPr>
          <w:rFonts w:ascii="宋体" w:eastAsia="宋体" w:hAnsi="宋体" w:cs="Times New Roman" w:hint="eastAsia"/>
          <w:color w:val="EE0000"/>
          <w:sz w:val="24"/>
          <w:highlight w:val="yellow"/>
        </w:rPr>
        <w:t>维系</w:t>
      </w:r>
      <w:r w:rsidR="0030574B" w:rsidRPr="0030574B">
        <w:rPr>
          <w:rFonts w:ascii="宋体" w:eastAsia="宋体" w:hAnsi="宋体" w:cs="Times New Roman"/>
          <w:color w:val="EE0000"/>
          <w:sz w:val="24"/>
          <w:highlight w:val="yellow"/>
        </w:rPr>
        <w:t>的</w:t>
      </w:r>
      <w:r w:rsidR="00B51F6D">
        <w:rPr>
          <w:rFonts w:ascii="宋体" w:eastAsia="宋体" w:hAnsi="宋体" w:cs="Times New Roman" w:hint="eastAsia"/>
          <w:color w:val="EE0000"/>
          <w:sz w:val="24"/>
          <w:highlight w:val="yellow"/>
        </w:rPr>
        <w:t>基础</w:t>
      </w:r>
      <w:r w:rsidR="0030574B" w:rsidRPr="0030574B">
        <w:rPr>
          <w:rFonts w:ascii="宋体" w:eastAsia="宋体" w:hAnsi="宋体" w:cs="Times New Roman"/>
          <w:color w:val="EE0000"/>
          <w:sz w:val="24"/>
          <w:highlight w:val="yellow"/>
        </w:rPr>
        <w:t>条件</w:t>
      </w:r>
      <w:r w:rsidR="00B51F6D">
        <w:rPr>
          <w:rFonts w:ascii="宋体" w:eastAsia="宋体" w:hAnsi="宋体" w:cs="Times New Roman" w:hint="eastAsia"/>
          <w:color w:val="EE0000"/>
          <w:sz w:val="24"/>
          <w:highlight w:val="yellow"/>
        </w:rPr>
        <w:t>和决策劳动方式的心理依凭</w:t>
      </w:r>
      <w:r w:rsidR="008B498D">
        <w:rPr>
          <w:rFonts w:ascii="宋体" w:eastAsia="宋体" w:hAnsi="宋体" w:cs="Times New Roman" w:hint="eastAsia"/>
          <w:color w:val="EE0000"/>
          <w:sz w:val="24"/>
          <w:highlight w:val="yellow"/>
        </w:rPr>
        <w:t>，也</w:t>
      </w:r>
      <w:r w:rsidR="007F752A">
        <w:rPr>
          <w:rFonts w:ascii="宋体" w:eastAsia="宋体" w:hAnsi="宋体" w:cs="Times New Roman" w:hint="eastAsia"/>
          <w:color w:val="EE0000"/>
          <w:sz w:val="24"/>
          <w:highlight w:val="yellow"/>
        </w:rPr>
        <w:t>为</w:t>
      </w:r>
      <w:r w:rsidR="0030574B" w:rsidRPr="0030574B">
        <w:rPr>
          <w:rFonts w:ascii="宋体" w:eastAsia="宋体" w:hAnsi="宋体" w:cs="Times New Roman"/>
          <w:color w:val="EE0000"/>
          <w:sz w:val="24"/>
          <w:highlight w:val="yellow"/>
        </w:rPr>
        <w:t>理解当代知识劳动运行机制</w:t>
      </w:r>
      <w:r w:rsidR="00315393">
        <w:rPr>
          <w:rFonts w:ascii="宋体" w:eastAsia="宋体" w:hAnsi="宋体" w:cs="Times New Roman" w:hint="eastAsia"/>
          <w:color w:val="EE0000"/>
          <w:sz w:val="24"/>
          <w:highlight w:val="yellow"/>
        </w:rPr>
        <w:t>提供了一种</w:t>
      </w:r>
      <w:r w:rsidR="007F3171">
        <w:rPr>
          <w:rFonts w:ascii="宋体" w:eastAsia="宋体" w:hAnsi="宋体" w:cs="Times New Roman" w:hint="eastAsia"/>
          <w:color w:val="EE0000"/>
          <w:sz w:val="24"/>
          <w:highlight w:val="yellow"/>
        </w:rPr>
        <w:t>更为细腻</w:t>
      </w:r>
      <w:r w:rsidR="0030574B" w:rsidRPr="0030574B">
        <w:rPr>
          <w:rFonts w:ascii="宋体" w:eastAsia="宋体" w:hAnsi="宋体" w:cs="Times New Roman"/>
          <w:color w:val="EE0000"/>
          <w:sz w:val="24"/>
          <w:highlight w:val="yellow"/>
        </w:rPr>
        <w:t>的社会学视角</w:t>
      </w:r>
      <w:r w:rsidR="008B498D" w:rsidRPr="0030574B">
        <w:rPr>
          <w:rFonts w:ascii="宋体" w:eastAsia="宋体" w:hAnsi="宋体" w:cs="Times New Roman"/>
          <w:color w:val="EE0000"/>
          <w:sz w:val="24"/>
          <w:highlight w:val="yellow"/>
        </w:rPr>
        <w:t>（沈原</w:t>
      </w:r>
      <w:r w:rsidR="008B498D" w:rsidRPr="0058308C">
        <w:rPr>
          <w:rFonts w:ascii="Times New Roman" w:eastAsia="宋体" w:hAnsi="Times New Roman" w:cs="Times New Roman"/>
          <w:color w:val="EE0000"/>
          <w:sz w:val="24"/>
          <w:highlight w:val="yellow"/>
        </w:rPr>
        <w:t>, 2020</w:t>
      </w:r>
      <w:r w:rsidR="008B498D" w:rsidRPr="0030574B">
        <w:rPr>
          <w:rFonts w:ascii="宋体" w:eastAsia="宋体" w:hAnsi="宋体" w:cs="Times New Roman"/>
          <w:color w:val="EE0000"/>
          <w:sz w:val="24"/>
          <w:highlight w:val="yellow"/>
        </w:rPr>
        <w:t>）</w:t>
      </w:r>
      <w:r w:rsidR="0030574B" w:rsidRPr="0030574B">
        <w:rPr>
          <w:rFonts w:ascii="宋体" w:eastAsia="宋体" w:hAnsi="宋体" w:cs="Times New Roman"/>
          <w:color w:val="EE0000"/>
          <w:sz w:val="24"/>
          <w:highlight w:val="yellow"/>
        </w:rPr>
        <w:t>。</w:t>
      </w:r>
    </w:p>
    <w:p w14:paraId="0FA8B85F" w14:textId="5BA076C8" w:rsidR="00E90DC8" w:rsidRPr="00B75CD0" w:rsidRDefault="007F7355" w:rsidP="003000C8">
      <w:pPr>
        <w:spacing w:line="276" w:lineRule="auto"/>
        <w:ind w:firstLineChars="200" w:firstLine="480"/>
        <w:rPr>
          <w:rFonts w:ascii="宋体" w:eastAsia="宋体" w:hAnsi="宋体"/>
          <w:color w:val="000000" w:themeColor="text1"/>
          <w:sz w:val="24"/>
        </w:rPr>
      </w:pPr>
      <w:bookmarkStart w:id="10" w:name="OLE_LINK4"/>
      <w:r w:rsidRPr="00B75CD0">
        <w:rPr>
          <w:rFonts w:ascii="宋体" w:eastAsia="宋体" w:hAnsi="宋体"/>
          <w:color w:val="000000" w:themeColor="text1"/>
          <w:sz w:val="24"/>
        </w:rPr>
        <w:t>基于上述讨论，</w:t>
      </w:r>
      <w:r w:rsidR="009A7D8D" w:rsidRPr="00B75CD0">
        <w:rPr>
          <w:rFonts w:ascii="宋体" w:eastAsia="宋体" w:hAnsi="宋体" w:hint="eastAsia"/>
          <w:color w:val="000000" w:themeColor="text1"/>
          <w:sz w:val="24"/>
        </w:rPr>
        <w:t>依托“</w:t>
      </w:r>
      <w:r w:rsidR="009A7D8D" w:rsidRPr="00B75CD0">
        <w:rPr>
          <w:rFonts w:ascii="Times New Roman" w:eastAsia="宋体" w:hAnsi="Times New Roman" w:cs="Times New Roman"/>
          <w:color w:val="000000" w:themeColor="text1"/>
          <w:sz w:val="24"/>
        </w:rPr>
        <w:t>2023</w:t>
      </w:r>
      <w:r w:rsidR="009A7D8D" w:rsidRPr="00B75CD0">
        <w:rPr>
          <w:rFonts w:ascii="宋体" w:eastAsia="宋体" w:hAnsi="宋体" w:hint="eastAsia"/>
          <w:color w:val="000000" w:themeColor="text1"/>
          <w:sz w:val="24"/>
        </w:rPr>
        <w:t>年中国软件工程师调查”（</w:t>
      </w:r>
      <w:r w:rsidR="009A7D8D" w:rsidRPr="00B75CD0">
        <w:rPr>
          <w:rFonts w:ascii="Times New Roman" w:eastAsia="宋体" w:hAnsi="Times New Roman" w:cs="Times New Roman"/>
          <w:color w:val="000000" w:themeColor="text1"/>
          <w:sz w:val="24"/>
        </w:rPr>
        <w:t>2023 Social Survey of Programmers in China, SSPC</w:t>
      </w:r>
      <w:r w:rsidR="009A7D8D" w:rsidRPr="00B75CD0">
        <w:rPr>
          <w:rFonts w:ascii="宋体" w:eastAsia="宋体" w:hAnsi="宋体" w:hint="eastAsia"/>
          <w:color w:val="000000" w:themeColor="text1"/>
          <w:sz w:val="24"/>
        </w:rPr>
        <w:t>），</w:t>
      </w:r>
      <w:r w:rsidRPr="00B75CD0">
        <w:rPr>
          <w:rFonts w:ascii="宋体" w:eastAsia="宋体" w:hAnsi="宋体"/>
          <w:color w:val="000000" w:themeColor="text1"/>
          <w:sz w:val="24"/>
        </w:rPr>
        <w:t>本文将职业意义中“生存性</w:t>
      </w:r>
      <w:r w:rsidRPr="00B75CD0">
        <w:rPr>
          <w:rFonts w:ascii="宋体" w:eastAsia="宋体" w:hAnsi="宋体" w:hint="eastAsia"/>
          <w:color w:val="000000" w:themeColor="text1"/>
          <w:sz w:val="24"/>
        </w:rPr>
        <w:t>-</w:t>
      </w:r>
      <w:r w:rsidRPr="00B75CD0">
        <w:rPr>
          <w:rFonts w:ascii="宋体" w:eastAsia="宋体" w:hAnsi="宋体"/>
          <w:color w:val="000000" w:themeColor="text1"/>
          <w:sz w:val="24"/>
        </w:rPr>
        <w:t>超越性”的张力具体化为程序员择业动机的差异结构加以考察</w:t>
      </w:r>
      <w:r w:rsidR="00E90DC8" w:rsidRPr="00B75CD0">
        <w:rPr>
          <w:rFonts w:ascii="宋体" w:eastAsia="宋体" w:hAnsi="宋体" w:hint="eastAsia"/>
          <w:color w:val="000000" w:themeColor="text1"/>
          <w:sz w:val="24"/>
        </w:rPr>
        <w:t>，</w:t>
      </w:r>
      <w:r w:rsidR="000D3720" w:rsidRPr="00B75CD0">
        <w:rPr>
          <w:rFonts w:ascii="宋体" w:eastAsia="宋体" w:hAnsi="宋体" w:hint="eastAsia"/>
          <w:color w:val="000000" w:themeColor="text1"/>
          <w:sz w:val="24"/>
        </w:rPr>
        <w:t>探讨</w:t>
      </w:r>
      <w:r w:rsidR="009A7D8D" w:rsidRPr="00B75CD0">
        <w:rPr>
          <w:rFonts w:ascii="宋体" w:eastAsia="宋体" w:hAnsi="宋体" w:hint="eastAsia"/>
          <w:color w:val="000000" w:themeColor="text1"/>
          <w:sz w:val="24"/>
        </w:rPr>
        <w:t>“谋求收入”和“追求兴趣”</w:t>
      </w:r>
      <w:r w:rsidR="00FB04E9" w:rsidRPr="00B75CD0">
        <w:rPr>
          <w:rFonts w:ascii="宋体" w:eastAsia="宋体" w:hAnsi="宋体" w:hint="eastAsia"/>
          <w:color w:val="000000" w:themeColor="text1"/>
          <w:sz w:val="24"/>
        </w:rPr>
        <w:t>这两</w:t>
      </w:r>
      <w:r w:rsidR="006C13D3">
        <w:rPr>
          <w:rFonts w:ascii="宋体" w:eastAsia="宋体" w:hAnsi="宋体" w:hint="eastAsia"/>
          <w:color w:val="000000" w:themeColor="text1"/>
          <w:sz w:val="24"/>
        </w:rPr>
        <w:t>类</w:t>
      </w:r>
      <w:r w:rsidR="00FB04E9" w:rsidRPr="00B75CD0">
        <w:rPr>
          <w:rFonts w:ascii="宋体" w:eastAsia="宋体" w:hAnsi="宋体" w:hint="eastAsia"/>
          <w:color w:val="000000" w:themeColor="text1"/>
          <w:sz w:val="24"/>
        </w:rPr>
        <w:t>不同择业动机</w:t>
      </w:r>
      <w:r w:rsidR="009A7D8D" w:rsidRPr="00B75CD0">
        <w:rPr>
          <w:rFonts w:ascii="宋体" w:eastAsia="宋体" w:hAnsi="宋体" w:hint="eastAsia"/>
          <w:color w:val="000000" w:themeColor="text1"/>
          <w:sz w:val="24"/>
        </w:rPr>
        <w:t>如何调节</w:t>
      </w:r>
      <w:r w:rsidR="000D3720" w:rsidRPr="00B75CD0">
        <w:rPr>
          <w:rFonts w:ascii="宋体" w:eastAsia="宋体" w:hAnsi="宋体" w:hint="eastAsia"/>
          <w:color w:val="000000" w:themeColor="text1"/>
          <w:sz w:val="24"/>
        </w:rPr>
        <w:t>程序员</w:t>
      </w:r>
      <w:r w:rsidR="009A7D8D" w:rsidRPr="00B75CD0">
        <w:rPr>
          <w:rFonts w:ascii="宋体" w:eastAsia="宋体" w:hAnsi="宋体" w:hint="eastAsia"/>
          <w:color w:val="000000" w:themeColor="text1"/>
          <w:sz w:val="24"/>
        </w:rPr>
        <w:t>劳动投入与回报对职业认同的影响</w:t>
      </w:r>
      <w:r w:rsidR="00E90DC8" w:rsidRPr="00B75CD0">
        <w:rPr>
          <w:rFonts w:ascii="宋体" w:eastAsia="宋体" w:hAnsi="宋体" w:hint="eastAsia"/>
          <w:color w:val="000000" w:themeColor="text1"/>
          <w:sz w:val="24"/>
        </w:rPr>
        <w:t>，</w:t>
      </w:r>
      <w:r w:rsidR="00EA6824" w:rsidRPr="00B75CD0">
        <w:rPr>
          <w:rFonts w:ascii="宋体" w:eastAsia="宋体" w:hAnsi="宋体" w:hint="eastAsia"/>
          <w:color w:val="000000" w:themeColor="text1"/>
          <w:sz w:val="24"/>
        </w:rPr>
        <w:t>以期</w:t>
      </w:r>
      <w:r w:rsidR="009A7D8D" w:rsidRPr="00B75CD0">
        <w:rPr>
          <w:rFonts w:ascii="宋体" w:eastAsia="宋体" w:hAnsi="宋体" w:hint="eastAsia"/>
          <w:color w:val="000000" w:themeColor="text1"/>
          <w:sz w:val="24"/>
        </w:rPr>
        <w:t>揭示不同</w:t>
      </w:r>
      <w:r w:rsidR="00EA6824" w:rsidRPr="00B75CD0">
        <w:rPr>
          <w:rFonts w:ascii="宋体" w:eastAsia="宋体" w:hAnsi="宋体" w:hint="eastAsia"/>
          <w:color w:val="000000" w:themeColor="text1"/>
          <w:sz w:val="24"/>
        </w:rPr>
        <w:t>动机取向</w:t>
      </w:r>
      <w:r w:rsidR="009A7D8D" w:rsidRPr="00B75CD0">
        <w:rPr>
          <w:rFonts w:ascii="宋体" w:eastAsia="宋体" w:hAnsi="宋体" w:hint="eastAsia"/>
          <w:color w:val="000000" w:themeColor="text1"/>
          <w:sz w:val="24"/>
        </w:rPr>
        <w:t>的作用机制，</w:t>
      </w:r>
      <w:r w:rsidR="003C0619" w:rsidRPr="00B75CD0">
        <w:rPr>
          <w:rFonts w:ascii="宋体" w:eastAsia="宋体" w:hAnsi="宋体" w:hint="eastAsia"/>
          <w:color w:val="000000" w:themeColor="text1"/>
          <w:sz w:val="24"/>
        </w:rPr>
        <w:t>为</w:t>
      </w:r>
      <w:r w:rsidR="00B85925" w:rsidRPr="00B75CD0">
        <w:rPr>
          <w:rFonts w:ascii="宋体" w:eastAsia="宋体" w:hAnsi="宋体" w:hint="eastAsia"/>
          <w:color w:val="000000" w:themeColor="text1"/>
          <w:sz w:val="24"/>
        </w:rPr>
        <w:t>社会学关于“</w:t>
      </w:r>
      <w:r w:rsidR="003C0619" w:rsidRPr="00B75CD0">
        <w:rPr>
          <w:rFonts w:ascii="宋体" w:eastAsia="宋体" w:hAnsi="宋体" w:hint="eastAsia"/>
          <w:color w:val="000000" w:themeColor="text1"/>
          <w:sz w:val="24"/>
        </w:rPr>
        <w:t>职业意义</w:t>
      </w:r>
      <w:r w:rsidR="00B85925" w:rsidRPr="00B75CD0">
        <w:rPr>
          <w:rFonts w:ascii="宋体" w:eastAsia="宋体" w:hAnsi="宋体" w:hint="eastAsia"/>
          <w:color w:val="000000" w:themeColor="text1"/>
          <w:sz w:val="24"/>
        </w:rPr>
        <w:t>”</w:t>
      </w:r>
      <w:r w:rsidR="003C0619" w:rsidRPr="00B75CD0">
        <w:rPr>
          <w:rFonts w:ascii="宋体" w:eastAsia="宋体" w:hAnsi="宋体" w:hint="eastAsia"/>
          <w:color w:val="000000" w:themeColor="text1"/>
          <w:sz w:val="24"/>
        </w:rPr>
        <w:t>的</w:t>
      </w:r>
      <w:r w:rsidR="00B85925" w:rsidRPr="00B75CD0">
        <w:rPr>
          <w:rFonts w:ascii="宋体" w:eastAsia="宋体" w:hAnsi="宋体" w:hint="eastAsia"/>
          <w:color w:val="000000" w:themeColor="text1"/>
          <w:sz w:val="24"/>
        </w:rPr>
        <w:t>经典命题</w:t>
      </w:r>
      <w:r w:rsidR="003C0619" w:rsidRPr="00B75CD0">
        <w:rPr>
          <w:rFonts w:ascii="宋体" w:eastAsia="宋体" w:hAnsi="宋体" w:hint="eastAsia"/>
          <w:color w:val="000000" w:themeColor="text1"/>
          <w:sz w:val="24"/>
        </w:rPr>
        <w:t>提供来自数字时代的</w:t>
      </w:r>
      <w:r w:rsidR="00880DE4" w:rsidRPr="00B75CD0">
        <w:rPr>
          <w:rFonts w:ascii="宋体" w:eastAsia="宋体" w:hAnsi="宋体" w:hint="eastAsia"/>
          <w:color w:val="000000" w:themeColor="text1"/>
          <w:sz w:val="24"/>
        </w:rPr>
        <w:t>经验</w:t>
      </w:r>
      <w:r w:rsidR="003C0619" w:rsidRPr="00B75CD0">
        <w:rPr>
          <w:rFonts w:ascii="宋体" w:eastAsia="宋体" w:hAnsi="宋体" w:hint="eastAsia"/>
          <w:color w:val="000000" w:themeColor="text1"/>
          <w:sz w:val="24"/>
        </w:rPr>
        <w:t>回应</w:t>
      </w:r>
      <w:r w:rsidR="00E90DC8" w:rsidRPr="00B75CD0">
        <w:rPr>
          <w:rFonts w:ascii="宋体" w:eastAsia="宋体" w:hAnsi="宋体" w:hint="eastAsia"/>
          <w:color w:val="000000" w:themeColor="text1"/>
          <w:sz w:val="24"/>
        </w:rPr>
        <w:t>。</w:t>
      </w:r>
    </w:p>
    <w:bookmarkEnd w:id="9"/>
    <w:bookmarkEnd w:id="10"/>
    <w:p w14:paraId="48E07712" w14:textId="22882101" w:rsidR="00892D8A" w:rsidRDefault="00892D8A" w:rsidP="00BC4B16">
      <w:pPr>
        <w:pStyle w:val="1"/>
        <w:spacing w:beforeLines="100" w:before="312" w:afterLines="100" w:after="312" w:line="300" w:lineRule="auto"/>
        <w:jc w:val="center"/>
        <w:rPr>
          <w:rFonts w:ascii="黑体" w:eastAsia="黑体" w:hAnsi="黑体"/>
          <w:color w:val="auto"/>
          <w:sz w:val="28"/>
          <w:szCs w:val="28"/>
        </w:rPr>
      </w:pPr>
      <w:r w:rsidRPr="00BC4B16">
        <w:rPr>
          <w:rFonts w:ascii="黑体" w:eastAsia="黑体" w:hAnsi="黑体" w:hint="eastAsia"/>
          <w:color w:val="auto"/>
          <w:sz w:val="28"/>
          <w:szCs w:val="28"/>
        </w:rPr>
        <w:t>二、文献梳理与研究假设</w:t>
      </w:r>
    </w:p>
    <w:p w14:paraId="20E13B81" w14:textId="418DA944" w:rsidR="00DC3D6F" w:rsidRDefault="002217F5" w:rsidP="00EE6305">
      <w:pPr>
        <w:spacing w:line="276" w:lineRule="auto"/>
        <w:ind w:firstLineChars="200" w:firstLine="480"/>
        <w:rPr>
          <w:rFonts w:ascii="宋体" w:eastAsia="宋体" w:hAnsi="宋体"/>
          <w:sz w:val="24"/>
        </w:rPr>
      </w:pPr>
      <w:r w:rsidRPr="002217F5">
        <w:rPr>
          <w:rFonts w:ascii="宋体" w:eastAsia="宋体" w:hAnsi="宋体"/>
          <w:sz w:val="24"/>
        </w:rPr>
        <w:t>本文从三个层面展开文献梳理</w:t>
      </w:r>
      <w:r w:rsidR="00DC4FED">
        <w:rPr>
          <w:rFonts w:ascii="宋体" w:eastAsia="宋体" w:hAnsi="宋体" w:hint="eastAsia"/>
          <w:sz w:val="24"/>
        </w:rPr>
        <w:t>：</w:t>
      </w:r>
      <w:r w:rsidRPr="002217F5">
        <w:rPr>
          <w:rFonts w:ascii="宋体" w:eastAsia="宋体" w:hAnsi="宋体"/>
          <w:sz w:val="24"/>
        </w:rPr>
        <w:t>首先，</w:t>
      </w:r>
      <w:r w:rsidR="00DB133C">
        <w:rPr>
          <w:rFonts w:ascii="宋体" w:eastAsia="宋体" w:hAnsi="宋体" w:hint="eastAsia"/>
          <w:sz w:val="24"/>
        </w:rPr>
        <w:t>回顾</w:t>
      </w:r>
      <w:r w:rsidR="00175A7A">
        <w:rPr>
          <w:rFonts w:ascii="宋体" w:eastAsia="宋体" w:hAnsi="宋体" w:hint="eastAsia"/>
          <w:sz w:val="24"/>
        </w:rPr>
        <w:t>职业认同概念</w:t>
      </w:r>
      <w:r w:rsidR="00C72E3D">
        <w:rPr>
          <w:rFonts w:ascii="宋体" w:eastAsia="宋体" w:hAnsi="宋体" w:hint="eastAsia"/>
          <w:sz w:val="24"/>
        </w:rPr>
        <w:t>的核心关切</w:t>
      </w:r>
      <w:r w:rsidR="0074250D">
        <w:rPr>
          <w:rFonts w:ascii="宋体" w:eastAsia="宋体" w:hAnsi="宋体" w:hint="eastAsia"/>
          <w:sz w:val="24"/>
        </w:rPr>
        <w:t>，</w:t>
      </w:r>
      <w:r w:rsidR="00460B03">
        <w:rPr>
          <w:rFonts w:ascii="宋体" w:eastAsia="宋体" w:hAnsi="宋体" w:hint="eastAsia"/>
          <w:sz w:val="24"/>
        </w:rPr>
        <w:t>并</w:t>
      </w:r>
      <w:r w:rsidR="0074250D">
        <w:rPr>
          <w:rFonts w:ascii="宋体" w:eastAsia="宋体" w:hAnsi="宋体" w:hint="eastAsia"/>
          <w:sz w:val="24"/>
        </w:rPr>
        <w:t>结合</w:t>
      </w:r>
      <w:r w:rsidR="005A62B1">
        <w:rPr>
          <w:rFonts w:ascii="宋体" w:eastAsia="宋体" w:hAnsi="宋体" w:hint="eastAsia"/>
          <w:sz w:val="24"/>
        </w:rPr>
        <w:t>既有研究</w:t>
      </w:r>
      <w:r w:rsidR="00102C34">
        <w:rPr>
          <w:rFonts w:ascii="宋体" w:eastAsia="宋体" w:hAnsi="宋体" w:hint="eastAsia"/>
          <w:sz w:val="24"/>
        </w:rPr>
        <w:t>对</w:t>
      </w:r>
      <w:r w:rsidRPr="002217F5">
        <w:rPr>
          <w:rFonts w:ascii="宋体" w:eastAsia="宋体" w:hAnsi="宋体"/>
          <w:sz w:val="24"/>
        </w:rPr>
        <w:t>劳动“投入-</w:t>
      </w:r>
      <w:r w:rsidR="008F628D">
        <w:rPr>
          <w:rFonts w:ascii="宋体" w:eastAsia="宋体" w:hAnsi="宋体" w:hint="eastAsia"/>
          <w:sz w:val="24"/>
        </w:rPr>
        <w:t>回报</w:t>
      </w:r>
      <w:r w:rsidRPr="002217F5">
        <w:rPr>
          <w:rFonts w:ascii="宋体" w:eastAsia="宋体" w:hAnsi="宋体"/>
          <w:sz w:val="24"/>
        </w:rPr>
        <w:t>”</w:t>
      </w:r>
      <w:r w:rsidR="00102C34">
        <w:rPr>
          <w:rFonts w:ascii="宋体" w:eastAsia="宋体" w:hAnsi="宋体" w:hint="eastAsia"/>
          <w:sz w:val="24"/>
        </w:rPr>
        <w:t>关系</w:t>
      </w:r>
      <w:r w:rsidR="0074250D">
        <w:rPr>
          <w:rFonts w:ascii="宋体" w:eastAsia="宋体" w:hAnsi="宋体" w:hint="eastAsia"/>
          <w:sz w:val="24"/>
        </w:rPr>
        <w:t>的</w:t>
      </w:r>
      <w:r w:rsidR="00102C34">
        <w:rPr>
          <w:rFonts w:ascii="宋体" w:eastAsia="宋体" w:hAnsi="宋体" w:hint="eastAsia"/>
          <w:sz w:val="24"/>
        </w:rPr>
        <w:t>讨论，明确</w:t>
      </w:r>
      <w:r w:rsidRPr="002217F5">
        <w:rPr>
          <w:rFonts w:ascii="宋体" w:eastAsia="宋体" w:hAnsi="宋体" w:hint="eastAsia"/>
          <w:sz w:val="24"/>
        </w:rPr>
        <w:t>收</w:t>
      </w:r>
      <w:r w:rsidRPr="002217F5">
        <w:rPr>
          <w:rFonts w:ascii="宋体" w:eastAsia="宋体" w:hAnsi="宋体"/>
          <w:sz w:val="24"/>
        </w:rPr>
        <w:t>入与工作时长影响职业认同的</w:t>
      </w:r>
      <w:r w:rsidR="00C36D19">
        <w:rPr>
          <w:rFonts w:ascii="宋体" w:eastAsia="宋体" w:hAnsi="宋体" w:hint="eastAsia"/>
          <w:sz w:val="24"/>
        </w:rPr>
        <w:t>基础</w:t>
      </w:r>
      <w:r w:rsidR="00DD3C82">
        <w:rPr>
          <w:rFonts w:ascii="宋体" w:eastAsia="宋体" w:hAnsi="宋体" w:hint="eastAsia"/>
          <w:sz w:val="24"/>
        </w:rPr>
        <w:t>性</w:t>
      </w:r>
      <w:r w:rsidR="00C36D19">
        <w:rPr>
          <w:rFonts w:ascii="宋体" w:eastAsia="宋体" w:hAnsi="宋体" w:hint="eastAsia"/>
          <w:sz w:val="24"/>
        </w:rPr>
        <w:t>地位</w:t>
      </w:r>
      <w:r w:rsidRPr="002217F5">
        <w:rPr>
          <w:rFonts w:ascii="宋体" w:eastAsia="宋体" w:hAnsi="宋体"/>
          <w:sz w:val="24"/>
        </w:rPr>
        <w:t>。其次，</w:t>
      </w:r>
      <w:r w:rsidR="007E31F7">
        <w:rPr>
          <w:rFonts w:ascii="宋体" w:eastAsia="宋体" w:hAnsi="宋体" w:hint="eastAsia"/>
          <w:sz w:val="24"/>
        </w:rPr>
        <w:t>区分择业动机的两种理想类型</w:t>
      </w:r>
      <w:r w:rsidRPr="002217F5">
        <w:rPr>
          <w:rFonts w:ascii="宋体" w:eastAsia="宋体" w:hAnsi="宋体"/>
          <w:sz w:val="24"/>
        </w:rPr>
        <w:t>，</w:t>
      </w:r>
      <w:r w:rsidR="00FD7876">
        <w:rPr>
          <w:rFonts w:ascii="宋体" w:eastAsia="宋体" w:hAnsi="宋体" w:hint="eastAsia"/>
          <w:sz w:val="24"/>
        </w:rPr>
        <w:t>梳理</w:t>
      </w:r>
      <w:r w:rsidR="00EA7A00">
        <w:rPr>
          <w:rFonts w:ascii="宋体" w:eastAsia="宋体" w:hAnsi="宋体" w:hint="eastAsia"/>
          <w:sz w:val="24"/>
        </w:rPr>
        <w:t>不同择业</w:t>
      </w:r>
      <w:r w:rsidRPr="002217F5">
        <w:rPr>
          <w:rFonts w:ascii="宋体" w:eastAsia="宋体" w:hAnsi="宋体"/>
          <w:sz w:val="24"/>
        </w:rPr>
        <w:t>动机</w:t>
      </w:r>
      <w:r w:rsidR="0096201A">
        <w:rPr>
          <w:rFonts w:ascii="宋体" w:eastAsia="宋体" w:hAnsi="宋体" w:hint="eastAsia"/>
          <w:sz w:val="24"/>
        </w:rPr>
        <w:t>对职业认同</w:t>
      </w:r>
      <w:r w:rsidR="006F1462">
        <w:rPr>
          <w:rFonts w:ascii="宋体" w:eastAsia="宋体" w:hAnsi="宋体" w:hint="eastAsia"/>
          <w:sz w:val="24"/>
        </w:rPr>
        <w:t>的预期影响</w:t>
      </w:r>
      <w:r w:rsidR="00510212">
        <w:rPr>
          <w:rFonts w:ascii="宋体" w:eastAsia="宋体" w:hAnsi="宋体" w:hint="eastAsia"/>
          <w:sz w:val="24"/>
        </w:rPr>
        <w:t>。</w:t>
      </w:r>
      <w:r w:rsidRPr="002217F5">
        <w:rPr>
          <w:rFonts w:ascii="宋体" w:eastAsia="宋体" w:hAnsi="宋体"/>
          <w:sz w:val="24"/>
        </w:rPr>
        <w:t>最后，</w:t>
      </w:r>
      <w:r w:rsidR="00223845">
        <w:rPr>
          <w:rFonts w:ascii="宋体" w:eastAsia="宋体" w:hAnsi="宋体" w:hint="eastAsia"/>
          <w:sz w:val="24"/>
        </w:rPr>
        <w:t>聚焦</w:t>
      </w:r>
      <w:r w:rsidRPr="002217F5">
        <w:rPr>
          <w:rFonts w:ascii="宋体" w:eastAsia="宋体" w:hAnsi="宋体"/>
          <w:sz w:val="24"/>
        </w:rPr>
        <w:t>程序员这一</w:t>
      </w:r>
      <w:r w:rsidR="00C86239">
        <w:rPr>
          <w:rFonts w:ascii="宋体" w:eastAsia="宋体" w:hAnsi="宋体" w:hint="eastAsia"/>
          <w:sz w:val="24"/>
        </w:rPr>
        <w:t>兼具</w:t>
      </w:r>
      <w:r w:rsidR="00223845">
        <w:rPr>
          <w:rFonts w:ascii="宋体" w:eastAsia="宋体" w:hAnsi="宋体" w:hint="eastAsia"/>
          <w:sz w:val="24"/>
        </w:rPr>
        <w:t>双重择业动机的</w:t>
      </w:r>
      <w:r w:rsidR="00673574">
        <w:rPr>
          <w:rFonts w:ascii="宋体" w:eastAsia="宋体" w:hAnsi="宋体" w:hint="eastAsia"/>
          <w:sz w:val="24"/>
        </w:rPr>
        <w:t>典型</w:t>
      </w:r>
      <w:r w:rsidR="00223845">
        <w:rPr>
          <w:rFonts w:ascii="宋体" w:eastAsia="宋体" w:hAnsi="宋体" w:hint="eastAsia"/>
          <w:sz w:val="24"/>
        </w:rPr>
        <w:t>群体，</w:t>
      </w:r>
      <w:r w:rsidR="00DC3D6F">
        <w:rPr>
          <w:rFonts w:ascii="宋体" w:eastAsia="宋体" w:hAnsi="宋体" w:hint="eastAsia"/>
          <w:sz w:val="24"/>
        </w:rPr>
        <w:t>总结当前</w:t>
      </w:r>
      <w:r w:rsidR="00186AA7">
        <w:rPr>
          <w:rFonts w:ascii="宋体" w:eastAsia="宋体" w:hAnsi="宋体" w:hint="eastAsia"/>
          <w:sz w:val="24"/>
        </w:rPr>
        <w:t>关于该群体的</w:t>
      </w:r>
      <w:r w:rsidR="00DC3D6F">
        <w:rPr>
          <w:rFonts w:ascii="宋体" w:eastAsia="宋体" w:hAnsi="宋体" w:hint="eastAsia"/>
          <w:sz w:val="24"/>
        </w:rPr>
        <w:t>实证</w:t>
      </w:r>
      <w:r w:rsidR="00186AA7">
        <w:rPr>
          <w:rFonts w:ascii="宋体" w:eastAsia="宋体" w:hAnsi="宋体" w:hint="eastAsia"/>
          <w:sz w:val="24"/>
        </w:rPr>
        <w:t>研究</w:t>
      </w:r>
      <w:r w:rsidR="00E56A3E">
        <w:rPr>
          <w:rFonts w:ascii="宋体" w:eastAsia="宋体" w:hAnsi="宋体" w:hint="eastAsia"/>
          <w:sz w:val="24"/>
        </w:rPr>
        <w:t>，</w:t>
      </w:r>
      <w:r w:rsidRPr="002217F5">
        <w:rPr>
          <w:rFonts w:ascii="宋体" w:eastAsia="宋体" w:hAnsi="宋体"/>
          <w:sz w:val="24"/>
        </w:rPr>
        <w:t>将</w:t>
      </w:r>
      <w:r w:rsidR="003043DD">
        <w:rPr>
          <w:rFonts w:ascii="宋体" w:eastAsia="宋体" w:hAnsi="宋体" w:hint="eastAsia"/>
          <w:sz w:val="24"/>
        </w:rPr>
        <w:t>其</w:t>
      </w:r>
      <w:r w:rsidRPr="002217F5">
        <w:rPr>
          <w:rFonts w:ascii="宋体" w:eastAsia="宋体" w:hAnsi="宋体"/>
          <w:sz w:val="24"/>
        </w:rPr>
        <w:t>择业动机具体化为“因收入择业”与“因兴趣择业”。</w:t>
      </w:r>
    </w:p>
    <w:p w14:paraId="5AE06C63" w14:textId="06E5DAF1" w:rsidR="002217F5" w:rsidRDefault="002217F5" w:rsidP="00EE6305">
      <w:pPr>
        <w:spacing w:line="276" w:lineRule="auto"/>
        <w:ind w:firstLineChars="200" w:firstLine="480"/>
        <w:rPr>
          <w:rFonts w:ascii="宋体" w:eastAsia="宋体" w:hAnsi="宋体"/>
          <w:sz w:val="24"/>
        </w:rPr>
      </w:pPr>
      <w:r w:rsidRPr="002217F5">
        <w:rPr>
          <w:rFonts w:ascii="宋体" w:eastAsia="宋体" w:hAnsi="宋体"/>
          <w:sz w:val="24"/>
        </w:rPr>
        <w:t>基于上述三方面的文献</w:t>
      </w:r>
      <w:r w:rsidR="00DC3D6F">
        <w:rPr>
          <w:rFonts w:ascii="宋体" w:eastAsia="宋体" w:hAnsi="宋体" w:hint="eastAsia"/>
          <w:sz w:val="24"/>
        </w:rPr>
        <w:t>梳理</w:t>
      </w:r>
      <w:r w:rsidRPr="002217F5">
        <w:rPr>
          <w:rFonts w:ascii="宋体" w:eastAsia="宋体" w:hAnsi="宋体"/>
          <w:sz w:val="24"/>
        </w:rPr>
        <w:t>，本文构建了以职业认同为因变量、以收入和工作时长为自变量、以两种择业动机为调节变量的分析框架，并提出相应假设进行实证检验。</w:t>
      </w:r>
    </w:p>
    <w:p w14:paraId="2D4D31F1" w14:textId="141390F6" w:rsidR="0024556B" w:rsidRDefault="00E20B5D" w:rsidP="00E20B5D">
      <w:pPr>
        <w:pStyle w:val="3"/>
        <w:spacing w:beforeLines="50" w:before="156" w:afterLines="50" w:after="156" w:line="276" w:lineRule="auto"/>
        <w:rPr>
          <w:rFonts w:ascii="黑体" w:eastAsia="黑体" w:hAnsi="黑体"/>
          <w:color w:val="000000" w:themeColor="text1"/>
          <w:sz w:val="24"/>
          <w:szCs w:val="24"/>
        </w:rPr>
      </w:pPr>
      <w:bookmarkStart w:id="11" w:name="OLE_LINK8"/>
      <w:r>
        <w:rPr>
          <w:rFonts w:ascii="黑体" w:eastAsia="黑体" w:hAnsi="黑体" w:hint="eastAsia"/>
          <w:color w:val="000000" w:themeColor="text1"/>
          <w:sz w:val="24"/>
          <w:szCs w:val="24"/>
        </w:rPr>
        <w:t>（</w:t>
      </w:r>
      <w:r w:rsidR="0047574C">
        <w:rPr>
          <w:rFonts w:ascii="黑体" w:eastAsia="黑体" w:hAnsi="黑体" w:hint="eastAsia"/>
          <w:color w:val="000000" w:themeColor="text1"/>
          <w:sz w:val="24"/>
          <w:szCs w:val="24"/>
        </w:rPr>
        <w:t>一）</w:t>
      </w:r>
      <w:r w:rsidR="0024556B">
        <w:rPr>
          <w:rFonts w:ascii="黑体" w:eastAsia="黑体" w:hAnsi="黑体" w:hint="eastAsia"/>
          <w:color w:val="000000" w:themeColor="text1"/>
          <w:sz w:val="24"/>
          <w:szCs w:val="24"/>
        </w:rPr>
        <w:t>职</w:t>
      </w:r>
      <w:r w:rsidR="0024556B" w:rsidRPr="00EF226F">
        <w:rPr>
          <w:rFonts w:ascii="黑体" w:eastAsia="黑体" w:hAnsi="黑体" w:hint="eastAsia"/>
          <w:color w:val="000000" w:themeColor="text1"/>
          <w:sz w:val="24"/>
          <w:szCs w:val="24"/>
        </w:rPr>
        <w:t>业认同</w:t>
      </w:r>
      <w:r w:rsidR="009C5D42">
        <w:rPr>
          <w:rFonts w:ascii="黑体" w:eastAsia="黑体" w:hAnsi="黑体" w:hint="eastAsia"/>
          <w:color w:val="000000" w:themeColor="text1"/>
          <w:sz w:val="24"/>
          <w:szCs w:val="24"/>
        </w:rPr>
        <w:t>：概念、</w:t>
      </w:r>
      <w:r w:rsidR="0025760E">
        <w:rPr>
          <w:rFonts w:ascii="黑体" w:eastAsia="黑体" w:hAnsi="黑体" w:hint="eastAsia"/>
          <w:color w:val="000000" w:themeColor="text1"/>
          <w:sz w:val="24"/>
          <w:szCs w:val="24"/>
        </w:rPr>
        <w:t>研究路径</w:t>
      </w:r>
      <w:r w:rsidR="0024556B" w:rsidRPr="00EF226F">
        <w:rPr>
          <w:rFonts w:ascii="黑体" w:eastAsia="黑体" w:hAnsi="黑体" w:hint="eastAsia"/>
          <w:color w:val="000000" w:themeColor="text1"/>
          <w:sz w:val="24"/>
          <w:szCs w:val="24"/>
        </w:rPr>
        <w:t>与影响</w:t>
      </w:r>
      <w:r w:rsidR="0025760E">
        <w:rPr>
          <w:rFonts w:ascii="黑体" w:eastAsia="黑体" w:hAnsi="黑体" w:hint="eastAsia"/>
          <w:color w:val="000000" w:themeColor="text1"/>
          <w:sz w:val="24"/>
          <w:szCs w:val="24"/>
        </w:rPr>
        <w:t>因素</w:t>
      </w:r>
    </w:p>
    <w:p w14:paraId="15574180" w14:textId="1DF374DE" w:rsidR="001970B6" w:rsidRPr="0063795C" w:rsidRDefault="00CA739C" w:rsidP="00E714EE">
      <w:pPr>
        <w:spacing w:line="276" w:lineRule="auto"/>
        <w:ind w:firstLineChars="200" w:firstLine="480"/>
        <w:rPr>
          <w:rFonts w:ascii="宋体" w:eastAsia="宋体" w:hAnsi="宋体"/>
          <w:color w:val="EE0000"/>
          <w:sz w:val="24"/>
          <w:highlight w:val="yellow"/>
        </w:rPr>
      </w:pPr>
      <w:r w:rsidRPr="0063795C">
        <w:rPr>
          <w:rFonts w:ascii="宋体" w:eastAsia="宋体" w:hAnsi="宋体" w:hint="eastAsia"/>
          <w:color w:val="EE0000"/>
          <w:sz w:val="24"/>
          <w:highlight w:val="yellow"/>
        </w:rPr>
        <w:t>个体</w:t>
      </w:r>
      <w:r w:rsidR="00E02445" w:rsidRPr="0063795C">
        <w:rPr>
          <w:rFonts w:ascii="宋体" w:eastAsia="宋体" w:hAnsi="宋体" w:hint="eastAsia"/>
          <w:color w:val="EE0000"/>
          <w:sz w:val="24"/>
          <w:highlight w:val="yellow"/>
        </w:rPr>
        <w:t>认为</w:t>
      </w:r>
      <w:r w:rsidRPr="0063795C">
        <w:rPr>
          <w:rFonts w:ascii="宋体" w:eastAsia="宋体" w:hAnsi="宋体" w:hint="eastAsia"/>
          <w:color w:val="EE0000"/>
          <w:sz w:val="24"/>
          <w:highlight w:val="yellow"/>
        </w:rPr>
        <w:t>自我与某一社会对象具有</w:t>
      </w:r>
      <w:r w:rsidR="006E5A8E" w:rsidRPr="0063795C">
        <w:rPr>
          <w:rFonts w:ascii="宋体" w:eastAsia="宋体" w:hAnsi="宋体" w:hint="eastAsia"/>
          <w:color w:val="EE0000"/>
          <w:sz w:val="24"/>
          <w:highlight w:val="yellow"/>
        </w:rPr>
        <w:t>“</w:t>
      </w:r>
      <w:r w:rsidR="007F7247" w:rsidRPr="0063795C">
        <w:rPr>
          <w:rFonts w:ascii="宋体" w:eastAsia="宋体" w:hAnsi="宋体" w:hint="eastAsia"/>
          <w:color w:val="EE0000"/>
          <w:sz w:val="24"/>
          <w:highlight w:val="yellow"/>
        </w:rPr>
        <w:t>同一性</w:t>
      </w:r>
      <w:r w:rsidR="006E5A8E" w:rsidRPr="0063795C">
        <w:rPr>
          <w:rFonts w:ascii="宋体" w:eastAsia="宋体" w:hAnsi="宋体" w:hint="eastAsia"/>
          <w:color w:val="EE0000"/>
          <w:sz w:val="24"/>
          <w:highlight w:val="yellow"/>
        </w:rPr>
        <w:t>”</w:t>
      </w:r>
      <w:r w:rsidR="00163E4D" w:rsidRPr="0063795C">
        <w:rPr>
          <w:rFonts w:ascii="宋体" w:eastAsia="宋体" w:hAnsi="宋体" w:hint="eastAsia"/>
          <w:color w:val="EE0000"/>
          <w:sz w:val="24"/>
          <w:highlight w:val="yellow"/>
        </w:rPr>
        <w:t>的心态</w:t>
      </w:r>
      <w:r w:rsidR="00B92E06" w:rsidRPr="0063795C">
        <w:rPr>
          <w:rFonts w:ascii="宋体" w:eastAsia="宋体" w:hAnsi="宋体" w:hint="eastAsia"/>
          <w:color w:val="EE0000"/>
          <w:sz w:val="24"/>
          <w:highlight w:val="yellow"/>
        </w:rPr>
        <w:t>被理解为“认同”</w:t>
      </w:r>
      <w:r w:rsidR="00A64B92" w:rsidRPr="0063795C">
        <w:rPr>
          <w:rFonts w:ascii="宋体" w:eastAsia="宋体" w:hAnsi="宋体" w:hint="eastAsia"/>
          <w:color w:val="EE0000"/>
          <w:sz w:val="24"/>
          <w:highlight w:val="yellow"/>
        </w:rPr>
        <w:t>（</w:t>
      </w:r>
      <w:r w:rsidR="00A64B92" w:rsidRPr="0063795C">
        <w:rPr>
          <w:rFonts w:ascii="Times New Roman" w:eastAsia="宋体" w:hAnsi="Times New Roman" w:cs="Times New Roman"/>
          <w:color w:val="EE0000"/>
          <w:sz w:val="24"/>
          <w:highlight w:val="yellow"/>
        </w:rPr>
        <w:t>Erikson, 1959</w:t>
      </w:r>
      <w:r w:rsidR="00D52939" w:rsidRPr="0063795C">
        <w:rPr>
          <w:rFonts w:ascii="Times New Roman" w:eastAsia="宋体" w:hAnsi="Times New Roman" w:cs="Times New Roman"/>
          <w:color w:val="EE0000"/>
          <w:sz w:val="24"/>
          <w:highlight w:val="yellow"/>
        </w:rPr>
        <w:t>: 118</w:t>
      </w:r>
      <w:r w:rsidR="00A64B92" w:rsidRPr="0063795C">
        <w:rPr>
          <w:rFonts w:ascii="宋体" w:eastAsia="宋体" w:hAnsi="宋体" w:hint="eastAsia"/>
          <w:color w:val="EE0000"/>
          <w:sz w:val="24"/>
          <w:highlight w:val="yellow"/>
        </w:rPr>
        <w:t>）</w:t>
      </w:r>
      <w:r w:rsidR="00D8415B" w:rsidRPr="0063795C">
        <w:rPr>
          <w:rFonts w:ascii="宋体" w:eastAsia="宋体" w:hAnsi="宋体" w:hint="eastAsia"/>
          <w:color w:val="EE0000"/>
          <w:sz w:val="24"/>
          <w:highlight w:val="yellow"/>
        </w:rPr>
        <w:t>。</w:t>
      </w:r>
      <w:r w:rsidR="00EE2BDB">
        <w:rPr>
          <w:rFonts w:ascii="宋体" w:eastAsia="宋体" w:hAnsi="宋体" w:hint="eastAsia"/>
          <w:color w:val="EE0000"/>
          <w:sz w:val="24"/>
          <w:highlight w:val="yellow"/>
        </w:rPr>
        <w:t>这种心态</w:t>
      </w:r>
      <w:r w:rsidR="00F54F0F" w:rsidRPr="0063795C">
        <w:rPr>
          <w:rFonts w:ascii="宋体" w:eastAsia="宋体" w:hAnsi="宋体" w:hint="eastAsia"/>
          <w:color w:val="EE0000"/>
          <w:sz w:val="24"/>
          <w:highlight w:val="yellow"/>
        </w:rPr>
        <w:t>承担</w:t>
      </w:r>
      <w:r w:rsidR="00F54F0F">
        <w:rPr>
          <w:rFonts w:ascii="宋体" w:eastAsia="宋体" w:hAnsi="宋体" w:hint="eastAsia"/>
          <w:color w:val="EE0000"/>
          <w:sz w:val="24"/>
          <w:highlight w:val="yellow"/>
        </w:rPr>
        <w:t>着</w:t>
      </w:r>
      <w:r w:rsidR="00F54F0F" w:rsidRPr="0063795C">
        <w:rPr>
          <w:rFonts w:ascii="宋体" w:eastAsia="宋体" w:hAnsi="宋体" w:hint="eastAsia"/>
          <w:color w:val="EE0000"/>
          <w:sz w:val="24"/>
          <w:highlight w:val="yellow"/>
        </w:rPr>
        <w:t>连接社</w:t>
      </w:r>
      <w:r w:rsidR="00F54F0F" w:rsidRPr="0063795C">
        <w:rPr>
          <w:rFonts w:ascii="宋体" w:eastAsia="宋体" w:hAnsi="宋体"/>
          <w:color w:val="EE0000"/>
          <w:sz w:val="24"/>
          <w:highlight w:val="yellow"/>
        </w:rPr>
        <w:t>会结构与个体行动</w:t>
      </w:r>
      <w:r w:rsidR="00F54F0F" w:rsidRPr="0063795C">
        <w:rPr>
          <w:rFonts w:ascii="宋体" w:eastAsia="宋体" w:hAnsi="宋体" w:hint="eastAsia"/>
          <w:color w:val="EE0000"/>
          <w:sz w:val="24"/>
          <w:highlight w:val="yellow"/>
        </w:rPr>
        <w:t>的纽带作用</w:t>
      </w:r>
      <w:r w:rsidR="00F54F0F" w:rsidRPr="0063795C">
        <w:rPr>
          <w:rFonts w:ascii="宋体" w:eastAsia="宋体" w:hAnsi="宋体"/>
          <w:color w:val="EE0000"/>
          <w:sz w:val="24"/>
          <w:highlight w:val="yellow"/>
        </w:rPr>
        <w:t>，是理解社会秩序形成与维系的关键</w:t>
      </w:r>
      <w:r w:rsidR="00F54F0F" w:rsidRPr="0063795C">
        <w:rPr>
          <w:rFonts w:ascii="宋体" w:eastAsia="宋体" w:hAnsi="宋体" w:hint="eastAsia"/>
          <w:color w:val="EE0000"/>
          <w:sz w:val="24"/>
          <w:highlight w:val="yellow"/>
        </w:rPr>
        <w:t>视角（周晓虹</w:t>
      </w:r>
      <w:r w:rsidR="00F54F0F" w:rsidRPr="0063795C">
        <w:rPr>
          <w:rFonts w:ascii="Times New Roman" w:eastAsia="宋体" w:hAnsi="Times New Roman" w:cs="Times New Roman"/>
          <w:color w:val="EE0000"/>
          <w:sz w:val="24"/>
          <w:highlight w:val="yellow"/>
        </w:rPr>
        <w:t>, 2008</w:t>
      </w:r>
      <w:r w:rsidR="00F54F0F" w:rsidRPr="0063795C">
        <w:rPr>
          <w:rFonts w:ascii="宋体" w:eastAsia="宋体" w:hAnsi="宋体" w:hint="eastAsia"/>
          <w:color w:val="EE0000"/>
          <w:sz w:val="24"/>
          <w:highlight w:val="yellow"/>
        </w:rPr>
        <w:t>）</w:t>
      </w:r>
      <w:r w:rsidR="00F54F0F" w:rsidRPr="0063795C">
        <w:rPr>
          <w:rFonts w:ascii="宋体" w:eastAsia="宋体" w:hAnsi="宋体"/>
          <w:color w:val="EE0000"/>
          <w:sz w:val="24"/>
          <w:highlight w:val="yellow"/>
        </w:rPr>
        <w:t>。</w:t>
      </w:r>
      <w:r w:rsidR="00950FBF" w:rsidRPr="0063795C">
        <w:rPr>
          <w:rFonts w:ascii="宋体" w:eastAsia="宋体" w:hAnsi="宋体" w:hint="eastAsia"/>
          <w:color w:val="EE0000"/>
          <w:sz w:val="24"/>
          <w:highlight w:val="yellow"/>
        </w:rPr>
        <w:t>经由对自身所处社会位置及其意义的反思性理解和内化</w:t>
      </w:r>
      <w:r w:rsidR="00DB1122" w:rsidRPr="0063795C">
        <w:rPr>
          <w:rFonts w:ascii="宋体" w:eastAsia="宋体" w:hAnsi="宋体" w:hint="eastAsia"/>
          <w:color w:val="EE0000"/>
          <w:sz w:val="24"/>
          <w:highlight w:val="yellow"/>
        </w:rPr>
        <w:t>，</w:t>
      </w:r>
      <w:r w:rsidR="00D8415B" w:rsidRPr="0063795C">
        <w:rPr>
          <w:rFonts w:ascii="宋体" w:eastAsia="宋体" w:hAnsi="宋体" w:hint="eastAsia"/>
          <w:color w:val="EE0000"/>
          <w:sz w:val="24"/>
          <w:highlight w:val="yellow"/>
        </w:rPr>
        <w:t>认同得以形成，并且</w:t>
      </w:r>
      <w:r w:rsidR="00A90C94" w:rsidRPr="0063795C">
        <w:rPr>
          <w:rFonts w:ascii="宋体" w:eastAsia="宋体" w:hAnsi="宋体" w:hint="eastAsia"/>
          <w:color w:val="EE0000"/>
          <w:sz w:val="24"/>
          <w:highlight w:val="yellow"/>
        </w:rPr>
        <w:t>表现为个体对</w:t>
      </w:r>
      <w:r w:rsidR="004272E1" w:rsidRPr="0063795C">
        <w:rPr>
          <w:rFonts w:ascii="宋体" w:eastAsia="宋体" w:hAnsi="宋体" w:hint="eastAsia"/>
          <w:color w:val="EE0000"/>
          <w:sz w:val="24"/>
          <w:highlight w:val="yellow"/>
        </w:rPr>
        <w:t>特定角色、关系或实践</w:t>
      </w:r>
      <w:r w:rsidR="00A90C94" w:rsidRPr="0063795C">
        <w:rPr>
          <w:rFonts w:ascii="宋体" w:eastAsia="宋体" w:hAnsi="宋体" w:hint="eastAsia"/>
          <w:color w:val="EE0000"/>
          <w:sz w:val="24"/>
          <w:highlight w:val="yellow"/>
        </w:rPr>
        <w:t>的归属和认可</w:t>
      </w:r>
      <w:r w:rsidR="007E2DC1" w:rsidRPr="0063795C">
        <w:rPr>
          <w:rFonts w:ascii="宋体" w:eastAsia="宋体" w:hAnsi="宋体" w:hint="eastAsia"/>
          <w:color w:val="EE0000"/>
          <w:sz w:val="24"/>
          <w:highlight w:val="yellow"/>
        </w:rPr>
        <w:t>（</w:t>
      </w:r>
      <w:r w:rsidR="007E2DC1" w:rsidRPr="0063795C">
        <w:rPr>
          <w:rFonts w:ascii="Times New Roman" w:eastAsia="宋体" w:hAnsi="Times New Roman" w:cs="Times New Roman"/>
          <w:color w:val="EE0000"/>
          <w:sz w:val="24"/>
          <w:highlight w:val="yellow"/>
        </w:rPr>
        <w:t>Martinez, 2023</w:t>
      </w:r>
      <w:r w:rsidR="007E2DC1" w:rsidRPr="0063795C">
        <w:rPr>
          <w:rFonts w:ascii="宋体" w:eastAsia="宋体" w:hAnsi="宋体" w:hint="eastAsia"/>
          <w:color w:val="EE0000"/>
          <w:sz w:val="24"/>
          <w:highlight w:val="yellow"/>
        </w:rPr>
        <w:t>）</w:t>
      </w:r>
      <w:r w:rsidR="002E5A6F" w:rsidRPr="0063795C">
        <w:rPr>
          <w:rFonts w:ascii="宋体" w:eastAsia="宋体" w:hAnsi="宋体" w:hint="eastAsia"/>
          <w:color w:val="EE0000"/>
          <w:sz w:val="24"/>
          <w:highlight w:val="yellow"/>
        </w:rPr>
        <w:t>。</w:t>
      </w:r>
    </w:p>
    <w:p w14:paraId="57A32D24" w14:textId="35C83FD4" w:rsidR="00C55D07" w:rsidRPr="00B75CD0" w:rsidRDefault="00CE680C" w:rsidP="00C17D31">
      <w:pPr>
        <w:spacing w:line="276" w:lineRule="auto"/>
        <w:ind w:firstLineChars="200" w:firstLine="480"/>
        <w:rPr>
          <w:rFonts w:ascii="宋体" w:eastAsia="宋体" w:hAnsi="宋体"/>
          <w:color w:val="000000" w:themeColor="text1"/>
          <w:sz w:val="24"/>
        </w:rPr>
      </w:pPr>
      <w:r w:rsidRPr="00B75CD0">
        <w:rPr>
          <w:rFonts w:ascii="宋体" w:eastAsia="宋体" w:hAnsi="宋体" w:hint="eastAsia"/>
          <w:color w:val="000000" w:themeColor="text1"/>
          <w:sz w:val="24"/>
        </w:rPr>
        <w:t>职业认同</w:t>
      </w:r>
      <w:r w:rsidR="007B036B" w:rsidRPr="00B75CD0">
        <w:rPr>
          <w:rFonts w:ascii="宋体" w:eastAsia="宋体" w:hAnsi="宋体"/>
          <w:color w:val="000000" w:themeColor="text1"/>
          <w:sz w:val="24"/>
        </w:rPr>
        <w:t>（</w:t>
      </w:r>
      <w:r w:rsidR="007B036B" w:rsidRPr="00B75CD0">
        <w:rPr>
          <w:rFonts w:ascii="Times New Roman" w:eastAsia="宋体" w:hAnsi="Times New Roman" w:cs="Times New Roman"/>
          <w:color w:val="000000" w:themeColor="text1"/>
          <w:sz w:val="24"/>
        </w:rPr>
        <w:t>Professional Identity</w:t>
      </w:r>
      <w:r w:rsidR="007B036B" w:rsidRPr="00B75CD0">
        <w:rPr>
          <w:rFonts w:ascii="宋体" w:eastAsia="宋体" w:hAnsi="宋体"/>
          <w:color w:val="000000" w:themeColor="text1"/>
          <w:sz w:val="24"/>
        </w:rPr>
        <w:t>）</w:t>
      </w:r>
      <w:r w:rsidRPr="00B75CD0">
        <w:rPr>
          <w:rFonts w:ascii="宋体" w:eastAsia="宋体" w:hAnsi="宋体" w:hint="eastAsia"/>
          <w:color w:val="000000" w:themeColor="text1"/>
          <w:sz w:val="24"/>
        </w:rPr>
        <w:t>作为众多认同类型中较为重要的一种，</w:t>
      </w:r>
      <w:r w:rsidR="00484238" w:rsidRPr="00B75CD0">
        <w:rPr>
          <w:rFonts w:ascii="宋体" w:eastAsia="宋体" w:hAnsi="宋体" w:hint="eastAsia"/>
          <w:color w:val="000000" w:themeColor="text1"/>
          <w:sz w:val="24"/>
        </w:rPr>
        <w:t>承载着个体</w:t>
      </w:r>
      <w:r w:rsidR="00E20B5D" w:rsidRPr="00B75CD0">
        <w:rPr>
          <w:rFonts w:ascii="宋体" w:eastAsia="宋体" w:hAnsi="宋体"/>
          <w:color w:val="000000" w:themeColor="text1"/>
          <w:sz w:val="24"/>
        </w:rPr>
        <w:t>对所从事职业的意义建构与价值判断，既体现其对职业角色的主观感受，也反映其</w:t>
      </w:r>
      <w:r w:rsidR="005C73BB" w:rsidRPr="00B75CD0">
        <w:rPr>
          <w:rFonts w:ascii="宋体" w:eastAsia="宋体" w:hAnsi="宋体" w:hint="eastAsia"/>
          <w:color w:val="000000" w:themeColor="text1"/>
          <w:sz w:val="24"/>
        </w:rPr>
        <w:t>对自身在</w:t>
      </w:r>
      <w:r w:rsidR="00E20B5D" w:rsidRPr="00B75CD0">
        <w:rPr>
          <w:rFonts w:ascii="宋体" w:eastAsia="宋体" w:hAnsi="宋体"/>
          <w:color w:val="000000" w:themeColor="text1"/>
          <w:sz w:val="24"/>
        </w:rPr>
        <w:t>社会结构中的定位</w:t>
      </w:r>
      <w:r w:rsidR="00123B9C" w:rsidRPr="00B75CD0">
        <w:rPr>
          <w:rFonts w:ascii="宋体" w:eastAsia="宋体" w:hAnsi="宋体" w:hint="eastAsia"/>
          <w:color w:val="000000" w:themeColor="text1"/>
          <w:sz w:val="24"/>
        </w:rPr>
        <w:t>判断</w:t>
      </w:r>
      <w:r w:rsidR="00E20B5D" w:rsidRPr="00B75CD0">
        <w:rPr>
          <w:rFonts w:ascii="宋体" w:eastAsia="宋体" w:hAnsi="宋体"/>
          <w:color w:val="000000" w:themeColor="text1"/>
          <w:sz w:val="24"/>
        </w:rPr>
        <w:t>（</w:t>
      </w:r>
      <w:r w:rsidR="009C77DF" w:rsidRPr="00B75CD0">
        <w:rPr>
          <w:rFonts w:ascii="宋体" w:eastAsia="宋体" w:hAnsi="宋体"/>
          <w:color w:val="000000" w:themeColor="text1"/>
          <w:sz w:val="24"/>
        </w:rPr>
        <w:t>罗斯琦</w:t>
      </w:r>
      <w:r w:rsidR="009C77DF" w:rsidRPr="00B75CD0">
        <w:rPr>
          <w:rFonts w:ascii="Times New Roman" w:eastAsia="宋体" w:hAnsi="Times New Roman" w:cs="Times New Roman"/>
          <w:color w:val="000000" w:themeColor="text1"/>
          <w:sz w:val="24"/>
        </w:rPr>
        <w:t xml:space="preserve">, 2021; </w:t>
      </w:r>
      <w:r w:rsidR="00E20B5D" w:rsidRPr="00B75CD0">
        <w:rPr>
          <w:rFonts w:ascii="Times New Roman" w:eastAsia="宋体" w:hAnsi="Times New Roman" w:cs="Times New Roman"/>
          <w:color w:val="000000" w:themeColor="text1"/>
          <w:sz w:val="24"/>
        </w:rPr>
        <w:t>Skorikov &amp; Vondracek, 2011</w:t>
      </w:r>
      <w:r w:rsidR="00E20B5D" w:rsidRPr="00B75CD0">
        <w:rPr>
          <w:rFonts w:ascii="宋体" w:eastAsia="宋体" w:hAnsi="宋体"/>
          <w:color w:val="000000" w:themeColor="text1"/>
          <w:sz w:val="24"/>
        </w:rPr>
        <w:t>）</w:t>
      </w:r>
      <w:r w:rsidR="0043637B" w:rsidRPr="00B75CD0">
        <w:rPr>
          <w:rFonts w:ascii="宋体" w:eastAsia="宋体" w:hAnsi="宋体" w:hint="eastAsia"/>
          <w:color w:val="000000" w:themeColor="text1"/>
          <w:sz w:val="24"/>
        </w:rPr>
        <w:t>，</w:t>
      </w:r>
      <w:r w:rsidR="00213998" w:rsidRPr="00B75CD0">
        <w:rPr>
          <w:rFonts w:ascii="宋体" w:eastAsia="宋体" w:hAnsi="宋体" w:hint="eastAsia"/>
          <w:color w:val="000000" w:themeColor="text1"/>
          <w:sz w:val="24"/>
        </w:rPr>
        <w:t>因而</w:t>
      </w:r>
      <w:r w:rsidR="00583E3F" w:rsidRPr="00B75CD0">
        <w:rPr>
          <w:rFonts w:ascii="宋体" w:eastAsia="宋体" w:hAnsi="宋体" w:hint="eastAsia"/>
          <w:color w:val="000000" w:themeColor="text1"/>
          <w:sz w:val="24"/>
        </w:rPr>
        <w:t>也</w:t>
      </w:r>
      <w:r w:rsidR="00D6252D" w:rsidRPr="00B75CD0">
        <w:rPr>
          <w:rFonts w:ascii="宋体" w:eastAsia="宋体" w:hAnsi="宋体" w:hint="eastAsia"/>
          <w:color w:val="000000" w:themeColor="text1"/>
          <w:sz w:val="24"/>
        </w:rPr>
        <w:t>被概括为</w:t>
      </w:r>
      <w:r w:rsidR="0043637B" w:rsidRPr="00B75CD0">
        <w:rPr>
          <w:rFonts w:ascii="宋体" w:eastAsia="宋体" w:hAnsi="宋体" w:hint="eastAsia"/>
          <w:color w:val="000000" w:themeColor="text1"/>
          <w:sz w:val="24"/>
        </w:rPr>
        <w:t>“与工作相关的自我”（</w:t>
      </w:r>
      <w:r w:rsidR="0043637B" w:rsidRPr="00B75CD0">
        <w:rPr>
          <w:rFonts w:ascii="Times New Roman" w:eastAsia="宋体" w:hAnsi="Times New Roman" w:cs="Times New Roman"/>
          <w:color w:val="000000" w:themeColor="text1"/>
          <w:sz w:val="24"/>
        </w:rPr>
        <w:t>Martinez, 2023: 17</w:t>
      </w:r>
      <w:r w:rsidR="0043637B" w:rsidRPr="00B75CD0">
        <w:rPr>
          <w:rFonts w:ascii="宋体" w:eastAsia="宋体" w:hAnsi="宋体" w:hint="eastAsia"/>
          <w:color w:val="000000" w:themeColor="text1"/>
          <w:sz w:val="24"/>
        </w:rPr>
        <w:t>）</w:t>
      </w:r>
      <w:r w:rsidR="00461E9F" w:rsidRPr="00B75CD0">
        <w:rPr>
          <w:rFonts w:ascii="宋体" w:eastAsia="宋体" w:hAnsi="宋体" w:hint="eastAsia"/>
          <w:color w:val="000000" w:themeColor="text1"/>
          <w:sz w:val="24"/>
        </w:rPr>
        <w:t>。</w:t>
      </w:r>
      <w:r w:rsidR="00C55D07" w:rsidRPr="00B75CD0">
        <w:rPr>
          <w:rFonts w:ascii="宋体" w:eastAsia="宋体" w:hAnsi="宋体"/>
          <w:color w:val="000000" w:themeColor="text1"/>
          <w:sz w:val="24"/>
        </w:rPr>
        <w:t>职业认同的缺失</w:t>
      </w:r>
      <w:r w:rsidR="0098319D" w:rsidRPr="00B75CD0">
        <w:rPr>
          <w:rFonts w:ascii="宋体" w:eastAsia="宋体" w:hAnsi="宋体" w:hint="eastAsia"/>
          <w:color w:val="000000" w:themeColor="text1"/>
          <w:sz w:val="24"/>
        </w:rPr>
        <w:t>不仅</w:t>
      </w:r>
      <w:r w:rsidR="0052415D" w:rsidRPr="00B75CD0">
        <w:rPr>
          <w:rFonts w:ascii="宋体" w:eastAsia="宋体" w:hAnsi="宋体" w:hint="eastAsia"/>
          <w:color w:val="000000" w:themeColor="text1"/>
          <w:sz w:val="24"/>
        </w:rPr>
        <w:t>表现为情绪低落</w:t>
      </w:r>
      <w:r w:rsidR="00B72A30" w:rsidRPr="00B75CD0">
        <w:rPr>
          <w:rFonts w:ascii="宋体" w:eastAsia="宋体" w:hAnsi="宋体"/>
          <w:color w:val="000000" w:themeColor="text1"/>
          <w:sz w:val="24"/>
        </w:rPr>
        <w:t>（周泽鹏、肖索未</w:t>
      </w:r>
      <w:r w:rsidR="00B72A30" w:rsidRPr="00B75CD0">
        <w:rPr>
          <w:rFonts w:ascii="Times New Roman" w:eastAsia="宋体" w:hAnsi="Times New Roman" w:cs="Times New Roman"/>
          <w:color w:val="000000" w:themeColor="text1"/>
          <w:sz w:val="24"/>
        </w:rPr>
        <w:t>, 2022</w:t>
      </w:r>
      <w:r w:rsidR="00B72A30" w:rsidRPr="00B75CD0">
        <w:rPr>
          <w:rFonts w:ascii="宋体" w:eastAsia="宋体" w:hAnsi="宋体"/>
          <w:color w:val="000000" w:themeColor="text1"/>
          <w:sz w:val="24"/>
        </w:rPr>
        <w:t>）</w:t>
      </w:r>
      <w:r w:rsidR="0052415D" w:rsidRPr="00B75CD0">
        <w:rPr>
          <w:rFonts w:ascii="宋体" w:eastAsia="宋体" w:hAnsi="宋体" w:hint="eastAsia"/>
          <w:color w:val="000000" w:themeColor="text1"/>
          <w:sz w:val="24"/>
        </w:rPr>
        <w:t>，还会削弱劳动投入的积极性</w:t>
      </w:r>
      <w:r w:rsidR="009A78DA" w:rsidRPr="00B75CD0">
        <w:rPr>
          <w:rFonts w:ascii="宋体" w:eastAsia="宋体" w:hAnsi="宋体"/>
          <w:color w:val="000000" w:themeColor="text1"/>
          <w:sz w:val="24"/>
        </w:rPr>
        <w:t>（</w:t>
      </w:r>
      <w:bookmarkStart w:id="12" w:name="OLE_LINK22"/>
      <w:r w:rsidR="009A78DA" w:rsidRPr="00B75CD0">
        <w:rPr>
          <w:rFonts w:ascii="宋体" w:eastAsia="宋体" w:hAnsi="宋体"/>
          <w:color w:val="000000" w:themeColor="text1"/>
          <w:sz w:val="24"/>
        </w:rPr>
        <w:t>周红等</w:t>
      </w:r>
      <w:r w:rsidR="009A78DA" w:rsidRPr="00B75CD0">
        <w:rPr>
          <w:rFonts w:ascii="Times New Roman" w:eastAsia="宋体" w:hAnsi="Times New Roman" w:cs="Times New Roman"/>
          <w:color w:val="000000" w:themeColor="text1"/>
          <w:sz w:val="24"/>
        </w:rPr>
        <w:t>, 2024</w:t>
      </w:r>
      <w:bookmarkEnd w:id="12"/>
      <w:r w:rsidR="009A78DA" w:rsidRPr="00B75CD0">
        <w:rPr>
          <w:rFonts w:ascii="宋体" w:eastAsia="宋体" w:hAnsi="宋体"/>
          <w:color w:val="000000" w:themeColor="text1"/>
          <w:sz w:val="24"/>
        </w:rPr>
        <w:t>）</w:t>
      </w:r>
      <w:r w:rsidR="00665E04" w:rsidRPr="00B75CD0">
        <w:rPr>
          <w:rFonts w:ascii="宋体" w:eastAsia="宋体" w:hAnsi="宋体" w:hint="eastAsia"/>
          <w:color w:val="000000" w:themeColor="text1"/>
          <w:sz w:val="24"/>
        </w:rPr>
        <w:t>和</w:t>
      </w:r>
      <w:r w:rsidR="00C473C0" w:rsidRPr="00B75CD0">
        <w:rPr>
          <w:rFonts w:ascii="宋体" w:eastAsia="宋体" w:hAnsi="宋体" w:hint="eastAsia"/>
          <w:color w:val="000000" w:themeColor="text1"/>
          <w:sz w:val="24"/>
        </w:rPr>
        <w:t>就业</w:t>
      </w:r>
      <w:r w:rsidR="00665E04" w:rsidRPr="00B75CD0">
        <w:rPr>
          <w:rFonts w:ascii="宋体" w:eastAsia="宋体" w:hAnsi="宋体" w:hint="eastAsia"/>
          <w:color w:val="000000" w:themeColor="text1"/>
          <w:sz w:val="24"/>
        </w:rPr>
        <w:t>稳定性</w:t>
      </w:r>
      <w:r w:rsidR="007B354C" w:rsidRPr="00B75CD0">
        <w:rPr>
          <w:rFonts w:ascii="宋体" w:eastAsia="宋体" w:hAnsi="宋体"/>
          <w:color w:val="000000" w:themeColor="text1"/>
          <w:sz w:val="24"/>
        </w:rPr>
        <w:t>（沈锦浩</w:t>
      </w:r>
      <w:r w:rsidR="007B354C" w:rsidRPr="00B75CD0">
        <w:rPr>
          <w:rFonts w:ascii="Times New Roman" w:eastAsia="宋体" w:hAnsi="Times New Roman" w:cs="Times New Roman"/>
          <w:color w:val="000000" w:themeColor="text1"/>
          <w:sz w:val="24"/>
        </w:rPr>
        <w:t>, 2021</w:t>
      </w:r>
      <w:r w:rsidR="007B354C" w:rsidRPr="00B75CD0">
        <w:rPr>
          <w:rFonts w:ascii="宋体" w:eastAsia="宋体" w:hAnsi="宋体"/>
          <w:color w:val="000000" w:themeColor="text1"/>
          <w:sz w:val="24"/>
        </w:rPr>
        <w:t>）</w:t>
      </w:r>
      <w:r w:rsidR="00C55D07" w:rsidRPr="00B75CD0">
        <w:rPr>
          <w:rFonts w:ascii="宋体" w:eastAsia="宋体" w:hAnsi="宋体"/>
          <w:color w:val="000000" w:themeColor="text1"/>
          <w:sz w:val="24"/>
        </w:rPr>
        <w:t>。</w:t>
      </w:r>
      <w:r w:rsidR="00844954" w:rsidRPr="00B75CD0">
        <w:rPr>
          <w:rFonts w:ascii="宋体" w:eastAsia="宋体" w:hAnsi="宋体" w:hint="eastAsia"/>
          <w:color w:val="000000" w:themeColor="text1"/>
          <w:sz w:val="24"/>
        </w:rPr>
        <w:t>例如，</w:t>
      </w:r>
      <w:r w:rsidR="00C55D07" w:rsidRPr="00B75CD0">
        <w:rPr>
          <w:rFonts w:ascii="宋体" w:eastAsia="宋体" w:hAnsi="宋体"/>
          <w:color w:val="000000" w:themeColor="text1"/>
          <w:sz w:val="24"/>
        </w:rPr>
        <w:t>职业认同</w:t>
      </w:r>
      <w:r w:rsidR="00F9673B" w:rsidRPr="00B75CD0">
        <w:rPr>
          <w:rFonts w:ascii="宋体" w:eastAsia="宋体" w:hAnsi="宋体" w:hint="eastAsia"/>
          <w:color w:val="000000" w:themeColor="text1"/>
          <w:sz w:val="24"/>
        </w:rPr>
        <w:t>感</w:t>
      </w:r>
      <w:r w:rsidR="00C55D07" w:rsidRPr="00B75CD0">
        <w:rPr>
          <w:rFonts w:ascii="宋体" w:eastAsia="宋体" w:hAnsi="宋体"/>
          <w:color w:val="000000" w:themeColor="text1"/>
          <w:sz w:val="24"/>
        </w:rPr>
        <w:t>的下降</w:t>
      </w:r>
      <w:r w:rsidR="00993279" w:rsidRPr="00B75CD0">
        <w:rPr>
          <w:rFonts w:ascii="宋体" w:eastAsia="宋体" w:hAnsi="宋体" w:hint="eastAsia"/>
          <w:color w:val="000000" w:themeColor="text1"/>
          <w:sz w:val="24"/>
        </w:rPr>
        <w:t>被认为</w:t>
      </w:r>
      <w:r w:rsidR="00C55D07" w:rsidRPr="00B75CD0">
        <w:rPr>
          <w:rFonts w:ascii="宋体" w:eastAsia="宋体" w:hAnsi="宋体"/>
          <w:color w:val="000000" w:themeColor="text1"/>
          <w:sz w:val="24"/>
        </w:rPr>
        <w:t>是造成新生代农民工职业流动性居高不下的重要原因（黄斌欢</w:t>
      </w:r>
      <w:r w:rsidR="00C55D07" w:rsidRPr="00B75CD0">
        <w:rPr>
          <w:rFonts w:ascii="Times New Roman" w:eastAsia="宋体" w:hAnsi="Times New Roman" w:cs="Times New Roman"/>
          <w:color w:val="000000" w:themeColor="text1"/>
          <w:sz w:val="24"/>
        </w:rPr>
        <w:t>, 2013</w:t>
      </w:r>
      <w:r w:rsidR="00C55D07" w:rsidRPr="00B75CD0">
        <w:rPr>
          <w:rFonts w:ascii="宋体" w:eastAsia="宋体" w:hAnsi="宋体"/>
          <w:color w:val="000000" w:themeColor="text1"/>
          <w:sz w:val="24"/>
        </w:rPr>
        <w:t>）</w:t>
      </w:r>
      <w:r w:rsidR="009071D7" w:rsidRPr="00B75CD0">
        <w:rPr>
          <w:rFonts w:ascii="宋体" w:eastAsia="宋体" w:hAnsi="宋体" w:hint="eastAsia"/>
          <w:color w:val="000000" w:themeColor="text1"/>
          <w:sz w:val="24"/>
        </w:rPr>
        <w:t>；</w:t>
      </w:r>
      <w:r w:rsidR="000A4D0E" w:rsidRPr="00B75CD0">
        <w:rPr>
          <w:rFonts w:ascii="宋体" w:eastAsia="宋体" w:hAnsi="宋体" w:hint="eastAsia"/>
          <w:color w:val="000000" w:themeColor="text1"/>
          <w:sz w:val="24"/>
        </w:rPr>
        <w:t>对</w:t>
      </w:r>
      <w:r w:rsidR="009071D7" w:rsidRPr="00B75CD0">
        <w:rPr>
          <w:rFonts w:ascii="宋体" w:eastAsia="宋体" w:hAnsi="宋体" w:hint="eastAsia"/>
          <w:color w:val="000000" w:themeColor="text1"/>
          <w:sz w:val="24"/>
        </w:rPr>
        <w:t>非体力劳动者</w:t>
      </w:r>
      <w:r w:rsidR="000A4D0E" w:rsidRPr="00B75CD0">
        <w:rPr>
          <w:rFonts w:ascii="宋体" w:eastAsia="宋体" w:hAnsi="宋体" w:hint="eastAsia"/>
          <w:color w:val="000000" w:themeColor="text1"/>
          <w:sz w:val="24"/>
        </w:rPr>
        <w:t>而言</w:t>
      </w:r>
      <w:r w:rsidR="009071D7" w:rsidRPr="00B75CD0">
        <w:rPr>
          <w:rFonts w:ascii="宋体" w:eastAsia="宋体" w:hAnsi="宋体" w:hint="eastAsia"/>
          <w:color w:val="000000" w:themeColor="text1"/>
          <w:sz w:val="24"/>
        </w:rPr>
        <w:t>，</w:t>
      </w:r>
      <w:r w:rsidR="000A4D0E" w:rsidRPr="00B75CD0">
        <w:rPr>
          <w:rFonts w:ascii="宋体" w:eastAsia="宋体" w:hAnsi="宋体" w:hint="eastAsia"/>
          <w:color w:val="000000" w:themeColor="text1"/>
          <w:sz w:val="24"/>
        </w:rPr>
        <w:t>职业认同</w:t>
      </w:r>
      <w:r w:rsidR="00D414BD" w:rsidRPr="00B75CD0">
        <w:rPr>
          <w:rFonts w:ascii="宋体" w:eastAsia="宋体" w:hAnsi="宋体" w:hint="eastAsia"/>
          <w:color w:val="000000" w:themeColor="text1"/>
          <w:sz w:val="24"/>
        </w:rPr>
        <w:t>危机</w:t>
      </w:r>
      <w:r w:rsidR="00A90CB4" w:rsidRPr="00B75CD0">
        <w:rPr>
          <w:rFonts w:ascii="宋体" w:eastAsia="宋体" w:hAnsi="宋体" w:hint="eastAsia"/>
          <w:color w:val="000000" w:themeColor="text1"/>
          <w:sz w:val="24"/>
        </w:rPr>
        <w:t>亦</w:t>
      </w:r>
      <w:r w:rsidR="000A4D0E" w:rsidRPr="00B75CD0">
        <w:rPr>
          <w:rFonts w:ascii="宋体" w:eastAsia="宋体" w:hAnsi="宋体" w:hint="eastAsia"/>
          <w:color w:val="000000" w:themeColor="text1"/>
          <w:sz w:val="24"/>
        </w:rPr>
        <w:t>可能</w:t>
      </w:r>
      <w:r w:rsidR="008203C2">
        <w:rPr>
          <w:rFonts w:ascii="宋体" w:eastAsia="宋体" w:hAnsi="宋体" w:hint="eastAsia"/>
          <w:color w:val="000000" w:themeColor="text1"/>
          <w:sz w:val="24"/>
        </w:rPr>
        <w:t>使其</w:t>
      </w:r>
      <w:r w:rsidR="0039453D">
        <w:rPr>
          <w:rFonts w:ascii="宋体" w:eastAsia="宋体" w:hAnsi="宋体" w:hint="eastAsia"/>
          <w:color w:val="000000" w:themeColor="text1"/>
          <w:sz w:val="24"/>
        </w:rPr>
        <w:t>主动</w:t>
      </w:r>
      <w:r w:rsidR="008E2B4F" w:rsidRPr="00B75CD0">
        <w:rPr>
          <w:rFonts w:ascii="宋体" w:eastAsia="宋体" w:hAnsi="宋体" w:hint="eastAsia"/>
          <w:color w:val="000000" w:themeColor="text1"/>
          <w:sz w:val="24"/>
        </w:rPr>
        <w:t>离职</w:t>
      </w:r>
      <w:r w:rsidR="00C55D07" w:rsidRPr="00B75CD0">
        <w:rPr>
          <w:rFonts w:ascii="宋体" w:eastAsia="宋体" w:hAnsi="宋体"/>
          <w:color w:val="000000" w:themeColor="text1"/>
          <w:sz w:val="24"/>
        </w:rPr>
        <w:t>（</w:t>
      </w:r>
      <w:r w:rsidR="00C55D07" w:rsidRPr="00B75CD0">
        <w:rPr>
          <w:rFonts w:ascii="Times New Roman" w:eastAsia="宋体" w:hAnsi="Times New Roman" w:cs="Times New Roman"/>
          <w:color w:val="000000" w:themeColor="text1"/>
          <w:sz w:val="24"/>
        </w:rPr>
        <w:t>Yavaş, 2024</w:t>
      </w:r>
      <w:r w:rsidR="00C55D07" w:rsidRPr="00B75CD0">
        <w:rPr>
          <w:rFonts w:ascii="宋体" w:eastAsia="宋体" w:hAnsi="宋体"/>
          <w:color w:val="000000" w:themeColor="text1"/>
          <w:sz w:val="24"/>
        </w:rPr>
        <w:t>）。</w:t>
      </w:r>
    </w:p>
    <w:p w14:paraId="0AFC822A" w14:textId="062E7A6C" w:rsidR="00CD486D" w:rsidRDefault="00F90B49" w:rsidP="00DB1B39">
      <w:pPr>
        <w:spacing w:line="276" w:lineRule="auto"/>
        <w:ind w:firstLineChars="200" w:firstLine="480"/>
        <w:rPr>
          <w:rFonts w:ascii="宋体" w:eastAsia="宋体" w:hAnsi="宋体"/>
          <w:color w:val="EE0000"/>
          <w:sz w:val="24"/>
          <w:highlight w:val="yellow"/>
        </w:rPr>
      </w:pPr>
      <w:r w:rsidRPr="00F90B49">
        <w:rPr>
          <w:rFonts w:ascii="宋体" w:eastAsia="宋体" w:hAnsi="宋体"/>
          <w:color w:val="EE0000"/>
          <w:sz w:val="24"/>
          <w:highlight w:val="yellow"/>
        </w:rPr>
        <w:lastRenderedPageBreak/>
        <w:t>现有关于职业认同的研究</w:t>
      </w:r>
      <w:r w:rsidR="000072DC">
        <w:rPr>
          <w:rFonts w:ascii="宋体" w:eastAsia="宋体" w:hAnsi="宋体" w:hint="eastAsia"/>
          <w:color w:val="EE0000"/>
          <w:sz w:val="24"/>
          <w:highlight w:val="yellow"/>
        </w:rPr>
        <w:t>存在</w:t>
      </w:r>
      <w:r w:rsidRPr="00F90B49">
        <w:rPr>
          <w:rFonts w:ascii="宋体" w:eastAsia="宋体" w:hAnsi="宋体"/>
          <w:color w:val="EE0000"/>
          <w:sz w:val="24"/>
          <w:highlight w:val="yellow"/>
        </w:rPr>
        <w:t>两条路径：一是将职业认同作为研究对象</w:t>
      </w:r>
      <w:r w:rsidR="009D557C">
        <w:rPr>
          <w:rFonts w:ascii="宋体" w:eastAsia="宋体" w:hAnsi="宋体" w:hint="eastAsia"/>
          <w:color w:val="EE0000"/>
          <w:sz w:val="24"/>
          <w:highlight w:val="yellow"/>
        </w:rPr>
        <w:t>，关注如何对其</w:t>
      </w:r>
      <w:r w:rsidRPr="00F90B49">
        <w:rPr>
          <w:rFonts w:ascii="宋体" w:eastAsia="宋体" w:hAnsi="宋体"/>
          <w:color w:val="EE0000"/>
          <w:sz w:val="24"/>
          <w:highlight w:val="yellow"/>
        </w:rPr>
        <w:t>进行</w:t>
      </w:r>
      <w:r w:rsidR="00D71729">
        <w:rPr>
          <w:rFonts w:ascii="宋体" w:eastAsia="宋体" w:hAnsi="宋体" w:hint="eastAsia"/>
          <w:color w:val="EE0000"/>
          <w:sz w:val="24"/>
          <w:highlight w:val="yellow"/>
        </w:rPr>
        <w:t>有效</w:t>
      </w:r>
      <w:r w:rsidRPr="00F90B49">
        <w:rPr>
          <w:rFonts w:ascii="宋体" w:eastAsia="宋体" w:hAnsi="宋体"/>
          <w:color w:val="EE0000"/>
          <w:sz w:val="24"/>
          <w:highlight w:val="yellow"/>
        </w:rPr>
        <w:t>测量；二是探讨影响职业认同形成与变化的因素及其作用机制（王晔安等</w:t>
      </w:r>
      <w:r w:rsidRPr="00F90B49">
        <w:rPr>
          <w:rFonts w:ascii="Times New Roman" w:eastAsia="宋体" w:hAnsi="Times New Roman" w:cs="Times New Roman"/>
          <w:color w:val="EE0000"/>
          <w:sz w:val="24"/>
          <w:highlight w:val="yellow"/>
        </w:rPr>
        <w:t>, 2021</w:t>
      </w:r>
      <w:r w:rsidRPr="00F90B49">
        <w:rPr>
          <w:rFonts w:ascii="宋体" w:eastAsia="宋体" w:hAnsi="宋体"/>
          <w:color w:val="EE0000"/>
          <w:sz w:val="24"/>
          <w:highlight w:val="yellow"/>
        </w:rPr>
        <w:t>）。相较而言，后一路径更符合社会学对职业问题的核心关切，即通过分析制度安排与劳动条件，解释个体如何理解并回应其所处的职业位置。</w:t>
      </w:r>
    </w:p>
    <w:p w14:paraId="0EDB1B9F" w14:textId="2CEA911D" w:rsidR="00A76511" w:rsidRDefault="00DB3D0D" w:rsidP="007010A2">
      <w:pPr>
        <w:spacing w:line="276" w:lineRule="auto"/>
        <w:ind w:firstLineChars="200" w:firstLine="480"/>
        <w:rPr>
          <w:rFonts w:ascii="宋体" w:eastAsia="宋体" w:hAnsi="宋体"/>
          <w:color w:val="EE0000"/>
          <w:sz w:val="24"/>
          <w:highlight w:val="yellow"/>
        </w:rPr>
      </w:pPr>
      <w:bookmarkStart w:id="13" w:name="OLE_LINK7"/>
      <w:r w:rsidRPr="00BD06BD">
        <w:rPr>
          <w:rFonts w:ascii="宋体" w:eastAsia="宋体" w:hAnsi="宋体"/>
          <w:color w:val="EE0000"/>
          <w:sz w:val="24"/>
          <w:highlight w:val="yellow"/>
        </w:rPr>
        <w:t>劳动“投入</w:t>
      </w:r>
      <w:r w:rsidRPr="00BD06BD">
        <w:rPr>
          <w:rFonts w:ascii="宋体" w:eastAsia="宋体" w:hAnsi="宋体" w:hint="eastAsia"/>
          <w:color w:val="EE0000"/>
          <w:sz w:val="24"/>
          <w:highlight w:val="yellow"/>
        </w:rPr>
        <w:t>-</w:t>
      </w:r>
      <w:r w:rsidRPr="00BD06BD">
        <w:rPr>
          <w:rFonts w:ascii="宋体" w:eastAsia="宋体" w:hAnsi="宋体"/>
          <w:color w:val="EE0000"/>
          <w:sz w:val="24"/>
          <w:highlight w:val="yellow"/>
        </w:rPr>
        <w:t>回报”</w:t>
      </w:r>
      <w:r w:rsidR="00D44C1A">
        <w:rPr>
          <w:rFonts w:ascii="宋体" w:eastAsia="宋体" w:hAnsi="宋体" w:hint="eastAsia"/>
          <w:color w:val="EE0000"/>
          <w:sz w:val="24"/>
          <w:highlight w:val="yellow"/>
        </w:rPr>
        <w:t>的二元</w:t>
      </w:r>
      <w:r w:rsidRPr="00BD06BD">
        <w:rPr>
          <w:rFonts w:ascii="宋体" w:eastAsia="宋体" w:hAnsi="宋体"/>
          <w:color w:val="EE0000"/>
          <w:sz w:val="24"/>
          <w:highlight w:val="yellow"/>
        </w:rPr>
        <w:t>关系构成了</w:t>
      </w:r>
      <w:r w:rsidR="00DB1B39">
        <w:rPr>
          <w:rFonts w:ascii="宋体" w:eastAsia="宋体" w:hAnsi="宋体" w:hint="eastAsia"/>
          <w:color w:val="EE0000"/>
          <w:sz w:val="24"/>
          <w:highlight w:val="yellow"/>
        </w:rPr>
        <w:t>该路径中</w:t>
      </w:r>
      <w:r w:rsidRPr="00BD06BD">
        <w:rPr>
          <w:rFonts w:ascii="宋体" w:eastAsia="宋体" w:hAnsi="宋体"/>
          <w:color w:val="EE0000"/>
          <w:sz w:val="24"/>
          <w:highlight w:val="yellow"/>
        </w:rPr>
        <w:t>最基础的分析框架</w:t>
      </w:r>
      <w:r w:rsidR="00955D78">
        <w:rPr>
          <w:rFonts w:ascii="宋体" w:eastAsia="宋体" w:hAnsi="宋体" w:hint="eastAsia"/>
          <w:color w:val="EE0000"/>
          <w:sz w:val="24"/>
          <w:highlight w:val="yellow"/>
        </w:rPr>
        <w:t>。</w:t>
      </w:r>
      <w:r w:rsidR="00CD486D" w:rsidRPr="00C71272">
        <w:rPr>
          <w:rFonts w:ascii="宋体" w:eastAsia="宋体" w:hAnsi="宋体"/>
          <w:color w:val="EE0000"/>
          <w:sz w:val="24"/>
          <w:highlight w:val="yellow"/>
        </w:rPr>
        <w:t>这并非</w:t>
      </w:r>
      <w:r w:rsidR="00CD486D" w:rsidRPr="00C71272">
        <w:rPr>
          <w:rFonts w:ascii="宋体" w:eastAsia="宋体" w:hAnsi="宋体" w:hint="eastAsia"/>
          <w:color w:val="EE0000"/>
          <w:sz w:val="24"/>
          <w:highlight w:val="yellow"/>
        </w:rPr>
        <w:t>单纯</w:t>
      </w:r>
      <w:r w:rsidR="00CD486D" w:rsidRPr="00C71272">
        <w:rPr>
          <w:rFonts w:ascii="宋体" w:eastAsia="宋体" w:hAnsi="宋体"/>
          <w:color w:val="EE0000"/>
          <w:sz w:val="24"/>
          <w:highlight w:val="yellow"/>
        </w:rPr>
        <w:t>基于</w:t>
      </w:r>
      <w:r w:rsidR="0059254D">
        <w:rPr>
          <w:rFonts w:ascii="宋体" w:eastAsia="宋体" w:hAnsi="宋体" w:hint="eastAsia"/>
          <w:color w:val="EE0000"/>
          <w:sz w:val="24"/>
          <w:highlight w:val="yellow"/>
        </w:rPr>
        <w:t>现实</w:t>
      </w:r>
      <w:r w:rsidR="00CD486D" w:rsidRPr="00C71272">
        <w:rPr>
          <w:rFonts w:ascii="宋体" w:eastAsia="宋体" w:hAnsi="宋体"/>
          <w:color w:val="EE0000"/>
          <w:sz w:val="24"/>
          <w:highlight w:val="yellow"/>
        </w:rPr>
        <w:t>经验的</w:t>
      </w:r>
      <w:r w:rsidR="00FD0989" w:rsidRPr="00C71272">
        <w:rPr>
          <w:rFonts w:ascii="宋体" w:eastAsia="宋体" w:hAnsi="宋体" w:hint="eastAsia"/>
          <w:color w:val="EE0000"/>
          <w:sz w:val="24"/>
          <w:highlight w:val="yellow"/>
        </w:rPr>
        <w:t>朴素判断</w:t>
      </w:r>
      <w:r w:rsidR="00CD486D" w:rsidRPr="00C71272">
        <w:rPr>
          <w:rFonts w:ascii="宋体" w:eastAsia="宋体" w:hAnsi="宋体"/>
          <w:color w:val="EE0000"/>
          <w:sz w:val="24"/>
          <w:highlight w:val="yellow"/>
        </w:rPr>
        <w:t>，而是源于</w:t>
      </w:r>
      <w:r w:rsidR="00EF7A0E">
        <w:rPr>
          <w:rFonts w:ascii="宋体" w:eastAsia="宋体" w:hAnsi="宋体" w:hint="eastAsia"/>
          <w:color w:val="EE0000"/>
          <w:sz w:val="24"/>
          <w:highlight w:val="yellow"/>
        </w:rPr>
        <w:t>将</w:t>
      </w:r>
      <w:r w:rsidR="00CD486D" w:rsidRPr="00C71272">
        <w:rPr>
          <w:rFonts w:ascii="宋体" w:eastAsia="宋体" w:hAnsi="宋体"/>
          <w:color w:val="EE0000"/>
          <w:sz w:val="24"/>
          <w:highlight w:val="yellow"/>
        </w:rPr>
        <w:t>劳动</w:t>
      </w:r>
      <w:r w:rsidR="00EF7A0E">
        <w:rPr>
          <w:rFonts w:ascii="宋体" w:eastAsia="宋体" w:hAnsi="宋体" w:hint="eastAsia"/>
          <w:color w:val="EE0000"/>
          <w:sz w:val="24"/>
          <w:highlight w:val="yellow"/>
        </w:rPr>
        <w:t>视为</w:t>
      </w:r>
      <w:r w:rsidR="00CD486D" w:rsidRPr="00C71272">
        <w:rPr>
          <w:rFonts w:ascii="宋体" w:eastAsia="宋体" w:hAnsi="宋体"/>
          <w:color w:val="EE0000"/>
          <w:sz w:val="24"/>
          <w:highlight w:val="yellow"/>
        </w:rPr>
        <w:t>一种</w:t>
      </w:r>
      <w:r w:rsidR="004A0826">
        <w:rPr>
          <w:rFonts w:ascii="宋体" w:eastAsia="宋体" w:hAnsi="宋体" w:hint="eastAsia"/>
          <w:color w:val="EE0000"/>
          <w:sz w:val="24"/>
          <w:highlight w:val="yellow"/>
        </w:rPr>
        <w:t>制度化交换</w:t>
      </w:r>
      <w:r w:rsidR="00CD486D" w:rsidRPr="00C71272">
        <w:rPr>
          <w:rFonts w:ascii="宋体" w:eastAsia="宋体" w:hAnsi="宋体"/>
          <w:color w:val="EE0000"/>
          <w:sz w:val="24"/>
          <w:highlight w:val="yellow"/>
        </w:rPr>
        <w:t>关系的</w:t>
      </w:r>
      <w:r w:rsidR="004A0826">
        <w:rPr>
          <w:rFonts w:ascii="宋体" w:eastAsia="宋体" w:hAnsi="宋体" w:hint="eastAsia"/>
          <w:color w:val="EE0000"/>
          <w:sz w:val="24"/>
          <w:highlight w:val="yellow"/>
        </w:rPr>
        <w:t>理论认知</w:t>
      </w:r>
      <w:r w:rsidR="00CD486D" w:rsidRPr="00C71272">
        <w:rPr>
          <w:rFonts w:ascii="宋体" w:eastAsia="宋体" w:hAnsi="宋体"/>
          <w:color w:val="EE0000"/>
          <w:sz w:val="24"/>
          <w:highlight w:val="yellow"/>
        </w:rPr>
        <w:t>。</w:t>
      </w:r>
      <w:r w:rsidR="00A76511" w:rsidRPr="00A76511">
        <w:rPr>
          <w:rFonts w:ascii="宋体" w:eastAsia="宋体" w:hAnsi="宋体"/>
          <w:color w:val="EE0000"/>
          <w:sz w:val="24"/>
          <w:highlight w:val="yellow"/>
        </w:rPr>
        <w:t>马克思</w:t>
      </w:r>
      <w:r w:rsidR="00C22AF3">
        <w:rPr>
          <w:rFonts w:ascii="宋体" w:eastAsia="宋体" w:hAnsi="宋体" w:hint="eastAsia"/>
          <w:color w:val="EE0000"/>
          <w:sz w:val="24"/>
          <w:highlight w:val="yellow"/>
        </w:rPr>
        <w:t>和恩格斯（</w:t>
      </w:r>
      <w:r w:rsidR="00C22AF3" w:rsidRPr="00BA294C">
        <w:rPr>
          <w:rFonts w:ascii="Times New Roman" w:eastAsia="宋体" w:hAnsi="Times New Roman" w:cs="Times New Roman"/>
          <w:color w:val="EE0000"/>
          <w:sz w:val="24"/>
          <w:highlight w:val="yellow"/>
        </w:rPr>
        <w:t>2009: 531</w:t>
      </w:r>
      <w:r w:rsidR="00C22AF3">
        <w:rPr>
          <w:rFonts w:ascii="宋体" w:eastAsia="宋体" w:hAnsi="宋体" w:hint="eastAsia"/>
          <w:color w:val="EE0000"/>
          <w:sz w:val="24"/>
          <w:highlight w:val="yellow"/>
        </w:rPr>
        <w:t>）</w:t>
      </w:r>
      <w:r w:rsidR="00A76511" w:rsidRPr="00A76511">
        <w:rPr>
          <w:rFonts w:ascii="宋体" w:eastAsia="宋体" w:hAnsi="宋体"/>
          <w:color w:val="EE0000"/>
          <w:sz w:val="24"/>
          <w:highlight w:val="yellow"/>
        </w:rPr>
        <w:t>在分析资本主义生产方式时指出，劳动首先以满足基本生存需要的“物质劳动”形态嵌入雇佣关系，劳动者不得不通过出卖自身劳动力来换取必要的生活资料。</w:t>
      </w:r>
      <w:r w:rsidR="001D757C">
        <w:rPr>
          <w:rFonts w:ascii="宋体" w:eastAsia="宋体" w:hAnsi="宋体" w:hint="eastAsia"/>
          <w:color w:val="EE0000"/>
          <w:sz w:val="24"/>
          <w:highlight w:val="yellow"/>
        </w:rPr>
        <w:t>因此，</w:t>
      </w:r>
      <w:r w:rsidR="00A76511" w:rsidRPr="00A76511">
        <w:rPr>
          <w:rFonts w:ascii="宋体" w:eastAsia="宋体" w:hAnsi="宋体"/>
          <w:color w:val="EE0000"/>
          <w:sz w:val="24"/>
          <w:highlight w:val="yellow"/>
        </w:rPr>
        <w:t>劳动者对劳动的理解不可避免地围绕自身投入与所得回报之间的关系展开。韦伯</w:t>
      </w:r>
      <w:r w:rsidR="00CD2D40">
        <w:rPr>
          <w:rFonts w:ascii="宋体" w:eastAsia="宋体" w:hAnsi="宋体" w:hint="eastAsia"/>
          <w:color w:val="EE0000"/>
          <w:sz w:val="24"/>
          <w:highlight w:val="yellow"/>
        </w:rPr>
        <w:t>同样</w:t>
      </w:r>
      <w:r w:rsidR="00A76511" w:rsidRPr="00A76511">
        <w:rPr>
          <w:rFonts w:ascii="宋体" w:eastAsia="宋体" w:hAnsi="宋体"/>
          <w:color w:val="EE0000"/>
          <w:sz w:val="24"/>
          <w:highlight w:val="yellow"/>
        </w:rPr>
        <w:t>指出，职业行动日益嵌入工具理性</w:t>
      </w:r>
      <w:r w:rsidR="006063EB">
        <w:rPr>
          <w:rFonts w:ascii="宋体" w:eastAsia="宋体" w:hAnsi="宋体" w:hint="eastAsia"/>
          <w:color w:val="EE0000"/>
          <w:sz w:val="24"/>
          <w:highlight w:val="yellow"/>
        </w:rPr>
        <w:t>主导的现代</w:t>
      </w:r>
      <w:r w:rsidR="00A76511" w:rsidRPr="00A76511">
        <w:rPr>
          <w:rFonts w:ascii="宋体" w:eastAsia="宋体" w:hAnsi="宋体"/>
          <w:color w:val="EE0000"/>
          <w:sz w:val="24"/>
          <w:highlight w:val="yellow"/>
        </w:rPr>
        <w:t>逻辑中，对劳动成本与收益的</w:t>
      </w:r>
      <w:r w:rsidR="0022515E">
        <w:rPr>
          <w:rFonts w:ascii="宋体" w:eastAsia="宋体" w:hAnsi="宋体" w:hint="eastAsia"/>
          <w:color w:val="EE0000"/>
          <w:sz w:val="24"/>
          <w:highlight w:val="yellow"/>
        </w:rPr>
        <w:t>精确</w:t>
      </w:r>
      <w:r w:rsidR="00A76511" w:rsidRPr="00A76511">
        <w:rPr>
          <w:rFonts w:ascii="宋体" w:eastAsia="宋体" w:hAnsi="宋体"/>
          <w:color w:val="EE0000"/>
          <w:sz w:val="24"/>
          <w:highlight w:val="yellow"/>
        </w:rPr>
        <w:t>计算成为个体行动的重要参照（郭忠华</w:t>
      </w:r>
      <w:r w:rsidR="00A76511" w:rsidRPr="007010A2">
        <w:rPr>
          <w:rFonts w:ascii="Times New Roman" w:eastAsia="宋体" w:hAnsi="Times New Roman" w:cs="Times New Roman"/>
          <w:color w:val="EE0000"/>
          <w:sz w:val="24"/>
          <w:highlight w:val="yellow"/>
        </w:rPr>
        <w:t>, 2012</w:t>
      </w:r>
      <w:r w:rsidR="00A76511" w:rsidRPr="00A76511">
        <w:rPr>
          <w:rFonts w:ascii="宋体" w:eastAsia="宋体" w:hAnsi="宋体"/>
          <w:color w:val="EE0000"/>
          <w:sz w:val="24"/>
          <w:highlight w:val="yellow"/>
        </w:rPr>
        <w:t>）。</w:t>
      </w:r>
    </w:p>
    <w:p w14:paraId="6E24D9CB" w14:textId="264F35B6" w:rsidR="00CD486D" w:rsidRDefault="00117A7D" w:rsidP="00937249">
      <w:pPr>
        <w:spacing w:line="276" w:lineRule="auto"/>
        <w:ind w:firstLineChars="200" w:firstLine="480"/>
        <w:rPr>
          <w:rFonts w:ascii="宋体" w:eastAsia="宋体" w:hAnsi="宋体"/>
          <w:color w:val="EE0000"/>
          <w:sz w:val="24"/>
          <w:highlight w:val="yellow"/>
        </w:rPr>
      </w:pPr>
      <w:r>
        <w:rPr>
          <w:rFonts w:ascii="宋体" w:eastAsia="宋体" w:hAnsi="宋体" w:hint="eastAsia"/>
          <w:color w:val="EE0000"/>
          <w:sz w:val="24"/>
          <w:highlight w:val="yellow"/>
        </w:rPr>
        <w:t>在此基础上</w:t>
      </w:r>
      <w:r w:rsidR="000D1CA4" w:rsidRPr="00C71272">
        <w:rPr>
          <w:rFonts w:ascii="宋体" w:eastAsia="宋体" w:hAnsi="宋体" w:hint="eastAsia"/>
          <w:color w:val="EE0000"/>
          <w:sz w:val="24"/>
          <w:highlight w:val="yellow"/>
        </w:rPr>
        <w:t>，</w:t>
      </w:r>
      <w:r w:rsidR="00CD486D" w:rsidRPr="00C71272">
        <w:rPr>
          <w:rFonts w:ascii="宋体" w:eastAsia="宋体" w:hAnsi="宋体"/>
          <w:color w:val="EE0000"/>
          <w:sz w:val="24"/>
          <w:highlight w:val="yellow"/>
        </w:rPr>
        <w:t>劳动过程理论</w:t>
      </w:r>
      <w:r w:rsidR="007C4B12">
        <w:rPr>
          <w:rFonts w:ascii="宋体" w:eastAsia="宋体" w:hAnsi="宋体" w:hint="eastAsia"/>
          <w:color w:val="EE0000"/>
          <w:sz w:val="24"/>
          <w:highlight w:val="yellow"/>
        </w:rPr>
        <w:t>揭示了</w:t>
      </w:r>
      <w:r w:rsidR="005C0C4A" w:rsidRPr="00C71272">
        <w:rPr>
          <w:rFonts w:ascii="宋体" w:eastAsia="宋体" w:hAnsi="宋体" w:hint="eastAsia"/>
          <w:color w:val="EE0000"/>
          <w:sz w:val="24"/>
          <w:highlight w:val="yellow"/>
        </w:rPr>
        <w:t>劳动关系中</w:t>
      </w:r>
      <w:r w:rsidR="00E20382">
        <w:rPr>
          <w:rFonts w:ascii="宋体" w:eastAsia="宋体" w:hAnsi="宋体" w:hint="eastAsia"/>
          <w:color w:val="EE0000"/>
          <w:sz w:val="24"/>
          <w:highlight w:val="yellow"/>
        </w:rPr>
        <w:t>包含</w:t>
      </w:r>
      <w:r w:rsidR="005C0C4A" w:rsidRPr="00C71272">
        <w:rPr>
          <w:rFonts w:ascii="宋体" w:eastAsia="宋体" w:hAnsi="宋体" w:hint="eastAsia"/>
          <w:color w:val="EE0000"/>
          <w:sz w:val="24"/>
          <w:highlight w:val="yellow"/>
        </w:rPr>
        <w:t>的多</w:t>
      </w:r>
      <w:r w:rsidR="00E20382">
        <w:rPr>
          <w:rFonts w:ascii="宋体" w:eastAsia="宋体" w:hAnsi="宋体" w:hint="eastAsia"/>
          <w:color w:val="EE0000"/>
          <w:sz w:val="24"/>
          <w:highlight w:val="yellow"/>
        </w:rPr>
        <w:t>重</w:t>
      </w:r>
      <w:r w:rsidR="005C0C4A" w:rsidRPr="00C71272">
        <w:rPr>
          <w:rFonts w:ascii="宋体" w:eastAsia="宋体" w:hAnsi="宋体" w:hint="eastAsia"/>
          <w:color w:val="EE0000"/>
          <w:sz w:val="24"/>
          <w:highlight w:val="yellow"/>
        </w:rPr>
        <w:t>不确定性</w:t>
      </w:r>
      <w:r w:rsidR="00937249">
        <w:rPr>
          <w:rFonts w:ascii="宋体" w:eastAsia="宋体" w:hAnsi="宋体" w:hint="eastAsia"/>
          <w:color w:val="EE0000"/>
          <w:sz w:val="24"/>
          <w:highlight w:val="yellow"/>
        </w:rPr>
        <w:t>（陈龙</w:t>
      </w:r>
      <w:r w:rsidR="00937249" w:rsidRPr="00937249">
        <w:rPr>
          <w:rFonts w:ascii="Times New Roman" w:eastAsia="宋体" w:hAnsi="Times New Roman" w:cs="Times New Roman"/>
          <w:color w:val="EE0000"/>
          <w:sz w:val="24"/>
          <w:highlight w:val="yellow"/>
        </w:rPr>
        <w:t xml:space="preserve">, 2020; </w:t>
      </w:r>
      <w:r w:rsidR="00937249">
        <w:rPr>
          <w:rFonts w:ascii="宋体" w:eastAsia="宋体" w:hAnsi="宋体" w:hint="eastAsia"/>
          <w:color w:val="EE0000"/>
          <w:sz w:val="24"/>
          <w:highlight w:val="yellow"/>
        </w:rPr>
        <w:t>贾文娟、颜文茜</w:t>
      </w:r>
      <w:r w:rsidR="00937249" w:rsidRPr="00937249">
        <w:rPr>
          <w:rFonts w:ascii="Times New Roman" w:eastAsia="宋体" w:hAnsi="Times New Roman" w:cs="Times New Roman"/>
          <w:color w:val="EE0000"/>
          <w:sz w:val="24"/>
          <w:highlight w:val="yellow"/>
        </w:rPr>
        <w:t xml:space="preserve">, 2022; </w:t>
      </w:r>
      <w:r w:rsidR="00937249">
        <w:rPr>
          <w:rFonts w:ascii="宋体" w:eastAsia="宋体" w:hAnsi="宋体" w:hint="eastAsia"/>
          <w:color w:val="EE0000"/>
          <w:sz w:val="24"/>
          <w:highlight w:val="yellow"/>
        </w:rPr>
        <w:t>李晓天</w:t>
      </w:r>
      <w:r w:rsidR="00937249" w:rsidRPr="00937249">
        <w:rPr>
          <w:rFonts w:ascii="Times New Roman" w:eastAsia="宋体" w:hAnsi="Times New Roman" w:cs="Times New Roman"/>
          <w:color w:val="EE0000"/>
          <w:sz w:val="24"/>
          <w:highlight w:val="yellow"/>
        </w:rPr>
        <w:t>, 2023b</w:t>
      </w:r>
      <w:r w:rsidR="00937249">
        <w:rPr>
          <w:rFonts w:ascii="宋体" w:eastAsia="宋体" w:hAnsi="宋体" w:hint="eastAsia"/>
          <w:color w:val="EE0000"/>
          <w:sz w:val="24"/>
          <w:highlight w:val="yellow"/>
        </w:rPr>
        <w:t>）</w:t>
      </w:r>
      <w:r w:rsidR="00640B3E">
        <w:rPr>
          <w:rFonts w:ascii="宋体" w:eastAsia="宋体" w:hAnsi="宋体" w:hint="eastAsia"/>
          <w:color w:val="EE0000"/>
          <w:sz w:val="24"/>
          <w:highlight w:val="yellow"/>
        </w:rPr>
        <w:t>，</w:t>
      </w:r>
      <w:r w:rsidR="005C0C4A" w:rsidRPr="00C71272">
        <w:rPr>
          <w:rFonts w:ascii="宋体" w:eastAsia="宋体" w:hAnsi="宋体" w:hint="eastAsia"/>
          <w:color w:val="EE0000"/>
          <w:sz w:val="24"/>
          <w:highlight w:val="yellow"/>
        </w:rPr>
        <w:t>其中</w:t>
      </w:r>
      <w:r w:rsidR="00640B3E">
        <w:rPr>
          <w:rFonts w:ascii="宋体" w:eastAsia="宋体" w:hAnsi="宋体" w:hint="eastAsia"/>
          <w:color w:val="EE0000"/>
          <w:sz w:val="24"/>
          <w:highlight w:val="yellow"/>
        </w:rPr>
        <w:t>之一即为</w:t>
      </w:r>
      <w:r w:rsidR="00560844">
        <w:rPr>
          <w:rFonts w:ascii="宋体" w:eastAsia="宋体" w:hAnsi="宋体" w:hint="eastAsia"/>
          <w:color w:val="EE0000"/>
          <w:sz w:val="24"/>
          <w:highlight w:val="yellow"/>
        </w:rPr>
        <w:t>劳动力流动的不确定性。</w:t>
      </w:r>
      <w:r w:rsidR="009C7CF3">
        <w:rPr>
          <w:rFonts w:ascii="宋体" w:eastAsia="宋体" w:hAnsi="宋体" w:hint="eastAsia"/>
          <w:color w:val="EE0000"/>
          <w:sz w:val="24"/>
          <w:highlight w:val="yellow"/>
        </w:rPr>
        <w:t>劳动者选择中止或</w:t>
      </w:r>
      <w:r w:rsidR="0031269A">
        <w:rPr>
          <w:rFonts w:ascii="宋体" w:eastAsia="宋体" w:hAnsi="宋体" w:hint="eastAsia"/>
          <w:color w:val="EE0000"/>
          <w:sz w:val="24"/>
          <w:highlight w:val="yellow"/>
        </w:rPr>
        <w:t>续约</w:t>
      </w:r>
      <w:r w:rsidR="009C7CF3">
        <w:rPr>
          <w:rFonts w:ascii="宋体" w:eastAsia="宋体" w:hAnsi="宋体" w:hint="eastAsia"/>
          <w:color w:val="EE0000"/>
          <w:sz w:val="24"/>
          <w:highlight w:val="yellow"/>
        </w:rPr>
        <w:t>雇佣关系</w:t>
      </w:r>
      <w:r w:rsidR="00A40B5B">
        <w:rPr>
          <w:rFonts w:ascii="宋体" w:eastAsia="宋体" w:hAnsi="宋体" w:hint="eastAsia"/>
          <w:color w:val="EE0000"/>
          <w:sz w:val="24"/>
          <w:highlight w:val="yellow"/>
        </w:rPr>
        <w:t>的重要考量即为劳动</w:t>
      </w:r>
      <w:r w:rsidR="00CD486D" w:rsidRPr="00C71272">
        <w:rPr>
          <w:rFonts w:ascii="宋体" w:eastAsia="宋体" w:hAnsi="宋体" w:hint="eastAsia"/>
          <w:color w:val="EE0000"/>
          <w:sz w:val="24"/>
          <w:highlight w:val="yellow"/>
        </w:rPr>
        <w:t>投</w:t>
      </w:r>
      <w:r w:rsidR="00CD486D" w:rsidRPr="00C71272">
        <w:rPr>
          <w:rFonts w:ascii="宋体" w:eastAsia="宋体" w:hAnsi="宋体"/>
          <w:color w:val="EE0000"/>
          <w:sz w:val="24"/>
          <w:highlight w:val="yellow"/>
        </w:rPr>
        <w:t>入与回报</w:t>
      </w:r>
      <w:r w:rsidR="00D26E69">
        <w:rPr>
          <w:rFonts w:ascii="宋体" w:eastAsia="宋体" w:hAnsi="宋体" w:hint="eastAsia"/>
          <w:color w:val="EE0000"/>
          <w:sz w:val="24"/>
          <w:highlight w:val="yellow"/>
        </w:rPr>
        <w:t>是否相对</w:t>
      </w:r>
      <w:r w:rsidR="00CD486D" w:rsidRPr="00C71272">
        <w:rPr>
          <w:rFonts w:ascii="宋体" w:eastAsia="宋体" w:hAnsi="宋体"/>
          <w:color w:val="EE0000"/>
          <w:sz w:val="24"/>
          <w:highlight w:val="yellow"/>
        </w:rPr>
        <w:t>匹配</w:t>
      </w:r>
      <w:r w:rsidR="00AD2C5E">
        <w:rPr>
          <w:rFonts w:ascii="宋体" w:eastAsia="宋体" w:hAnsi="宋体" w:hint="eastAsia"/>
          <w:color w:val="EE0000"/>
          <w:sz w:val="24"/>
          <w:highlight w:val="yellow"/>
        </w:rPr>
        <w:t>。</w:t>
      </w:r>
      <w:r w:rsidR="00043C96">
        <w:rPr>
          <w:rFonts w:ascii="宋体" w:eastAsia="宋体" w:hAnsi="宋体" w:hint="eastAsia"/>
          <w:color w:val="EE0000"/>
          <w:sz w:val="24"/>
          <w:highlight w:val="yellow"/>
        </w:rPr>
        <w:t>因此，</w:t>
      </w:r>
      <w:r w:rsidR="00AD2C5E">
        <w:rPr>
          <w:rFonts w:ascii="宋体" w:eastAsia="宋体" w:hAnsi="宋体" w:hint="eastAsia"/>
          <w:color w:val="EE0000"/>
          <w:sz w:val="24"/>
          <w:highlight w:val="yellow"/>
        </w:rPr>
        <w:t>劳动“投入-回报”的互动关系</w:t>
      </w:r>
      <w:r w:rsidR="005F211E">
        <w:rPr>
          <w:rFonts w:ascii="宋体" w:eastAsia="宋体" w:hAnsi="宋体" w:hint="eastAsia"/>
          <w:color w:val="EE0000"/>
          <w:sz w:val="24"/>
          <w:highlight w:val="yellow"/>
        </w:rPr>
        <w:t>不仅影响劳动者的即时体验，</w:t>
      </w:r>
      <w:r w:rsidR="00AD2C5E">
        <w:rPr>
          <w:rFonts w:ascii="宋体" w:eastAsia="宋体" w:hAnsi="宋体" w:hint="eastAsia"/>
          <w:color w:val="EE0000"/>
          <w:sz w:val="24"/>
          <w:highlight w:val="yellow"/>
        </w:rPr>
        <w:t>也</w:t>
      </w:r>
      <w:r w:rsidR="00CD486D" w:rsidRPr="00C71272">
        <w:rPr>
          <w:rFonts w:ascii="宋体" w:eastAsia="宋体" w:hAnsi="宋体"/>
          <w:color w:val="EE0000"/>
          <w:sz w:val="24"/>
          <w:highlight w:val="yellow"/>
        </w:rPr>
        <w:t>构成</w:t>
      </w:r>
      <w:r w:rsidR="00025B01">
        <w:rPr>
          <w:rFonts w:ascii="宋体" w:eastAsia="宋体" w:hAnsi="宋体" w:hint="eastAsia"/>
          <w:color w:val="EE0000"/>
          <w:sz w:val="24"/>
          <w:highlight w:val="yellow"/>
        </w:rPr>
        <w:t>维系</w:t>
      </w:r>
      <w:r w:rsidR="00CD486D" w:rsidRPr="00C71272">
        <w:rPr>
          <w:rFonts w:ascii="宋体" w:eastAsia="宋体" w:hAnsi="宋体"/>
          <w:color w:val="EE0000"/>
          <w:sz w:val="24"/>
          <w:highlight w:val="yellow"/>
        </w:rPr>
        <w:t>劳动关系的关键支点。</w:t>
      </w:r>
    </w:p>
    <w:bookmarkEnd w:id="13"/>
    <w:p w14:paraId="7A062238" w14:textId="7921E1EE" w:rsidR="004B1FDF" w:rsidRPr="00103E15" w:rsidRDefault="00440C12" w:rsidP="006F50A3">
      <w:pPr>
        <w:spacing w:line="276" w:lineRule="auto"/>
        <w:ind w:firstLineChars="200" w:firstLine="480"/>
        <w:rPr>
          <w:rFonts w:ascii="宋体" w:eastAsia="宋体" w:hAnsi="宋体"/>
          <w:color w:val="EE0000"/>
          <w:sz w:val="24"/>
        </w:rPr>
      </w:pPr>
      <w:r w:rsidRPr="00103E15">
        <w:rPr>
          <w:rFonts w:ascii="宋体" w:eastAsia="宋体" w:hAnsi="宋体"/>
          <w:color w:val="EE0000"/>
          <w:sz w:val="24"/>
          <w:highlight w:val="yellow"/>
        </w:rPr>
        <w:t>后续研究</w:t>
      </w:r>
      <w:r w:rsidR="00CB2ECF" w:rsidRPr="00103E15">
        <w:rPr>
          <w:rFonts w:ascii="宋体" w:eastAsia="宋体" w:hAnsi="宋体" w:hint="eastAsia"/>
          <w:color w:val="EE0000"/>
          <w:sz w:val="24"/>
          <w:highlight w:val="yellow"/>
        </w:rPr>
        <w:t>进一步将该结构</w:t>
      </w:r>
      <w:r w:rsidRPr="00103E15">
        <w:rPr>
          <w:rFonts w:ascii="宋体" w:eastAsia="宋体" w:hAnsi="宋体"/>
          <w:color w:val="EE0000"/>
          <w:sz w:val="24"/>
          <w:highlight w:val="yellow"/>
        </w:rPr>
        <w:t>具体化为多种中层理论。例如，“努力</w:t>
      </w:r>
      <w:r w:rsidR="00754FE8" w:rsidRPr="00103E15">
        <w:rPr>
          <w:rFonts w:ascii="宋体" w:eastAsia="宋体" w:hAnsi="宋体" w:hint="eastAsia"/>
          <w:color w:val="EE0000"/>
          <w:sz w:val="24"/>
          <w:highlight w:val="yellow"/>
        </w:rPr>
        <w:t>-</w:t>
      </w:r>
      <w:r w:rsidRPr="00103E15">
        <w:rPr>
          <w:rFonts w:ascii="宋体" w:eastAsia="宋体" w:hAnsi="宋体"/>
          <w:color w:val="EE0000"/>
          <w:sz w:val="24"/>
          <w:highlight w:val="yellow"/>
        </w:rPr>
        <w:t>奖酬</w:t>
      </w:r>
      <w:r w:rsidR="00754FE8" w:rsidRPr="00103E15">
        <w:rPr>
          <w:rFonts w:ascii="宋体" w:eastAsia="宋体" w:hAnsi="宋体" w:hint="eastAsia"/>
          <w:color w:val="EE0000"/>
          <w:sz w:val="24"/>
          <w:highlight w:val="yellow"/>
        </w:rPr>
        <w:t>”</w:t>
      </w:r>
      <w:r w:rsidRPr="00103E15">
        <w:rPr>
          <w:rFonts w:ascii="宋体" w:eastAsia="宋体" w:hAnsi="宋体"/>
          <w:color w:val="EE0000"/>
          <w:sz w:val="24"/>
          <w:highlight w:val="yellow"/>
        </w:rPr>
        <w:t>模型指出，当个体长期处于高投入而低回报的情境中，更容易产生压力、倦怠与对工作的否定性评价（</w:t>
      </w:r>
      <w:r w:rsidRPr="00103E15">
        <w:rPr>
          <w:rFonts w:ascii="Times New Roman" w:eastAsia="宋体" w:hAnsi="Times New Roman" w:cs="Times New Roman"/>
          <w:color w:val="EE0000"/>
          <w:sz w:val="24"/>
          <w:highlight w:val="yellow"/>
        </w:rPr>
        <w:t>Siegrist, 1996</w:t>
      </w:r>
      <w:r w:rsidRPr="00103E15">
        <w:rPr>
          <w:rFonts w:ascii="宋体" w:eastAsia="宋体" w:hAnsi="宋体"/>
          <w:color w:val="EE0000"/>
          <w:sz w:val="24"/>
          <w:highlight w:val="yellow"/>
        </w:rPr>
        <w:t>）；公平理论与自我决定理论亦表明，劳动者对工作是否合理、公平的感知，首先源于对自身投入与回报关系是否清晰、对等的判断，当二者相对平衡时，劳动投入才更可能</w:t>
      </w:r>
      <w:r w:rsidR="00CF3747">
        <w:rPr>
          <w:rFonts w:ascii="宋体" w:eastAsia="宋体" w:hAnsi="宋体" w:hint="eastAsia"/>
          <w:color w:val="EE0000"/>
          <w:sz w:val="24"/>
          <w:highlight w:val="yellow"/>
        </w:rPr>
        <w:t>存续</w:t>
      </w:r>
      <w:r w:rsidRPr="00103E15">
        <w:rPr>
          <w:rFonts w:ascii="宋体" w:eastAsia="宋体" w:hAnsi="宋体"/>
          <w:color w:val="EE0000"/>
          <w:sz w:val="24"/>
          <w:highlight w:val="yellow"/>
        </w:rPr>
        <w:t>（</w:t>
      </w:r>
      <w:r w:rsidRPr="00103E15">
        <w:rPr>
          <w:rFonts w:ascii="Times New Roman" w:eastAsia="宋体" w:hAnsi="Times New Roman" w:cs="Times New Roman"/>
          <w:color w:val="EE0000"/>
          <w:sz w:val="24"/>
          <w:highlight w:val="yellow"/>
        </w:rPr>
        <w:t>徐岩、刘盾</w:t>
      </w:r>
      <w:r w:rsidRPr="00103E15">
        <w:rPr>
          <w:rFonts w:ascii="Times New Roman" w:eastAsia="宋体" w:hAnsi="Times New Roman" w:cs="Times New Roman"/>
          <w:color w:val="EE0000"/>
          <w:sz w:val="24"/>
          <w:highlight w:val="yellow"/>
        </w:rPr>
        <w:t>, 2017</w:t>
      </w:r>
      <w:r w:rsidR="00B37D5C" w:rsidRPr="00103E15">
        <w:rPr>
          <w:rFonts w:ascii="Times New Roman" w:eastAsia="宋体" w:hAnsi="Times New Roman" w:cs="Times New Roman"/>
          <w:color w:val="EE0000"/>
          <w:sz w:val="24"/>
          <w:highlight w:val="yellow"/>
        </w:rPr>
        <w:t xml:space="preserve">; </w:t>
      </w:r>
      <w:r w:rsidRPr="00103E15">
        <w:rPr>
          <w:rFonts w:ascii="Times New Roman" w:eastAsia="宋体" w:hAnsi="Times New Roman" w:cs="Times New Roman"/>
          <w:color w:val="EE0000"/>
          <w:sz w:val="24"/>
          <w:highlight w:val="yellow"/>
        </w:rPr>
        <w:t>Landry &amp; Whillans, 2019</w:t>
      </w:r>
      <w:r w:rsidRPr="00103E15">
        <w:rPr>
          <w:rFonts w:ascii="宋体" w:eastAsia="宋体" w:hAnsi="宋体"/>
          <w:color w:val="EE0000"/>
          <w:sz w:val="24"/>
          <w:highlight w:val="yellow"/>
        </w:rPr>
        <w:t>）。</w:t>
      </w:r>
    </w:p>
    <w:p w14:paraId="567B6B4D" w14:textId="7FF5486C" w:rsidR="00FC3A6E" w:rsidRDefault="008E4B57" w:rsidP="00717BD6">
      <w:pPr>
        <w:spacing w:line="276" w:lineRule="auto"/>
        <w:ind w:firstLineChars="200" w:firstLine="480"/>
        <w:rPr>
          <w:rFonts w:ascii="宋体" w:eastAsia="宋体" w:hAnsi="宋体"/>
          <w:sz w:val="24"/>
        </w:rPr>
      </w:pPr>
      <w:r>
        <w:rPr>
          <w:rFonts w:ascii="宋体" w:eastAsia="宋体" w:hAnsi="宋体" w:hint="eastAsia"/>
          <w:color w:val="000000" w:themeColor="text1"/>
          <w:sz w:val="24"/>
        </w:rPr>
        <w:t>在</w:t>
      </w:r>
      <w:r w:rsidR="00AB6573" w:rsidRPr="005D59E1">
        <w:rPr>
          <w:rFonts w:ascii="宋体" w:eastAsia="宋体" w:hAnsi="宋体" w:hint="eastAsia"/>
          <w:color w:val="000000" w:themeColor="text1"/>
          <w:sz w:val="24"/>
        </w:rPr>
        <w:t>实证</w:t>
      </w:r>
      <w:r w:rsidR="00440C12" w:rsidRPr="005D59E1">
        <w:rPr>
          <w:rFonts w:ascii="宋体" w:eastAsia="宋体" w:hAnsi="宋体" w:hint="eastAsia"/>
          <w:color w:val="000000" w:themeColor="text1"/>
          <w:sz w:val="24"/>
        </w:rPr>
        <w:t>研究</w:t>
      </w:r>
      <w:r w:rsidR="00AB6573" w:rsidRPr="005D59E1">
        <w:rPr>
          <w:rFonts w:ascii="宋体" w:eastAsia="宋体" w:hAnsi="宋体" w:hint="eastAsia"/>
          <w:color w:val="000000" w:themeColor="text1"/>
          <w:sz w:val="24"/>
        </w:rPr>
        <w:t>的操作化层面</w:t>
      </w:r>
      <w:r w:rsidR="00440C12" w:rsidRPr="005D59E1">
        <w:rPr>
          <w:rFonts w:ascii="宋体" w:eastAsia="宋体" w:hAnsi="宋体" w:hint="eastAsia"/>
          <w:color w:val="000000" w:themeColor="text1"/>
          <w:sz w:val="24"/>
        </w:rPr>
        <w:t>，</w:t>
      </w:r>
      <w:r w:rsidR="004573F6" w:rsidRPr="005D59E1">
        <w:rPr>
          <w:rFonts w:ascii="宋体" w:eastAsia="宋体" w:hAnsi="宋体" w:hint="eastAsia"/>
          <w:color w:val="000000" w:themeColor="text1"/>
          <w:sz w:val="24"/>
        </w:rPr>
        <w:t>工作时长</w:t>
      </w:r>
      <w:r w:rsidR="00277D6C" w:rsidRPr="005D59E1">
        <w:rPr>
          <w:rFonts w:ascii="宋体" w:eastAsia="宋体" w:hAnsi="宋体" w:hint="eastAsia"/>
          <w:color w:val="000000" w:themeColor="text1"/>
          <w:sz w:val="24"/>
        </w:rPr>
        <w:t>和工资收入分别</w:t>
      </w:r>
      <w:r w:rsidR="00620265">
        <w:rPr>
          <w:rFonts w:ascii="宋体" w:eastAsia="宋体" w:hAnsi="宋体" w:hint="eastAsia"/>
          <w:color w:val="000000" w:themeColor="text1"/>
          <w:sz w:val="24"/>
        </w:rPr>
        <w:t>构成</w:t>
      </w:r>
      <w:r w:rsidR="00EA31B7" w:rsidRPr="005D59E1">
        <w:rPr>
          <w:rFonts w:ascii="宋体" w:eastAsia="宋体" w:hAnsi="宋体" w:hint="eastAsia"/>
          <w:color w:val="000000" w:themeColor="text1"/>
          <w:sz w:val="24"/>
        </w:rPr>
        <w:t>劳动</w:t>
      </w:r>
      <w:r w:rsidR="00B8231E" w:rsidRPr="005D59E1">
        <w:rPr>
          <w:rFonts w:ascii="宋体" w:eastAsia="宋体" w:hAnsi="宋体" w:hint="eastAsia"/>
          <w:color w:val="000000" w:themeColor="text1"/>
          <w:sz w:val="24"/>
        </w:rPr>
        <w:t>“</w:t>
      </w:r>
      <w:r w:rsidR="00EA31B7" w:rsidRPr="005D59E1">
        <w:rPr>
          <w:rFonts w:ascii="宋体" w:eastAsia="宋体" w:hAnsi="宋体" w:hint="eastAsia"/>
          <w:color w:val="000000" w:themeColor="text1"/>
          <w:sz w:val="24"/>
        </w:rPr>
        <w:t>投入</w:t>
      </w:r>
      <w:r w:rsidR="00B8231E" w:rsidRPr="005D59E1">
        <w:rPr>
          <w:rFonts w:ascii="宋体" w:eastAsia="宋体" w:hAnsi="宋体" w:hint="eastAsia"/>
          <w:color w:val="000000" w:themeColor="text1"/>
          <w:sz w:val="24"/>
        </w:rPr>
        <w:t>”</w:t>
      </w:r>
      <w:r w:rsidR="00EA31B7" w:rsidRPr="005D59E1">
        <w:rPr>
          <w:rFonts w:ascii="宋体" w:eastAsia="宋体" w:hAnsi="宋体" w:hint="eastAsia"/>
          <w:color w:val="000000" w:themeColor="text1"/>
          <w:sz w:val="24"/>
        </w:rPr>
        <w:t>与</w:t>
      </w:r>
      <w:r w:rsidR="00B8231E" w:rsidRPr="005D59E1">
        <w:rPr>
          <w:rFonts w:ascii="宋体" w:eastAsia="宋体" w:hAnsi="宋体" w:hint="eastAsia"/>
          <w:color w:val="000000" w:themeColor="text1"/>
          <w:sz w:val="24"/>
        </w:rPr>
        <w:t>“</w:t>
      </w:r>
      <w:r w:rsidR="00EA31B7" w:rsidRPr="005D59E1">
        <w:rPr>
          <w:rFonts w:ascii="宋体" w:eastAsia="宋体" w:hAnsi="宋体" w:hint="eastAsia"/>
          <w:color w:val="000000" w:themeColor="text1"/>
          <w:sz w:val="24"/>
        </w:rPr>
        <w:t>回报</w:t>
      </w:r>
      <w:r w:rsidR="00B8231E" w:rsidRPr="005D59E1">
        <w:rPr>
          <w:rFonts w:ascii="宋体" w:eastAsia="宋体" w:hAnsi="宋体" w:hint="eastAsia"/>
          <w:color w:val="000000" w:themeColor="text1"/>
          <w:sz w:val="24"/>
        </w:rPr>
        <w:t>”</w:t>
      </w:r>
      <w:r w:rsidR="004573F6" w:rsidRPr="005D59E1">
        <w:rPr>
          <w:rFonts w:ascii="宋体" w:eastAsia="宋体" w:hAnsi="宋体" w:hint="eastAsia"/>
          <w:color w:val="000000" w:themeColor="text1"/>
          <w:sz w:val="24"/>
        </w:rPr>
        <w:t>最为典型</w:t>
      </w:r>
      <w:r w:rsidR="000C1AF1">
        <w:rPr>
          <w:rFonts w:ascii="宋体" w:eastAsia="宋体" w:hAnsi="宋体" w:hint="eastAsia"/>
          <w:color w:val="000000" w:themeColor="text1"/>
          <w:sz w:val="24"/>
        </w:rPr>
        <w:t>且</w:t>
      </w:r>
      <w:r w:rsidR="004573F6" w:rsidRPr="005D59E1">
        <w:rPr>
          <w:rFonts w:ascii="宋体" w:eastAsia="宋体" w:hAnsi="宋体" w:hint="eastAsia"/>
          <w:color w:val="000000" w:themeColor="text1"/>
          <w:sz w:val="24"/>
        </w:rPr>
        <w:t>直接的经验</w:t>
      </w:r>
      <w:r w:rsidR="007F1F15">
        <w:rPr>
          <w:rFonts w:ascii="宋体" w:eastAsia="宋体" w:hAnsi="宋体" w:hint="eastAsia"/>
          <w:color w:val="000000" w:themeColor="text1"/>
          <w:sz w:val="24"/>
        </w:rPr>
        <w:t>指标</w:t>
      </w:r>
      <w:r w:rsidR="004573F6" w:rsidRPr="005D59E1">
        <w:rPr>
          <w:rFonts w:ascii="宋体" w:eastAsia="宋体" w:hAnsi="宋体" w:hint="eastAsia"/>
          <w:color w:val="000000" w:themeColor="text1"/>
          <w:sz w:val="24"/>
        </w:rPr>
        <w:t>。</w:t>
      </w:r>
      <w:r w:rsidR="002727C7" w:rsidRPr="005D59E1">
        <w:rPr>
          <w:rFonts w:ascii="宋体" w:eastAsia="宋体" w:hAnsi="宋体" w:hint="eastAsia"/>
          <w:color w:val="000000" w:themeColor="text1"/>
          <w:sz w:val="24"/>
        </w:rPr>
        <w:t>前者</w:t>
      </w:r>
      <w:r w:rsidR="005C39DB" w:rsidRPr="0082479E">
        <w:rPr>
          <w:rFonts w:ascii="宋体" w:eastAsia="宋体" w:hAnsi="宋体"/>
          <w:sz w:val="24"/>
        </w:rPr>
        <w:t>反映了劳动投入</w:t>
      </w:r>
      <w:r w:rsidR="00565DE6">
        <w:rPr>
          <w:rFonts w:ascii="宋体" w:eastAsia="宋体" w:hAnsi="宋体" w:hint="eastAsia"/>
          <w:sz w:val="24"/>
        </w:rPr>
        <w:t>的</w:t>
      </w:r>
      <w:r w:rsidR="005C39DB" w:rsidRPr="0082479E">
        <w:rPr>
          <w:rFonts w:ascii="宋体" w:eastAsia="宋体" w:hAnsi="宋体"/>
          <w:sz w:val="24"/>
        </w:rPr>
        <w:t>强度</w:t>
      </w:r>
      <w:r w:rsidR="00565DE6">
        <w:rPr>
          <w:rFonts w:ascii="宋体" w:eastAsia="宋体" w:hAnsi="宋体" w:hint="eastAsia"/>
          <w:sz w:val="24"/>
        </w:rPr>
        <w:t>与持续性</w:t>
      </w:r>
      <w:r w:rsidR="005C39DB" w:rsidRPr="0082479E">
        <w:rPr>
          <w:rFonts w:ascii="宋体" w:eastAsia="宋体" w:hAnsi="宋体"/>
          <w:sz w:val="24"/>
        </w:rPr>
        <w:t>，</w:t>
      </w:r>
      <w:r w:rsidR="00284E98">
        <w:rPr>
          <w:rFonts w:ascii="宋体" w:eastAsia="宋体" w:hAnsi="宋体" w:hint="eastAsia"/>
          <w:sz w:val="24"/>
        </w:rPr>
        <w:t>不仅</w:t>
      </w:r>
      <w:r w:rsidR="005C39DB" w:rsidRPr="0082479E">
        <w:rPr>
          <w:rFonts w:ascii="宋体" w:eastAsia="宋体" w:hAnsi="宋体"/>
          <w:sz w:val="24"/>
        </w:rPr>
        <w:t>关系到</w:t>
      </w:r>
      <w:r w:rsidR="00284E98">
        <w:rPr>
          <w:rFonts w:ascii="宋体" w:eastAsia="宋体" w:hAnsi="宋体" w:hint="eastAsia"/>
          <w:sz w:val="24"/>
        </w:rPr>
        <w:t>个体的</w:t>
      </w:r>
      <w:r w:rsidR="005C39DB" w:rsidRPr="0082479E">
        <w:rPr>
          <w:rFonts w:ascii="宋体" w:eastAsia="宋体" w:hAnsi="宋体"/>
          <w:sz w:val="24"/>
        </w:rPr>
        <w:t>身体负担</w:t>
      </w:r>
      <w:r w:rsidR="00284E98">
        <w:rPr>
          <w:rFonts w:ascii="宋体" w:eastAsia="宋体" w:hAnsi="宋体" w:hint="eastAsia"/>
          <w:sz w:val="24"/>
        </w:rPr>
        <w:t>和</w:t>
      </w:r>
      <w:r w:rsidR="005C39DB" w:rsidRPr="0082479E">
        <w:rPr>
          <w:rFonts w:ascii="宋体" w:eastAsia="宋体" w:hAnsi="宋体"/>
          <w:sz w:val="24"/>
        </w:rPr>
        <w:t>时间自由</w:t>
      </w:r>
      <w:r w:rsidR="00284E98">
        <w:rPr>
          <w:rFonts w:ascii="宋体" w:eastAsia="宋体" w:hAnsi="宋体" w:hint="eastAsia"/>
          <w:sz w:val="24"/>
        </w:rPr>
        <w:t>，也影响其生活质量</w:t>
      </w:r>
      <w:r w:rsidR="005C39DB" w:rsidRPr="0082479E">
        <w:rPr>
          <w:rFonts w:ascii="宋体" w:eastAsia="宋体" w:hAnsi="宋体"/>
          <w:sz w:val="24"/>
        </w:rPr>
        <w:t>（王金水、方长春</w:t>
      </w:r>
      <w:r w:rsidR="005C39DB">
        <w:rPr>
          <w:rFonts w:ascii="Times New Roman" w:eastAsia="宋体" w:hAnsi="Times New Roman" w:cs="Times New Roman"/>
          <w:sz w:val="24"/>
        </w:rPr>
        <w:t xml:space="preserve">, </w:t>
      </w:r>
      <w:r w:rsidR="005C39DB" w:rsidRPr="0049688D">
        <w:rPr>
          <w:rFonts w:ascii="Times New Roman" w:eastAsia="宋体" w:hAnsi="Times New Roman" w:cs="Times New Roman"/>
          <w:sz w:val="24"/>
        </w:rPr>
        <w:t>2022</w:t>
      </w:r>
      <w:r w:rsidR="005C39DB">
        <w:rPr>
          <w:rFonts w:ascii="Times New Roman" w:eastAsia="宋体" w:hAnsi="Times New Roman" w:cs="Times New Roman"/>
          <w:sz w:val="24"/>
        </w:rPr>
        <w:t xml:space="preserve">; </w:t>
      </w:r>
      <w:r w:rsidR="005C39DB" w:rsidRPr="0082479E">
        <w:rPr>
          <w:rFonts w:ascii="宋体" w:eastAsia="宋体" w:hAnsi="宋体"/>
          <w:sz w:val="24"/>
        </w:rPr>
        <w:t>侯慧、何雪松</w:t>
      </w:r>
      <w:r w:rsidR="005C39DB">
        <w:rPr>
          <w:rFonts w:ascii="Times New Roman" w:eastAsia="宋体" w:hAnsi="Times New Roman" w:cs="Times New Roman"/>
          <w:sz w:val="24"/>
        </w:rPr>
        <w:t xml:space="preserve">, </w:t>
      </w:r>
      <w:r w:rsidR="005C39DB" w:rsidRPr="0049688D">
        <w:rPr>
          <w:rFonts w:ascii="Times New Roman" w:eastAsia="宋体" w:hAnsi="Times New Roman" w:cs="Times New Roman"/>
          <w:sz w:val="24"/>
        </w:rPr>
        <w:t>2020</w:t>
      </w:r>
      <w:r w:rsidR="005C39DB">
        <w:rPr>
          <w:rFonts w:ascii="Times New Roman" w:eastAsia="宋体" w:hAnsi="Times New Roman" w:cs="Times New Roman"/>
          <w:sz w:val="24"/>
        </w:rPr>
        <w:t xml:space="preserve">; </w:t>
      </w:r>
      <w:r w:rsidR="00325AEB">
        <w:rPr>
          <w:rFonts w:ascii="Times New Roman" w:eastAsia="宋体" w:hAnsi="Times New Roman" w:cs="Times New Roman" w:hint="eastAsia"/>
          <w:sz w:val="24"/>
        </w:rPr>
        <w:t>梁萌</w:t>
      </w:r>
      <w:r w:rsidR="00325AEB">
        <w:rPr>
          <w:rFonts w:ascii="Times New Roman" w:eastAsia="宋体" w:hAnsi="Times New Roman" w:cs="Times New Roman"/>
          <w:sz w:val="24"/>
        </w:rPr>
        <w:t xml:space="preserve">, 2019; </w:t>
      </w:r>
      <w:r w:rsidR="005C39DB">
        <w:rPr>
          <w:rFonts w:ascii="Times New Roman" w:eastAsia="宋体" w:hAnsi="Times New Roman" w:cs="Times New Roman"/>
          <w:sz w:val="24"/>
        </w:rPr>
        <w:t>Li, 2023;</w:t>
      </w:r>
      <w:r w:rsidR="005C39DB" w:rsidRPr="009270DC">
        <w:rPr>
          <w:rFonts w:ascii="Times New Roman" w:eastAsia="宋体" w:hAnsi="Times New Roman" w:cs="Times New Roman"/>
          <w:color w:val="000000" w:themeColor="text1"/>
          <w:sz w:val="24"/>
        </w:rPr>
        <w:t xml:space="preserve"> Cha &amp; Weeden, 2014</w:t>
      </w:r>
      <w:r w:rsidR="005C39DB" w:rsidRPr="0082479E">
        <w:rPr>
          <w:rFonts w:ascii="宋体" w:eastAsia="宋体" w:hAnsi="宋体"/>
          <w:sz w:val="24"/>
        </w:rPr>
        <w:t>）。</w:t>
      </w:r>
      <w:r w:rsidR="005C39DB">
        <w:rPr>
          <w:rFonts w:ascii="宋体" w:eastAsia="宋体" w:hAnsi="宋体" w:hint="eastAsia"/>
          <w:sz w:val="24"/>
        </w:rPr>
        <w:t>后者</w:t>
      </w:r>
      <w:r w:rsidR="00AE7EDB">
        <w:rPr>
          <w:rFonts w:ascii="宋体" w:eastAsia="宋体" w:hAnsi="宋体" w:hint="eastAsia"/>
          <w:sz w:val="24"/>
        </w:rPr>
        <w:t>作为</w:t>
      </w:r>
      <w:r w:rsidR="00B72EA8" w:rsidRPr="0082479E">
        <w:rPr>
          <w:rFonts w:ascii="宋体" w:eastAsia="宋体" w:hAnsi="宋体"/>
          <w:sz w:val="24"/>
        </w:rPr>
        <w:t>劳动的直接回报，决定了</w:t>
      </w:r>
      <w:r w:rsidR="005130A3">
        <w:rPr>
          <w:rFonts w:ascii="宋体" w:eastAsia="宋体" w:hAnsi="宋体" w:hint="eastAsia"/>
          <w:sz w:val="24"/>
        </w:rPr>
        <w:t>劳动者</w:t>
      </w:r>
      <w:r w:rsidR="00B72EA8" w:rsidRPr="0082479E">
        <w:rPr>
          <w:rFonts w:ascii="宋体" w:eastAsia="宋体" w:hAnsi="宋体"/>
          <w:sz w:val="24"/>
        </w:rPr>
        <w:t>能否实现</w:t>
      </w:r>
      <w:r w:rsidR="00A97191">
        <w:rPr>
          <w:rFonts w:ascii="宋体" w:eastAsia="宋体" w:hAnsi="宋体" w:hint="eastAsia"/>
          <w:sz w:val="24"/>
        </w:rPr>
        <w:t>基本的</w:t>
      </w:r>
      <w:r w:rsidR="00B72EA8" w:rsidRPr="0082479E">
        <w:rPr>
          <w:rFonts w:ascii="宋体" w:eastAsia="宋体" w:hAnsi="宋体"/>
          <w:sz w:val="24"/>
        </w:rPr>
        <w:t>经济独立（周红等</w:t>
      </w:r>
      <w:r w:rsidR="00B72EA8">
        <w:rPr>
          <w:rFonts w:ascii="Times New Roman" w:eastAsia="宋体" w:hAnsi="Times New Roman" w:cs="Times New Roman"/>
          <w:sz w:val="24"/>
        </w:rPr>
        <w:t xml:space="preserve">, </w:t>
      </w:r>
      <w:r w:rsidR="00B72EA8" w:rsidRPr="00125CC4">
        <w:rPr>
          <w:rFonts w:ascii="Times New Roman" w:eastAsia="宋体" w:hAnsi="Times New Roman" w:cs="Times New Roman"/>
          <w:sz w:val="24"/>
        </w:rPr>
        <w:t>2024</w:t>
      </w:r>
      <w:r w:rsidR="00B72EA8">
        <w:rPr>
          <w:rFonts w:ascii="Times New Roman" w:eastAsia="宋体" w:hAnsi="Times New Roman" w:cs="Times New Roman"/>
          <w:sz w:val="24"/>
        </w:rPr>
        <w:t xml:space="preserve">; </w:t>
      </w:r>
      <w:r w:rsidR="00B72EA8" w:rsidRPr="0082479E">
        <w:rPr>
          <w:rFonts w:ascii="宋体" w:eastAsia="宋体" w:hAnsi="宋体"/>
          <w:sz w:val="24"/>
        </w:rPr>
        <w:t>张文宏、雷开春</w:t>
      </w:r>
      <w:r w:rsidR="00B72EA8">
        <w:rPr>
          <w:rFonts w:ascii="Times New Roman" w:eastAsia="宋体" w:hAnsi="Times New Roman" w:cs="Times New Roman"/>
          <w:sz w:val="24"/>
        </w:rPr>
        <w:t xml:space="preserve">, </w:t>
      </w:r>
      <w:r w:rsidR="00B72EA8" w:rsidRPr="00125CC4">
        <w:rPr>
          <w:rFonts w:ascii="Times New Roman" w:eastAsia="宋体" w:hAnsi="Times New Roman" w:cs="Times New Roman"/>
          <w:sz w:val="24"/>
        </w:rPr>
        <w:t>2009</w:t>
      </w:r>
      <w:r w:rsidR="00B72EA8" w:rsidRPr="0082479E">
        <w:rPr>
          <w:rFonts w:ascii="宋体" w:eastAsia="宋体" w:hAnsi="宋体"/>
          <w:sz w:val="24"/>
        </w:rPr>
        <w:t>）</w:t>
      </w:r>
      <w:r w:rsidR="008801FB" w:rsidRPr="000442C3">
        <w:rPr>
          <w:rFonts w:ascii="宋体" w:eastAsia="宋体" w:hAnsi="宋体"/>
          <w:sz w:val="24"/>
        </w:rPr>
        <w:t>。</w:t>
      </w:r>
    </w:p>
    <w:p w14:paraId="451CA1C7" w14:textId="0DE27F21" w:rsidR="00E20B5D" w:rsidRPr="00717BD6" w:rsidRDefault="00171C50" w:rsidP="00717BD6">
      <w:pPr>
        <w:spacing w:line="276" w:lineRule="auto"/>
        <w:ind w:firstLineChars="200" w:firstLine="480"/>
        <w:rPr>
          <w:rFonts w:ascii="宋体" w:eastAsia="宋体" w:hAnsi="宋体"/>
          <w:color w:val="EE0000"/>
          <w:sz w:val="24"/>
        </w:rPr>
      </w:pPr>
      <w:r>
        <w:rPr>
          <w:rFonts w:ascii="宋体" w:eastAsia="宋体" w:hAnsi="宋体" w:hint="eastAsia"/>
          <w:sz w:val="24"/>
        </w:rPr>
        <w:t>综上所述</w:t>
      </w:r>
      <w:r w:rsidR="00E20B5D" w:rsidRPr="0082479E">
        <w:rPr>
          <w:rFonts w:ascii="宋体" w:eastAsia="宋体" w:hAnsi="宋体" w:hint="eastAsia"/>
          <w:sz w:val="24"/>
        </w:rPr>
        <w:t>，</w:t>
      </w:r>
      <w:r w:rsidR="00E20B5D" w:rsidRPr="0082479E">
        <w:rPr>
          <w:rFonts w:ascii="宋体" w:eastAsia="宋体" w:hAnsi="宋体"/>
          <w:sz w:val="24"/>
        </w:rPr>
        <w:t>本文提出以下两个假设：</w:t>
      </w:r>
    </w:p>
    <w:p w14:paraId="25B232DB" w14:textId="3FF7904D" w:rsidR="00E20B5D" w:rsidRPr="00332916" w:rsidRDefault="00E20B5D" w:rsidP="00332916">
      <w:pPr>
        <w:tabs>
          <w:tab w:val="num" w:pos="1440"/>
        </w:tabs>
        <w:spacing w:beforeLines="50" w:before="156" w:afterLines="50" w:after="156" w:line="276" w:lineRule="auto"/>
        <w:ind w:firstLineChars="200" w:firstLine="480"/>
        <w:rPr>
          <w:rFonts w:ascii="Times New Roman" w:eastAsia="仿宋" w:hAnsi="Times New Roman" w:cs="Times New Roman"/>
          <w:sz w:val="24"/>
        </w:rPr>
      </w:pPr>
      <w:r w:rsidRPr="00332916">
        <w:rPr>
          <w:rFonts w:ascii="Times New Roman" w:eastAsia="仿宋" w:hAnsi="Times New Roman" w:cs="Times New Roman"/>
          <w:sz w:val="24"/>
        </w:rPr>
        <w:t>假设</w:t>
      </w:r>
      <w:r w:rsidRPr="00332916">
        <w:rPr>
          <w:rFonts w:ascii="Times New Roman" w:eastAsia="仿宋" w:hAnsi="Times New Roman" w:cs="Times New Roman"/>
          <w:sz w:val="24"/>
        </w:rPr>
        <w:t>1-1</w:t>
      </w:r>
      <w:r w:rsidRPr="00332916">
        <w:rPr>
          <w:rFonts w:ascii="Times New Roman" w:eastAsia="仿宋" w:hAnsi="Times New Roman" w:cs="Times New Roman"/>
          <w:sz w:val="24"/>
        </w:rPr>
        <w:t>：程序员的收入越高，其职业认同</w:t>
      </w:r>
      <w:r w:rsidR="009F75E5">
        <w:rPr>
          <w:rFonts w:ascii="Times New Roman" w:eastAsia="仿宋" w:hAnsi="Times New Roman" w:cs="Times New Roman" w:hint="eastAsia"/>
          <w:sz w:val="24"/>
        </w:rPr>
        <w:t>水平</w:t>
      </w:r>
      <w:r w:rsidRPr="00332916">
        <w:rPr>
          <w:rFonts w:ascii="Times New Roman" w:eastAsia="仿宋" w:hAnsi="Times New Roman" w:cs="Times New Roman"/>
          <w:sz w:val="24"/>
        </w:rPr>
        <w:t>越</w:t>
      </w:r>
      <w:r w:rsidR="00DA21F9">
        <w:rPr>
          <w:rFonts w:ascii="Times New Roman" w:eastAsia="仿宋" w:hAnsi="Times New Roman" w:cs="Times New Roman" w:hint="eastAsia"/>
          <w:sz w:val="24"/>
        </w:rPr>
        <w:t>高</w:t>
      </w:r>
      <w:r w:rsidRPr="00332916">
        <w:rPr>
          <w:rFonts w:ascii="Times New Roman" w:eastAsia="仿宋" w:hAnsi="Times New Roman" w:cs="Times New Roman"/>
          <w:sz w:val="24"/>
        </w:rPr>
        <w:t>；</w:t>
      </w:r>
    </w:p>
    <w:p w14:paraId="0C4480E4" w14:textId="2603F595" w:rsidR="00E20B5D" w:rsidRPr="00332916" w:rsidRDefault="00E20B5D" w:rsidP="00332916">
      <w:pPr>
        <w:tabs>
          <w:tab w:val="num" w:pos="1440"/>
        </w:tabs>
        <w:spacing w:beforeLines="50" w:before="156" w:afterLines="50" w:after="156" w:line="276" w:lineRule="auto"/>
        <w:ind w:firstLineChars="200" w:firstLine="480"/>
        <w:rPr>
          <w:rFonts w:ascii="Times New Roman" w:eastAsia="仿宋" w:hAnsi="Times New Roman" w:cs="Times New Roman"/>
          <w:sz w:val="24"/>
        </w:rPr>
      </w:pPr>
      <w:r w:rsidRPr="00332916">
        <w:rPr>
          <w:rFonts w:ascii="Times New Roman" w:eastAsia="仿宋" w:hAnsi="Times New Roman" w:cs="Times New Roman"/>
          <w:sz w:val="24"/>
        </w:rPr>
        <w:t>假设</w:t>
      </w:r>
      <w:r w:rsidRPr="00332916">
        <w:rPr>
          <w:rFonts w:ascii="Times New Roman" w:eastAsia="仿宋" w:hAnsi="Times New Roman" w:cs="Times New Roman"/>
          <w:sz w:val="24"/>
        </w:rPr>
        <w:t>1-2</w:t>
      </w:r>
      <w:r w:rsidRPr="00332916">
        <w:rPr>
          <w:rFonts w:ascii="Times New Roman" w:eastAsia="仿宋" w:hAnsi="Times New Roman" w:cs="Times New Roman"/>
          <w:sz w:val="24"/>
        </w:rPr>
        <w:t>：程序员的工作时</w:t>
      </w:r>
      <w:r w:rsidR="000D65B3">
        <w:rPr>
          <w:rFonts w:ascii="Times New Roman" w:eastAsia="仿宋" w:hAnsi="Times New Roman" w:cs="Times New Roman" w:hint="eastAsia"/>
          <w:sz w:val="24"/>
        </w:rPr>
        <w:t>间</w:t>
      </w:r>
      <w:r w:rsidRPr="00332916">
        <w:rPr>
          <w:rFonts w:ascii="Times New Roman" w:eastAsia="仿宋" w:hAnsi="Times New Roman" w:cs="Times New Roman"/>
          <w:sz w:val="24"/>
        </w:rPr>
        <w:t>越长，其职业认同</w:t>
      </w:r>
      <w:r w:rsidR="005A2ED1">
        <w:rPr>
          <w:rFonts w:ascii="Times New Roman" w:eastAsia="仿宋" w:hAnsi="Times New Roman" w:cs="Times New Roman" w:hint="eastAsia"/>
          <w:sz w:val="24"/>
        </w:rPr>
        <w:t>水平</w:t>
      </w:r>
      <w:r w:rsidRPr="00332916">
        <w:rPr>
          <w:rFonts w:ascii="Times New Roman" w:eastAsia="仿宋" w:hAnsi="Times New Roman" w:cs="Times New Roman"/>
          <w:sz w:val="24"/>
        </w:rPr>
        <w:t>越</w:t>
      </w:r>
      <w:r w:rsidR="007F61B1">
        <w:rPr>
          <w:rFonts w:ascii="Times New Roman" w:eastAsia="仿宋" w:hAnsi="Times New Roman" w:cs="Times New Roman" w:hint="eastAsia"/>
          <w:sz w:val="24"/>
        </w:rPr>
        <w:t>低</w:t>
      </w:r>
      <w:r w:rsidRPr="00332916">
        <w:rPr>
          <w:rFonts w:ascii="Times New Roman" w:eastAsia="仿宋" w:hAnsi="Times New Roman" w:cs="Times New Roman" w:hint="eastAsia"/>
          <w:sz w:val="24"/>
        </w:rPr>
        <w:t>。</w:t>
      </w:r>
    </w:p>
    <w:p w14:paraId="436DF216" w14:textId="1C73E622" w:rsidR="0024556B" w:rsidRDefault="0024556B" w:rsidP="0024556B">
      <w:pPr>
        <w:pStyle w:val="3"/>
        <w:spacing w:beforeLines="50" w:before="156" w:afterLines="50" w:after="156" w:line="276" w:lineRule="auto"/>
        <w:rPr>
          <w:rFonts w:ascii="黑体" w:eastAsia="黑体" w:hAnsi="黑体"/>
          <w:color w:val="000000" w:themeColor="text1"/>
          <w:sz w:val="24"/>
          <w:szCs w:val="24"/>
        </w:rPr>
      </w:pPr>
      <w:bookmarkStart w:id="14" w:name="OLE_LINK9"/>
      <w:bookmarkEnd w:id="11"/>
      <w:r>
        <w:rPr>
          <w:rFonts w:ascii="黑体" w:eastAsia="黑体" w:hAnsi="黑体" w:hint="eastAsia"/>
          <w:color w:val="000000" w:themeColor="text1"/>
          <w:sz w:val="24"/>
          <w:szCs w:val="24"/>
        </w:rPr>
        <w:t>（二）择业动机的内外之分及其作用</w:t>
      </w:r>
    </w:p>
    <w:p w14:paraId="716D8163" w14:textId="54ACE776" w:rsidR="00433F3F" w:rsidRDefault="00433F3F" w:rsidP="00433F3F">
      <w:pPr>
        <w:spacing w:line="276" w:lineRule="auto"/>
        <w:ind w:firstLineChars="200" w:firstLine="480"/>
        <w:rPr>
          <w:rFonts w:ascii="宋体" w:eastAsia="宋体" w:hAnsi="宋体"/>
          <w:sz w:val="24"/>
        </w:rPr>
      </w:pPr>
      <w:r w:rsidRPr="00433F3F">
        <w:rPr>
          <w:rFonts w:ascii="宋体" w:eastAsia="宋体" w:hAnsi="宋体"/>
          <w:sz w:val="24"/>
        </w:rPr>
        <w:t>择业动机是个体在职业选择过程中所体现出的价值偏好与目标导向，反映了其对“为何从事某一职业”的基本理解。既有研究通常将择业动机区分为外部</w:t>
      </w:r>
      <w:r w:rsidRPr="000442C3">
        <w:rPr>
          <w:rFonts w:ascii="宋体" w:eastAsia="宋体" w:hAnsi="宋体"/>
          <w:sz w:val="24"/>
        </w:rPr>
        <w:t>（</w:t>
      </w:r>
      <w:r w:rsidRPr="007158F3">
        <w:rPr>
          <w:rFonts w:ascii="Times New Roman" w:eastAsia="宋体" w:hAnsi="Times New Roman" w:cs="Times New Roman"/>
          <w:sz w:val="24"/>
        </w:rPr>
        <w:t>Extrinsic</w:t>
      </w:r>
      <w:r w:rsidRPr="000442C3">
        <w:rPr>
          <w:rFonts w:ascii="宋体" w:eastAsia="宋体" w:hAnsi="宋体"/>
          <w:sz w:val="24"/>
        </w:rPr>
        <w:t>）</w:t>
      </w:r>
      <w:r w:rsidRPr="00433F3F">
        <w:rPr>
          <w:rFonts w:ascii="宋体" w:eastAsia="宋体" w:hAnsi="宋体"/>
          <w:sz w:val="24"/>
        </w:rPr>
        <w:t>动机与内部</w:t>
      </w:r>
      <w:r w:rsidRPr="000442C3">
        <w:rPr>
          <w:rFonts w:ascii="宋体" w:eastAsia="宋体" w:hAnsi="宋体"/>
          <w:sz w:val="24"/>
        </w:rPr>
        <w:t>（</w:t>
      </w:r>
      <w:r w:rsidRPr="007158F3">
        <w:rPr>
          <w:rFonts w:ascii="Times New Roman" w:eastAsia="宋体" w:hAnsi="Times New Roman" w:cs="Times New Roman"/>
          <w:sz w:val="24"/>
        </w:rPr>
        <w:t>Intrinsic</w:t>
      </w:r>
      <w:r w:rsidRPr="000442C3">
        <w:rPr>
          <w:rFonts w:ascii="宋体" w:eastAsia="宋体" w:hAnsi="宋体"/>
          <w:sz w:val="24"/>
        </w:rPr>
        <w:t>）</w:t>
      </w:r>
      <w:r w:rsidRPr="00433F3F">
        <w:rPr>
          <w:rFonts w:ascii="宋体" w:eastAsia="宋体" w:hAnsi="宋体"/>
          <w:sz w:val="24"/>
        </w:rPr>
        <w:t>动机两种基本类型：前者强调经济报酬、社会地位与生活保障等外在激励因素，后者则侧重于兴趣投入、能力发挥与成就体</w:t>
      </w:r>
      <w:r w:rsidRPr="00433F3F">
        <w:rPr>
          <w:rFonts w:ascii="宋体" w:eastAsia="宋体" w:hAnsi="宋体"/>
          <w:sz w:val="24"/>
        </w:rPr>
        <w:lastRenderedPageBreak/>
        <w:t>验等内在驱动力（</w:t>
      </w:r>
      <w:r w:rsidR="00B1592C" w:rsidRPr="00433F3F">
        <w:rPr>
          <w:rFonts w:ascii="Times New Roman" w:eastAsia="宋体" w:hAnsi="Times New Roman" w:cs="Times New Roman"/>
          <w:sz w:val="24"/>
        </w:rPr>
        <w:t>Pink, 2011</w:t>
      </w:r>
      <w:r w:rsidR="00B1592C">
        <w:rPr>
          <w:rFonts w:ascii="Times New Roman" w:eastAsia="宋体" w:hAnsi="Times New Roman" w:cs="Times New Roman"/>
          <w:sz w:val="24"/>
        </w:rPr>
        <w:t xml:space="preserve">; </w:t>
      </w:r>
      <w:r w:rsidRPr="00433F3F">
        <w:rPr>
          <w:rFonts w:ascii="Times New Roman" w:eastAsia="宋体" w:hAnsi="Times New Roman" w:cs="Times New Roman"/>
          <w:sz w:val="24"/>
        </w:rPr>
        <w:t xml:space="preserve">Deci &amp; Ryan, </w:t>
      </w:r>
      <w:r w:rsidR="00E442D5">
        <w:rPr>
          <w:rFonts w:ascii="Times New Roman" w:eastAsia="宋体" w:hAnsi="Times New Roman" w:cs="Times New Roman" w:hint="eastAsia"/>
          <w:sz w:val="24"/>
        </w:rPr>
        <w:t>2000</w:t>
      </w:r>
      <w:r w:rsidRPr="00433F3F">
        <w:rPr>
          <w:rFonts w:ascii="宋体" w:eastAsia="宋体" w:hAnsi="宋体"/>
          <w:sz w:val="24"/>
        </w:rPr>
        <w:t>）。</w:t>
      </w:r>
      <w:r w:rsidRPr="00355CE4">
        <w:rPr>
          <w:rFonts w:ascii="宋体" w:eastAsia="宋体" w:hAnsi="宋体"/>
          <w:color w:val="EE0000"/>
          <w:sz w:val="24"/>
          <w:highlight w:val="yellow"/>
        </w:rPr>
        <w:t>在中国语境下，庄家炽（</w:t>
      </w:r>
      <w:r w:rsidRPr="00355CE4">
        <w:rPr>
          <w:rFonts w:ascii="Times New Roman" w:eastAsia="宋体" w:hAnsi="Times New Roman" w:cs="Times New Roman"/>
          <w:color w:val="EE0000"/>
          <w:sz w:val="24"/>
          <w:highlight w:val="yellow"/>
        </w:rPr>
        <w:t>2018</w:t>
      </w:r>
      <w:r w:rsidRPr="00355CE4">
        <w:rPr>
          <w:rFonts w:ascii="宋体" w:eastAsia="宋体" w:hAnsi="宋体"/>
          <w:color w:val="EE0000"/>
          <w:sz w:val="24"/>
          <w:highlight w:val="yellow"/>
        </w:rPr>
        <w:t>）基于全国性劳动力调查数据的分析表明，劳动者</w:t>
      </w:r>
      <w:r w:rsidR="006B73C3" w:rsidRPr="00355CE4">
        <w:rPr>
          <w:rFonts w:ascii="宋体" w:eastAsia="宋体" w:hAnsi="宋体" w:hint="eastAsia"/>
          <w:color w:val="EE0000"/>
          <w:sz w:val="24"/>
          <w:highlight w:val="yellow"/>
        </w:rPr>
        <w:t>对工作</w:t>
      </w:r>
      <w:r w:rsidRPr="00355CE4">
        <w:rPr>
          <w:rFonts w:ascii="宋体" w:eastAsia="宋体" w:hAnsi="宋体"/>
          <w:color w:val="EE0000"/>
          <w:sz w:val="24"/>
          <w:highlight w:val="yellow"/>
        </w:rPr>
        <w:t>意义</w:t>
      </w:r>
      <w:r w:rsidR="006B73C3" w:rsidRPr="00355CE4">
        <w:rPr>
          <w:rFonts w:ascii="宋体" w:eastAsia="宋体" w:hAnsi="宋体" w:hint="eastAsia"/>
          <w:color w:val="EE0000"/>
          <w:sz w:val="24"/>
          <w:highlight w:val="yellow"/>
        </w:rPr>
        <w:t>的</w:t>
      </w:r>
      <w:r w:rsidRPr="00355CE4">
        <w:rPr>
          <w:rFonts w:ascii="宋体" w:eastAsia="宋体" w:hAnsi="宋体"/>
          <w:color w:val="EE0000"/>
          <w:sz w:val="24"/>
          <w:highlight w:val="yellow"/>
        </w:rPr>
        <w:t>理解可</w:t>
      </w:r>
      <w:r w:rsidR="006B73C3" w:rsidRPr="00355CE4">
        <w:rPr>
          <w:rFonts w:ascii="宋体" w:eastAsia="宋体" w:hAnsi="宋体" w:hint="eastAsia"/>
          <w:color w:val="EE0000"/>
          <w:sz w:val="24"/>
          <w:highlight w:val="yellow"/>
        </w:rPr>
        <w:t>提炼出</w:t>
      </w:r>
      <w:r w:rsidRPr="00355CE4">
        <w:rPr>
          <w:rFonts w:ascii="宋体" w:eastAsia="宋体" w:hAnsi="宋体"/>
          <w:color w:val="EE0000"/>
          <w:sz w:val="24"/>
          <w:highlight w:val="yellow"/>
        </w:rPr>
        <w:t>“生存取向”与“自我实现取向”两类，在经验层面为将择业动机区分为两种理想类型提供了有力支撑。</w:t>
      </w:r>
    </w:p>
    <w:p w14:paraId="450FE7D5" w14:textId="30B97CCF" w:rsidR="00DA0B5F" w:rsidRPr="007920C9" w:rsidRDefault="00F55AB4" w:rsidP="001C0817">
      <w:pPr>
        <w:spacing w:line="276" w:lineRule="auto"/>
        <w:ind w:firstLineChars="200" w:firstLine="480"/>
        <w:rPr>
          <w:color w:val="EE0000"/>
        </w:rPr>
      </w:pPr>
      <w:r w:rsidRPr="007920C9">
        <w:rPr>
          <w:rFonts w:ascii="宋体" w:eastAsia="宋体" w:hAnsi="宋体"/>
          <w:color w:val="EE0000"/>
          <w:sz w:val="24"/>
          <w:highlight w:val="yellow"/>
        </w:rPr>
        <w:t>外部动机</w:t>
      </w:r>
      <w:r w:rsidRPr="007920C9">
        <w:rPr>
          <w:rFonts w:ascii="宋体" w:eastAsia="宋体" w:hAnsi="宋体" w:hint="eastAsia"/>
          <w:color w:val="EE0000"/>
          <w:sz w:val="24"/>
          <w:highlight w:val="yellow"/>
        </w:rPr>
        <w:t>作为</w:t>
      </w:r>
      <w:r w:rsidRPr="007920C9">
        <w:rPr>
          <w:rFonts w:ascii="宋体" w:eastAsia="宋体" w:hAnsi="宋体"/>
          <w:color w:val="EE0000"/>
          <w:sz w:val="24"/>
          <w:highlight w:val="yellow"/>
        </w:rPr>
        <w:t>市场化进程的</w:t>
      </w:r>
      <w:r w:rsidRPr="007920C9">
        <w:rPr>
          <w:rFonts w:ascii="宋体" w:eastAsia="宋体" w:hAnsi="宋体" w:hint="eastAsia"/>
          <w:color w:val="EE0000"/>
          <w:sz w:val="24"/>
          <w:highlight w:val="yellow"/>
        </w:rPr>
        <w:t>产物，历来受到较多瞩目</w:t>
      </w:r>
      <w:r w:rsidRPr="007920C9">
        <w:rPr>
          <w:rFonts w:ascii="宋体" w:eastAsia="宋体" w:hAnsi="宋体"/>
          <w:color w:val="EE0000"/>
          <w:sz w:val="24"/>
          <w:highlight w:val="yellow"/>
        </w:rPr>
        <w:t>。</w:t>
      </w:r>
      <w:r w:rsidR="00DA0B5F" w:rsidRPr="007920C9">
        <w:rPr>
          <w:rFonts w:ascii="宋体" w:eastAsia="宋体" w:hAnsi="宋体"/>
          <w:color w:val="EE0000"/>
          <w:sz w:val="24"/>
          <w:highlight w:val="yellow"/>
        </w:rPr>
        <w:t>王宁（</w:t>
      </w:r>
      <w:r w:rsidR="00DA0B5F" w:rsidRPr="007920C9">
        <w:rPr>
          <w:rFonts w:ascii="Times New Roman" w:eastAsia="宋体" w:hAnsi="Times New Roman" w:cs="Times New Roman"/>
          <w:color w:val="EE0000"/>
          <w:sz w:val="24"/>
          <w:highlight w:val="yellow"/>
        </w:rPr>
        <w:t>2009: 314</w:t>
      </w:r>
      <w:r w:rsidR="00C44113" w:rsidRPr="007920C9">
        <w:rPr>
          <w:rFonts w:ascii="Times New Roman" w:eastAsia="宋体" w:hAnsi="Times New Roman" w:cs="Times New Roman" w:hint="eastAsia"/>
          <w:color w:val="EE0000"/>
          <w:sz w:val="24"/>
          <w:highlight w:val="yellow"/>
        </w:rPr>
        <w:t>-</w:t>
      </w:r>
      <w:r w:rsidR="00DA0B5F" w:rsidRPr="007920C9">
        <w:rPr>
          <w:rFonts w:ascii="Times New Roman" w:eastAsia="宋体" w:hAnsi="Times New Roman" w:cs="Times New Roman"/>
          <w:color w:val="EE0000"/>
          <w:sz w:val="24"/>
          <w:highlight w:val="yellow"/>
        </w:rPr>
        <w:t>315</w:t>
      </w:r>
      <w:r w:rsidR="00DA0B5F" w:rsidRPr="007920C9">
        <w:rPr>
          <w:rFonts w:ascii="宋体" w:eastAsia="宋体" w:hAnsi="宋体"/>
          <w:color w:val="EE0000"/>
          <w:sz w:val="24"/>
          <w:highlight w:val="yellow"/>
        </w:rPr>
        <w:t>）指出，随着消费文化的兴起，劳动逐渐被纳入以收入水平、消费能力与生活方式提升为导向的意义框架之中。这一取向在制度保障相对不足、劳动力再生产压力更为集中的群体中表现得尤为突出。以农民工为例，其择业动机呈现出明显的“生存取向”（</w:t>
      </w:r>
      <w:r w:rsidR="000B0DFD">
        <w:rPr>
          <w:rFonts w:ascii="宋体" w:eastAsia="宋体" w:hAnsi="宋体" w:hint="eastAsia"/>
          <w:color w:val="EE0000"/>
          <w:sz w:val="24"/>
          <w:highlight w:val="yellow"/>
        </w:rPr>
        <w:t>王欧</w:t>
      </w:r>
      <w:r w:rsidR="000B0DFD" w:rsidRPr="00C64A85">
        <w:rPr>
          <w:rFonts w:ascii="Times New Roman" w:eastAsia="宋体" w:hAnsi="Times New Roman" w:cs="Times New Roman"/>
          <w:color w:val="EE0000"/>
          <w:sz w:val="24"/>
          <w:highlight w:val="yellow"/>
        </w:rPr>
        <w:t xml:space="preserve">, 2022; </w:t>
      </w:r>
      <w:r w:rsidR="00DA0B5F" w:rsidRPr="007920C9">
        <w:rPr>
          <w:rFonts w:ascii="宋体" w:eastAsia="宋体" w:hAnsi="宋体"/>
          <w:color w:val="EE0000"/>
          <w:sz w:val="24"/>
          <w:highlight w:val="yellow"/>
        </w:rPr>
        <w:t>冉清文、孙丹青</w:t>
      </w:r>
      <w:r w:rsidR="00DA0B5F" w:rsidRPr="007920C9">
        <w:rPr>
          <w:rFonts w:ascii="Times New Roman" w:eastAsia="宋体" w:hAnsi="Times New Roman" w:cs="Times New Roman"/>
          <w:color w:val="EE0000"/>
          <w:sz w:val="24"/>
          <w:highlight w:val="yellow"/>
        </w:rPr>
        <w:t>, 2020</w:t>
      </w:r>
      <w:r w:rsidR="00DA0B5F" w:rsidRPr="007920C9">
        <w:rPr>
          <w:rFonts w:ascii="宋体" w:eastAsia="宋体" w:hAnsi="宋体"/>
          <w:color w:val="EE0000"/>
          <w:sz w:val="24"/>
          <w:highlight w:val="yellow"/>
        </w:rPr>
        <w:t>）。</w:t>
      </w:r>
    </w:p>
    <w:p w14:paraId="204CF11D" w14:textId="3D71F775" w:rsidR="00AC6752" w:rsidRPr="00B36CE2" w:rsidRDefault="000442C3" w:rsidP="001C0817">
      <w:pPr>
        <w:spacing w:line="276" w:lineRule="auto"/>
        <w:ind w:firstLineChars="200" w:firstLine="480"/>
        <w:rPr>
          <w:rFonts w:ascii="宋体" w:eastAsia="宋体" w:hAnsi="宋体"/>
          <w:color w:val="EE0000"/>
          <w:sz w:val="24"/>
        </w:rPr>
      </w:pPr>
      <w:r w:rsidRPr="000442C3">
        <w:rPr>
          <w:rFonts w:ascii="宋体" w:eastAsia="宋体" w:hAnsi="宋体"/>
          <w:sz w:val="24"/>
        </w:rPr>
        <w:t>然而，随着高等教育普及和职业文化的多样化，内部动机的意义</w:t>
      </w:r>
      <w:r w:rsidR="00C44113">
        <w:rPr>
          <w:rFonts w:ascii="宋体" w:eastAsia="宋体" w:hAnsi="宋体" w:hint="eastAsia"/>
          <w:sz w:val="24"/>
        </w:rPr>
        <w:t>也</w:t>
      </w:r>
      <w:r w:rsidR="003B247E">
        <w:rPr>
          <w:rFonts w:ascii="宋体" w:eastAsia="宋体" w:hAnsi="宋体" w:hint="eastAsia"/>
          <w:sz w:val="24"/>
        </w:rPr>
        <w:t>逐渐显现</w:t>
      </w:r>
      <w:r w:rsidR="00EE2F3C">
        <w:rPr>
          <w:rFonts w:ascii="宋体" w:eastAsia="宋体" w:hAnsi="宋体" w:hint="eastAsia"/>
          <w:sz w:val="24"/>
        </w:rPr>
        <w:t>，兴趣是其中的典型</w:t>
      </w:r>
      <w:r w:rsidRPr="000442C3">
        <w:rPr>
          <w:rFonts w:ascii="宋体" w:eastAsia="宋体" w:hAnsi="宋体"/>
          <w:sz w:val="24"/>
        </w:rPr>
        <w:t>。</w:t>
      </w:r>
      <w:r w:rsidR="00C03E4B">
        <w:rPr>
          <w:rFonts w:ascii="宋体" w:eastAsia="宋体" w:hAnsi="宋体" w:hint="eastAsia"/>
          <w:sz w:val="24"/>
        </w:rPr>
        <w:t>早</w:t>
      </w:r>
      <w:r w:rsidR="00EE2F3C" w:rsidRPr="000442C3">
        <w:rPr>
          <w:rFonts w:ascii="宋体" w:eastAsia="宋体" w:hAnsi="宋体"/>
          <w:sz w:val="24"/>
        </w:rPr>
        <w:t>在《禄村农田》一书中</w:t>
      </w:r>
      <w:r w:rsidR="00D541B5">
        <w:rPr>
          <w:rFonts w:ascii="宋体" w:eastAsia="宋体" w:hAnsi="宋体" w:hint="eastAsia"/>
          <w:sz w:val="24"/>
        </w:rPr>
        <w:t>，</w:t>
      </w:r>
      <w:r w:rsidR="00D541B5" w:rsidRPr="000442C3">
        <w:rPr>
          <w:rFonts w:ascii="宋体" w:eastAsia="宋体" w:hAnsi="宋体"/>
          <w:sz w:val="24"/>
        </w:rPr>
        <w:t>费孝通（</w:t>
      </w:r>
      <w:r w:rsidR="00D541B5" w:rsidRPr="00357492">
        <w:rPr>
          <w:rFonts w:ascii="Times New Roman" w:eastAsia="宋体" w:hAnsi="Times New Roman" w:cs="Times New Roman"/>
          <w:sz w:val="24"/>
        </w:rPr>
        <w:t>2021: 25</w:t>
      </w:r>
      <w:r w:rsidR="00D541B5" w:rsidRPr="000442C3">
        <w:rPr>
          <w:rFonts w:ascii="宋体" w:eastAsia="宋体" w:hAnsi="宋体"/>
          <w:sz w:val="24"/>
        </w:rPr>
        <w:t>）</w:t>
      </w:r>
      <w:r w:rsidR="00EE2F3C">
        <w:rPr>
          <w:rFonts w:ascii="宋体" w:eastAsia="宋体" w:hAnsi="宋体" w:hint="eastAsia"/>
          <w:sz w:val="24"/>
        </w:rPr>
        <w:t>便</w:t>
      </w:r>
      <w:r w:rsidR="00D541B5">
        <w:rPr>
          <w:rFonts w:ascii="宋体" w:eastAsia="宋体" w:hAnsi="宋体" w:hint="eastAsia"/>
          <w:sz w:val="24"/>
        </w:rPr>
        <w:t>指出</w:t>
      </w:r>
      <w:r w:rsidR="00EE2F3C" w:rsidRPr="000442C3">
        <w:rPr>
          <w:rFonts w:ascii="宋体" w:eastAsia="宋体" w:hAnsi="宋体"/>
          <w:sz w:val="24"/>
        </w:rPr>
        <w:t>：“劳动者因年龄、性别、健康、兴趣、工作环境等在同一时段内、同一工作中，所消耗的体力并不相等。”</w:t>
      </w:r>
      <w:r w:rsidR="00111647">
        <w:rPr>
          <w:rFonts w:ascii="宋体" w:eastAsia="宋体" w:hAnsi="宋体" w:hint="eastAsia"/>
          <w:sz w:val="24"/>
        </w:rPr>
        <w:t>可见，</w:t>
      </w:r>
      <w:r w:rsidR="00EE2F3C" w:rsidRPr="000442C3">
        <w:rPr>
          <w:rFonts w:ascii="宋体" w:eastAsia="宋体" w:hAnsi="宋体"/>
          <w:sz w:val="24"/>
        </w:rPr>
        <w:t>兴趣</w:t>
      </w:r>
      <w:r w:rsidR="007E6846">
        <w:rPr>
          <w:rFonts w:ascii="宋体" w:eastAsia="宋体" w:hAnsi="宋体" w:hint="eastAsia"/>
          <w:sz w:val="24"/>
        </w:rPr>
        <w:t>作为</w:t>
      </w:r>
      <w:r w:rsidR="00EE2F3C" w:rsidRPr="000442C3">
        <w:rPr>
          <w:rFonts w:ascii="宋体" w:eastAsia="宋体" w:hAnsi="宋体"/>
          <w:sz w:val="24"/>
        </w:rPr>
        <w:t>一种内在动力，能</w:t>
      </w:r>
      <w:r w:rsidR="006F6208">
        <w:rPr>
          <w:rFonts w:ascii="宋体" w:eastAsia="宋体" w:hAnsi="宋体" w:hint="eastAsia"/>
          <w:sz w:val="24"/>
        </w:rPr>
        <w:t>够</w:t>
      </w:r>
      <w:r w:rsidR="009B7D83">
        <w:rPr>
          <w:rFonts w:ascii="宋体" w:eastAsia="宋体" w:hAnsi="宋体" w:hint="eastAsia"/>
          <w:sz w:val="24"/>
        </w:rPr>
        <w:t>调节劳动者投入劳动的积极性，影响其对自身</w:t>
      </w:r>
      <w:r w:rsidRPr="000442C3">
        <w:rPr>
          <w:rFonts w:ascii="宋体" w:eastAsia="宋体" w:hAnsi="宋体"/>
          <w:sz w:val="24"/>
        </w:rPr>
        <w:t>与职业之间匹配程度</w:t>
      </w:r>
      <w:r w:rsidR="009B7D83">
        <w:rPr>
          <w:rFonts w:ascii="宋体" w:eastAsia="宋体" w:hAnsi="宋体" w:hint="eastAsia"/>
          <w:sz w:val="24"/>
        </w:rPr>
        <w:t>的主观认知</w:t>
      </w:r>
      <w:r w:rsidRPr="000442C3">
        <w:rPr>
          <w:rFonts w:ascii="宋体" w:eastAsia="宋体" w:hAnsi="宋体"/>
          <w:sz w:val="24"/>
        </w:rPr>
        <w:t>（</w:t>
      </w:r>
      <w:r w:rsidR="005A1E4C" w:rsidRPr="000442C3">
        <w:rPr>
          <w:rFonts w:ascii="宋体" w:eastAsia="宋体" w:hAnsi="宋体"/>
          <w:sz w:val="24"/>
        </w:rPr>
        <w:t>王利平、赵启</w:t>
      </w:r>
      <w:r w:rsidR="005A1E4C" w:rsidRPr="00EB206E">
        <w:rPr>
          <w:rFonts w:ascii="Times New Roman" w:eastAsia="宋体" w:hAnsi="Times New Roman" w:cs="Times New Roman"/>
          <w:sz w:val="24"/>
        </w:rPr>
        <w:t>琛</w:t>
      </w:r>
      <w:r w:rsidR="005A1E4C" w:rsidRPr="00EB206E">
        <w:rPr>
          <w:rFonts w:ascii="Times New Roman" w:eastAsia="宋体" w:hAnsi="Times New Roman" w:cs="Times New Roman"/>
          <w:sz w:val="24"/>
        </w:rPr>
        <w:t>,</w:t>
      </w:r>
      <w:r w:rsidR="005A1E4C">
        <w:rPr>
          <w:rFonts w:ascii="宋体" w:eastAsia="宋体" w:hAnsi="宋体"/>
          <w:sz w:val="24"/>
        </w:rPr>
        <w:t xml:space="preserve"> </w:t>
      </w:r>
      <w:r w:rsidR="005A1E4C" w:rsidRPr="00357492">
        <w:rPr>
          <w:rFonts w:ascii="Times New Roman" w:eastAsia="宋体" w:hAnsi="Times New Roman" w:cs="Times New Roman"/>
          <w:sz w:val="24"/>
        </w:rPr>
        <w:t>2022</w:t>
      </w:r>
      <w:r w:rsidR="005A1E4C">
        <w:rPr>
          <w:rFonts w:ascii="Times New Roman" w:eastAsia="宋体" w:hAnsi="Times New Roman" w:cs="Times New Roman" w:hint="eastAsia"/>
          <w:sz w:val="24"/>
        </w:rPr>
        <w:t>;</w:t>
      </w:r>
      <w:r w:rsidR="005A1E4C">
        <w:rPr>
          <w:rFonts w:ascii="Times New Roman" w:eastAsia="宋体" w:hAnsi="Times New Roman" w:cs="Times New Roman"/>
          <w:sz w:val="24"/>
        </w:rPr>
        <w:t xml:space="preserve"> </w:t>
      </w:r>
      <w:r w:rsidRPr="000442C3">
        <w:rPr>
          <w:rFonts w:ascii="宋体" w:eastAsia="宋体" w:hAnsi="宋体"/>
          <w:sz w:val="24"/>
        </w:rPr>
        <w:t>冯沁雪等</w:t>
      </w:r>
      <w:r w:rsidR="00EB5E12" w:rsidRPr="00EB206E">
        <w:rPr>
          <w:rFonts w:ascii="Times New Roman" w:eastAsia="宋体" w:hAnsi="Times New Roman" w:cs="Times New Roman"/>
          <w:sz w:val="24"/>
        </w:rPr>
        <w:t xml:space="preserve">, </w:t>
      </w:r>
      <w:r w:rsidRPr="00EB206E">
        <w:rPr>
          <w:rFonts w:ascii="Times New Roman" w:eastAsia="宋体" w:hAnsi="Times New Roman" w:cs="Times New Roman"/>
          <w:sz w:val="24"/>
        </w:rPr>
        <w:t>202</w:t>
      </w:r>
      <w:r w:rsidR="005A1E4C">
        <w:rPr>
          <w:rFonts w:ascii="Times New Roman" w:eastAsia="宋体" w:hAnsi="Times New Roman" w:cs="Times New Roman" w:hint="eastAsia"/>
          <w:sz w:val="24"/>
        </w:rPr>
        <w:t>1</w:t>
      </w:r>
      <w:r w:rsidRPr="000442C3">
        <w:rPr>
          <w:rFonts w:ascii="宋体" w:eastAsia="宋体" w:hAnsi="宋体"/>
          <w:sz w:val="24"/>
        </w:rPr>
        <w:t>）。</w:t>
      </w:r>
      <w:r w:rsidR="00F96BFA">
        <w:rPr>
          <w:rFonts w:ascii="宋体" w:eastAsia="宋体" w:hAnsi="宋体" w:hint="eastAsia"/>
          <w:color w:val="EE0000"/>
          <w:sz w:val="24"/>
          <w:highlight w:val="yellow"/>
        </w:rPr>
        <w:t>相关经</w:t>
      </w:r>
      <w:r w:rsidR="00F44E67">
        <w:rPr>
          <w:rFonts w:ascii="宋体" w:eastAsia="宋体" w:hAnsi="宋体" w:hint="eastAsia"/>
          <w:color w:val="EE0000"/>
          <w:sz w:val="24"/>
          <w:highlight w:val="yellow"/>
        </w:rPr>
        <w:t>验</w:t>
      </w:r>
      <w:r w:rsidR="00AC6752" w:rsidRPr="00B36CE2">
        <w:rPr>
          <w:rFonts w:ascii="宋体" w:eastAsia="宋体" w:hAnsi="宋体"/>
          <w:color w:val="EE0000"/>
          <w:sz w:val="24"/>
          <w:highlight w:val="yellow"/>
        </w:rPr>
        <w:t>研究亦表明，内在</w:t>
      </w:r>
      <w:r w:rsidR="00D541B5">
        <w:rPr>
          <w:rFonts w:ascii="宋体" w:eastAsia="宋体" w:hAnsi="宋体" w:hint="eastAsia"/>
          <w:color w:val="EE0000"/>
          <w:sz w:val="24"/>
          <w:highlight w:val="yellow"/>
        </w:rPr>
        <w:t>动机</w:t>
      </w:r>
      <w:r w:rsidR="00AC6752" w:rsidRPr="00B36CE2">
        <w:rPr>
          <w:rFonts w:ascii="宋体" w:eastAsia="宋体" w:hAnsi="宋体"/>
          <w:color w:val="EE0000"/>
          <w:sz w:val="24"/>
          <w:highlight w:val="yellow"/>
        </w:rPr>
        <w:t>能够提升个体在劳动过程中的专注程度</w:t>
      </w:r>
      <w:r w:rsidR="00AC6752" w:rsidRPr="00B36CE2">
        <w:rPr>
          <w:rFonts w:ascii="宋体" w:eastAsia="宋体" w:hAnsi="宋体" w:hint="eastAsia"/>
          <w:color w:val="EE0000"/>
          <w:sz w:val="24"/>
          <w:highlight w:val="yellow"/>
          <w:lang w:val="fr-FR"/>
        </w:rPr>
        <w:t>（</w:t>
      </w:r>
      <w:r w:rsidR="00AC6752" w:rsidRPr="00B36CE2">
        <w:rPr>
          <w:rFonts w:ascii="Times New Roman" w:eastAsia="宋体" w:hAnsi="Times New Roman" w:cs="Times New Roman"/>
          <w:color w:val="EE0000"/>
          <w:sz w:val="24"/>
          <w:highlight w:val="yellow"/>
          <w:lang w:val="fr-FR"/>
        </w:rPr>
        <w:t>Manzoor et al., 2021</w:t>
      </w:r>
      <w:r w:rsidR="00AC6752" w:rsidRPr="00B36CE2">
        <w:rPr>
          <w:rFonts w:ascii="宋体" w:eastAsia="宋体" w:hAnsi="宋体" w:hint="eastAsia"/>
          <w:color w:val="EE0000"/>
          <w:sz w:val="24"/>
          <w:highlight w:val="yellow"/>
          <w:lang w:val="fr-FR"/>
        </w:rPr>
        <w:t>）。</w:t>
      </w:r>
      <w:r w:rsidRPr="00B36CE2">
        <w:rPr>
          <w:rFonts w:ascii="宋体" w:eastAsia="宋体" w:hAnsi="宋体"/>
          <w:color w:val="EE0000"/>
          <w:sz w:val="24"/>
          <w:highlight w:val="yellow"/>
        </w:rPr>
        <w:t>在知识密集型</w:t>
      </w:r>
      <w:r w:rsidR="007F66BB" w:rsidRPr="00B36CE2">
        <w:rPr>
          <w:rFonts w:ascii="宋体" w:eastAsia="宋体" w:hAnsi="宋体" w:hint="eastAsia"/>
          <w:color w:val="EE0000"/>
          <w:sz w:val="24"/>
          <w:highlight w:val="yellow"/>
        </w:rPr>
        <w:t>行业</w:t>
      </w:r>
      <w:r w:rsidRPr="00B36CE2">
        <w:rPr>
          <w:rFonts w:ascii="宋体" w:eastAsia="宋体" w:hAnsi="宋体"/>
          <w:color w:val="EE0000"/>
          <w:sz w:val="24"/>
          <w:highlight w:val="yellow"/>
        </w:rPr>
        <w:t>，从业者若具有对专业问题的浓厚兴趣，其创新能力和留职意愿</w:t>
      </w:r>
      <w:r w:rsidR="00B32EFF">
        <w:rPr>
          <w:rFonts w:ascii="宋体" w:eastAsia="宋体" w:hAnsi="宋体" w:hint="eastAsia"/>
          <w:color w:val="EE0000"/>
          <w:sz w:val="24"/>
          <w:highlight w:val="yellow"/>
        </w:rPr>
        <w:t>则会</w:t>
      </w:r>
      <w:r w:rsidRPr="00B36CE2">
        <w:rPr>
          <w:rFonts w:ascii="宋体" w:eastAsia="宋体" w:hAnsi="宋体"/>
          <w:color w:val="EE0000"/>
          <w:sz w:val="24"/>
          <w:highlight w:val="yellow"/>
        </w:rPr>
        <w:t>显著增强（</w:t>
      </w:r>
      <w:r w:rsidR="00FB0D2E" w:rsidRPr="00B36CE2">
        <w:rPr>
          <w:rFonts w:ascii="Times New Roman" w:eastAsia="宋体" w:hAnsi="Times New Roman" w:cs="Times New Roman"/>
          <w:color w:val="EE0000"/>
          <w:sz w:val="24"/>
          <w:highlight w:val="yellow"/>
        </w:rPr>
        <w:t>杨可</w:t>
      </w:r>
      <w:r w:rsidR="00FB0D2E" w:rsidRPr="00B36CE2">
        <w:rPr>
          <w:rFonts w:ascii="Times New Roman" w:eastAsia="宋体" w:hAnsi="Times New Roman" w:cs="Times New Roman"/>
          <w:color w:val="EE0000"/>
          <w:sz w:val="24"/>
          <w:highlight w:val="yellow"/>
        </w:rPr>
        <w:t>, 2023</w:t>
      </w:r>
      <w:r w:rsidR="00FB0D2E" w:rsidRPr="00B36CE2">
        <w:rPr>
          <w:rFonts w:ascii="Times New Roman" w:eastAsia="宋体" w:hAnsi="Times New Roman" w:cs="Times New Roman" w:hint="eastAsia"/>
          <w:color w:val="EE0000"/>
          <w:sz w:val="24"/>
          <w:highlight w:val="yellow"/>
        </w:rPr>
        <w:t>;</w:t>
      </w:r>
      <w:r w:rsidR="00FB0D2E" w:rsidRPr="00B36CE2">
        <w:rPr>
          <w:rFonts w:ascii="Times New Roman" w:eastAsia="宋体" w:hAnsi="Times New Roman" w:cs="Times New Roman"/>
          <w:color w:val="EE0000"/>
          <w:sz w:val="24"/>
          <w:highlight w:val="yellow"/>
        </w:rPr>
        <w:t xml:space="preserve"> </w:t>
      </w:r>
      <w:r w:rsidRPr="00B36CE2">
        <w:rPr>
          <w:rFonts w:ascii="Times New Roman" w:eastAsia="宋体" w:hAnsi="Times New Roman" w:cs="Times New Roman"/>
          <w:color w:val="EE0000"/>
          <w:sz w:val="24"/>
          <w:highlight w:val="yellow"/>
        </w:rPr>
        <w:t>Kong et al., 2018</w:t>
      </w:r>
      <w:r w:rsidRPr="00B36CE2">
        <w:rPr>
          <w:rFonts w:ascii="宋体" w:eastAsia="宋体" w:hAnsi="宋体"/>
          <w:color w:val="EE0000"/>
          <w:sz w:val="24"/>
          <w:highlight w:val="yellow"/>
        </w:rPr>
        <w:t>）。</w:t>
      </w:r>
    </w:p>
    <w:p w14:paraId="269D59A2" w14:textId="5AB33B96" w:rsidR="00720C6D" w:rsidRDefault="00C43047" w:rsidP="000973A2">
      <w:pPr>
        <w:spacing w:line="276" w:lineRule="auto"/>
        <w:ind w:firstLineChars="200" w:firstLine="480"/>
        <w:rPr>
          <w:rFonts w:ascii="宋体" w:eastAsia="宋体" w:hAnsi="宋体"/>
          <w:sz w:val="24"/>
        </w:rPr>
      </w:pPr>
      <w:r w:rsidRPr="000442C3">
        <w:rPr>
          <w:rFonts w:ascii="宋体" w:eastAsia="宋体" w:hAnsi="宋体"/>
          <w:sz w:val="24"/>
        </w:rPr>
        <w:t>近年来，社会学</w:t>
      </w:r>
      <w:r w:rsidR="008201C6">
        <w:rPr>
          <w:rFonts w:ascii="宋体" w:eastAsia="宋体" w:hAnsi="宋体" w:hint="eastAsia"/>
          <w:sz w:val="24"/>
        </w:rPr>
        <w:t>开始关注</w:t>
      </w:r>
      <w:r w:rsidRPr="000442C3">
        <w:rPr>
          <w:rFonts w:ascii="宋体" w:eastAsia="宋体" w:hAnsi="宋体"/>
          <w:sz w:val="24"/>
        </w:rPr>
        <w:t>兴趣在数字劳动与志愿协作中的赋能作用。例如，郑广怀与张心怡（</w:t>
      </w:r>
      <w:r w:rsidRPr="00B77498">
        <w:rPr>
          <w:rFonts w:ascii="Times New Roman" w:eastAsia="宋体" w:hAnsi="Times New Roman" w:cs="Times New Roman"/>
          <w:sz w:val="24"/>
        </w:rPr>
        <w:t>2022</w:t>
      </w:r>
      <w:r w:rsidRPr="000442C3">
        <w:rPr>
          <w:rFonts w:ascii="宋体" w:eastAsia="宋体" w:hAnsi="宋体"/>
          <w:sz w:val="24"/>
        </w:rPr>
        <w:t>）</w:t>
      </w:r>
      <w:r>
        <w:rPr>
          <w:rFonts w:ascii="宋体" w:eastAsia="宋体" w:hAnsi="宋体" w:hint="eastAsia"/>
          <w:sz w:val="24"/>
        </w:rPr>
        <w:t>、曹晋与张楠华（</w:t>
      </w:r>
      <w:r w:rsidRPr="00B77498">
        <w:rPr>
          <w:rFonts w:ascii="Times New Roman" w:eastAsia="宋体" w:hAnsi="Times New Roman" w:cs="Times New Roman"/>
          <w:sz w:val="24"/>
        </w:rPr>
        <w:t>2012</w:t>
      </w:r>
      <w:r>
        <w:rPr>
          <w:rFonts w:ascii="宋体" w:eastAsia="宋体" w:hAnsi="宋体" w:hint="eastAsia"/>
          <w:sz w:val="24"/>
        </w:rPr>
        <w:t>）等</w:t>
      </w:r>
      <w:r w:rsidRPr="000442C3">
        <w:rPr>
          <w:rFonts w:ascii="宋体" w:eastAsia="宋体" w:hAnsi="宋体"/>
          <w:sz w:val="24"/>
        </w:rPr>
        <w:t>对字幕组的</w:t>
      </w:r>
      <w:r>
        <w:rPr>
          <w:rFonts w:ascii="宋体" w:eastAsia="宋体" w:hAnsi="宋体" w:hint="eastAsia"/>
          <w:sz w:val="24"/>
        </w:rPr>
        <w:t>分析</w:t>
      </w:r>
      <w:r w:rsidRPr="000442C3">
        <w:rPr>
          <w:rFonts w:ascii="宋体" w:eastAsia="宋体" w:hAnsi="宋体"/>
          <w:sz w:val="24"/>
        </w:rPr>
        <w:t>指出，兴趣不仅是吸引个体参与劳动的重要动因，更是维持其长期投入、克服压力的心理支撑。何明洁与向南霓（</w:t>
      </w:r>
      <w:r w:rsidRPr="00B77498">
        <w:rPr>
          <w:rFonts w:ascii="Times New Roman" w:eastAsia="宋体" w:hAnsi="Times New Roman" w:cs="Times New Roman"/>
          <w:sz w:val="24"/>
        </w:rPr>
        <w:t>2022</w:t>
      </w:r>
      <w:r w:rsidRPr="000442C3">
        <w:rPr>
          <w:rFonts w:ascii="宋体" w:eastAsia="宋体" w:hAnsi="宋体"/>
          <w:sz w:val="24"/>
        </w:rPr>
        <w:t>）对</w:t>
      </w:r>
      <w:r>
        <w:rPr>
          <w:rFonts w:ascii="Times New Roman" w:eastAsia="宋体" w:hAnsi="Times New Roman" w:cs="Times New Roman" w:hint="eastAsia"/>
          <w:sz w:val="24"/>
        </w:rPr>
        <w:t>游戏主播</w:t>
      </w:r>
      <w:r w:rsidRPr="000442C3">
        <w:rPr>
          <w:rFonts w:ascii="宋体" w:eastAsia="宋体" w:hAnsi="宋体"/>
          <w:sz w:val="24"/>
        </w:rPr>
        <w:t>的研究发现，兴趣能够在劳动过程中生成意义感，从而为个体提供额外的身份认同。</w:t>
      </w:r>
    </w:p>
    <w:bookmarkEnd w:id="14"/>
    <w:p w14:paraId="73E36898" w14:textId="48AFB9A2" w:rsidR="0024556B" w:rsidRPr="00EF50AF" w:rsidRDefault="0024556B" w:rsidP="0024556B">
      <w:pPr>
        <w:pStyle w:val="3"/>
        <w:spacing w:beforeLines="50" w:before="156" w:afterLines="50" w:after="156" w:line="276" w:lineRule="auto"/>
        <w:rPr>
          <w:rFonts w:ascii="黑体" w:eastAsia="黑体" w:hAnsi="黑体"/>
          <w:color w:val="000000" w:themeColor="text1"/>
          <w:sz w:val="24"/>
          <w:szCs w:val="24"/>
        </w:rPr>
      </w:pPr>
      <w:r w:rsidRPr="00EF50AF">
        <w:rPr>
          <w:rFonts w:ascii="黑体" w:eastAsia="黑体" w:hAnsi="黑体" w:hint="eastAsia"/>
          <w:color w:val="000000" w:themeColor="text1"/>
          <w:sz w:val="24"/>
          <w:szCs w:val="24"/>
        </w:rPr>
        <w:t>（三）程序员：</w:t>
      </w:r>
      <w:r w:rsidR="00B24464" w:rsidRPr="00EF50AF">
        <w:rPr>
          <w:rFonts w:ascii="黑体" w:eastAsia="黑体" w:hAnsi="黑体" w:hint="eastAsia"/>
          <w:color w:val="000000" w:themeColor="text1"/>
          <w:sz w:val="24"/>
          <w:szCs w:val="24"/>
        </w:rPr>
        <w:t>集中体现两</w:t>
      </w:r>
      <w:r w:rsidR="009568EA" w:rsidRPr="00EF50AF">
        <w:rPr>
          <w:rFonts w:ascii="黑体" w:eastAsia="黑体" w:hAnsi="黑体" w:hint="eastAsia"/>
          <w:color w:val="000000" w:themeColor="text1"/>
          <w:sz w:val="24"/>
          <w:szCs w:val="24"/>
        </w:rPr>
        <w:t>类</w:t>
      </w:r>
      <w:r w:rsidR="00B24464" w:rsidRPr="00EF50AF">
        <w:rPr>
          <w:rFonts w:ascii="黑体" w:eastAsia="黑体" w:hAnsi="黑体" w:hint="eastAsia"/>
          <w:color w:val="000000" w:themeColor="text1"/>
          <w:sz w:val="24"/>
          <w:szCs w:val="24"/>
        </w:rPr>
        <w:t>择业动机的典型职业</w:t>
      </w:r>
    </w:p>
    <w:p w14:paraId="50046345" w14:textId="6F0BCE0C" w:rsidR="0044699F" w:rsidRPr="006F5F79" w:rsidRDefault="00A85177" w:rsidP="006F5F79">
      <w:pPr>
        <w:spacing w:line="276" w:lineRule="auto"/>
        <w:ind w:firstLineChars="200" w:firstLine="480"/>
        <w:rPr>
          <w:rFonts w:ascii="Times New Roman" w:eastAsia="宋体" w:hAnsi="Times New Roman" w:cs="Times New Roman"/>
          <w:color w:val="EE0000"/>
          <w:sz w:val="24"/>
          <w:shd w:val="clear" w:color="auto" w:fill="FFFF00"/>
        </w:rPr>
      </w:pPr>
      <w:r>
        <w:rPr>
          <w:rFonts w:ascii="Times New Roman" w:eastAsia="宋体" w:hAnsi="Times New Roman" w:cs="Times New Roman" w:hint="eastAsia"/>
          <w:sz w:val="24"/>
        </w:rPr>
        <w:t>随着信息技术行业和数字经济的快速发展，</w:t>
      </w:r>
      <w:r w:rsidR="00843527" w:rsidRPr="00843527">
        <w:rPr>
          <w:rFonts w:ascii="Times New Roman" w:eastAsia="宋体" w:hAnsi="Times New Roman" w:cs="Times New Roman" w:hint="eastAsia"/>
          <w:sz w:val="24"/>
        </w:rPr>
        <w:t>程</w:t>
      </w:r>
      <w:r w:rsidR="00843527" w:rsidRPr="00843527">
        <w:rPr>
          <w:rFonts w:ascii="Times New Roman" w:eastAsia="宋体" w:hAnsi="Times New Roman" w:cs="Times New Roman"/>
          <w:sz w:val="24"/>
        </w:rPr>
        <w:t>序员</w:t>
      </w:r>
      <w:r w:rsidR="00A306E0">
        <w:rPr>
          <w:rFonts w:ascii="Times New Roman" w:eastAsia="宋体" w:hAnsi="Times New Roman" w:cs="Times New Roman" w:hint="eastAsia"/>
          <w:sz w:val="24"/>
        </w:rPr>
        <w:t>受到</w:t>
      </w:r>
      <w:r w:rsidR="00921A8E">
        <w:rPr>
          <w:rFonts w:ascii="Times New Roman" w:eastAsia="宋体" w:hAnsi="Times New Roman" w:cs="Times New Roman" w:hint="eastAsia"/>
          <w:sz w:val="24"/>
        </w:rPr>
        <w:t>与日俱增的</w:t>
      </w:r>
      <w:r w:rsidR="00843527" w:rsidRPr="00843527">
        <w:rPr>
          <w:rFonts w:ascii="Times New Roman" w:eastAsia="宋体" w:hAnsi="Times New Roman" w:cs="Times New Roman"/>
          <w:sz w:val="24"/>
        </w:rPr>
        <w:t>关注（</w:t>
      </w:r>
      <w:r w:rsidR="00DA2385">
        <w:rPr>
          <w:rFonts w:ascii="Times New Roman" w:eastAsia="宋体" w:hAnsi="Times New Roman" w:cs="Times New Roman" w:hint="eastAsia"/>
          <w:sz w:val="24"/>
        </w:rPr>
        <w:t>王潇</w:t>
      </w:r>
      <w:r w:rsidR="00DA2385">
        <w:rPr>
          <w:rFonts w:ascii="Times New Roman" w:eastAsia="宋体" w:hAnsi="Times New Roman" w:cs="Times New Roman"/>
          <w:sz w:val="24"/>
        </w:rPr>
        <w:t xml:space="preserve">, 2025; </w:t>
      </w:r>
      <w:r w:rsidR="00005590" w:rsidRPr="00843527">
        <w:rPr>
          <w:rFonts w:ascii="Times New Roman" w:eastAsia="宋体" w:hAnsi="Times New Roman" w:cs="Times New Roman"/>
          <w:sz w:val="24"/>
        </w:rPr>
        <w:t>陈彦冰、赵延东</w:t>
      </w:r>
      <w:r w:rsidR="00005590">
        <w:rPr>
          <w:rFonts w:ascii="Times New Roman" w:eastAsia="宋体" w:hAnsi="Times New Roman" w:cs="Times New Roman"/>
          <w:sz w:val="24"/>
        </w:rPr>
        <w:t xml:space="preserve">, </w:t>
      </w:r>
      <w:r w:rsidR="00005590" w:rsidRPr="00843527">
        <w:rPr>
          <w:rFonts w:ascii="Times New Roman" w:eastAsia="宋体" w:hAnsi="Times New Roman" w:cs="Times New Roman"/>
          <w:sz w:val="24"/>
        </w:rPr>
        <w:t>2023</w:t>
      </w:r>
      <w:r w:rsidR="00005590">
        <w:rPr>
          <w:rFonts w:ascii="Times New Roman" w:eastAsia="宋体" w:hAnsi="Times New Roman" w:cs="Times New Roman"/>
          <w:sz w:val="24"/>
        </w:rPr>
        <w:t xml:space="preserve">; </w:t>
      </w:r>
      <w:r w:rsidR="00843527" w:rsidRPr="00843527">
        <w:rPr>
          <w:rFonts w:ascii="Times New Roman" w:eastAsia="宋体" w:hAnsi="Times New Roman" w:cs="Times New Roman"/>
          <w:sz w:val="24"/>
        </w:rPr>
        <w:t>李晓天</w:t>
      </w:r>
      <w:r w:rsidR="00774607">
        <w:rPr>
          <w:rFonts w:ascii="Times New Roman" w:eastAsia="宋体" w:hAnsi="Times New Roman" w:cs="Times New Roman"/>
          <w:sz w:val="24"/>
        </w:rPr>
        <w:t xml:space="preserve">, </w:t>
      </w:r>
      <w:r w:rsidR="00843527" w:rsidRPr="00843527">
        <w:rPr>
          <w:rFonts w:ascii="Times New Roman" w:eastAsia="宋体" w:hAnsi="Times New Roman" w:cs="Times New Roman"/>
          <w:sz w:val="24"/>
        </w:rPr>
        <w:t>2022</w:t>
      </w:r>
      <w:r w:rsidR="00774607">
        <w:rPr>
          <w:rFonts w:ascii="Times New Roman" w:eastAsia="宋体" w:hAnsi="Times New Roman" w:cs="Times New Roman"/>
          <w:sz w:val="24"/>
        </w:rPr>
        <w:t xml:space="preserve">; </w:t>
      </w:r>
      <w:r w:rsidR="00843527" w:rsidRPr="00843527">
        <w:rPr>
          <w:rFonts w:ascii="Times New Roman" w:eastAsia="宋体" w:hAnsi="Times New Roman" w:cs="Times New Roman"/>
          <w:sz w:val="24"/>
        </w:rPr>
        <w:t>夏冰青</w:t>
      </w:r>
      <w:r w:rsidR="00774607">
        <w:rPr>
          <w:rFonts w:ascii="Times New Roman" w:eastAsia="宋体" w:hAnsi="Times New Roman" w:cs="Times New Roman"/>
          <w:sz w:val="24"/>
        </w:rPr>
        <w:t xml:space="preserve">, </w:t>
      </w:r>
      <w:r w:rsidR="00843527" w:rsidRPr="00843527">
        <w:rPr>
          <w:rFonts w:ascii="Times New Roman" w:eastAsia="宋体" w:hAnsi="Times New Roman" w:cs="Times New Roman"/>
          <w:sz w:val="24"/>
        </w:rPr>
        <w:t>2020</w:t>
      </w:r>
      <w:r w:rsidR="00843527" w:rsidRPr="00843527">
        <w:rPr>
          <w:rFonts w:ascii="Times New Roman" w:eastAsia="宋体" w:hAnsi="Times New Roman" w:cs="Times New Roman"/>
          <w:sz w:val="24"/>
        </w:rPr>
        <w:t>）</w:t>
      </w:r>
      <w:r w:rsidR="009B6FC9">
        <w:rPr>
          <w:rFonts w:ascii="Times New Roman" w:eastAsia="宋体" w:hAnsi="Times New Roman" w:cs="Times New Roman" w:hint="eastAsia"/>
          <w:sz w:val="24"/>
        </w:rPr>
        <w:t>。</w:t>
      </w:r>
      <w:r w:rsidR="002E3F95" w:rsidRPr="00C247B1">
        <w:rPr>
          <w:rFonts w:ascii="Times New Roman" w:eastAsia="宋体" w:hAnsi="Times New Roman" w:cs="Times New Roman"/>
          <w:color w:val="EE0000"/>
          <w:sz w:val="24"/>
          <w:shd w:val="clear" w:color="auto" w:fill="FFFF00"/>
        </w:rPr>
        <w:t>项飚</w:t>
      </w:r>
      <w:r w:rsidR="00024F77" w:rsidRPr="00C247B1">
        <w:rPr>
          <w:rFonts w:ascii="Times New Roman" w:eastAsia="宋体" w:hAnsi="Times New Roman" w:cs="Times New Roman" w:hint="eastAsia"/>
          <w:color w:val="EE0000"/>
          <w:sz w:val="24"/>
          <w:shd w:val="clear" w:color="auto" w:fill="FFFF00"/>
        </w:rPr>
        <w:t>（</w:t>
      </w:r>
      <w:r w:rsidR="00024F77" w:rsidRPr="00C247B1">
        <w:rPr>
          <w:rFonts w:ascii="Times New Roman" w:eastAsia="宋体" w:hAnsi="Times New Roman" w:cs="Times New Roman" w:hint="eastAsia"/>
          <w:color w:val="EE0000"/>
          <w:sz w:val="24"/>
          <w:shd w:val="clear" w:color="auto" w:fill="FFFF00"/>
        </w:rPr>
        <w:t>2012: 37</w:t>
      </w:r>
      <w:r w:rsidR="00024F77" w:rsidRPr="00C247B1">
        <w:rPr>
          <w:rFonts w:ascii="Times New Roman" w:eastAsia="宋体" w:hAnsi="Times New Roman" w:cs="Times New Roman" w:hint="eastAsia"/>
          <w:color w:val="EE0000"/>
          <w:sz w:val="24"/>
          <w:shd w:val="clear" w:color="auto" w:fill="FFFF00"/>
        </w:rPr>
        <w:t>）</w:t>
      </w:r>
      <w:r w:rsidR="002C37E7">
        <w:rPr>
          <w:rFonts w:ascii="Times New Roman" w:eastAsia="宋体" w:hAnsi="Times New Roman" w:cs="Times New Roman" w:hint="eastAsia"/>
          <w:color w:val="EE0000"/>
          <w:sz w:val="24"/>
          <w:shd w:val="clear" w:color="auto" w:fill="FFFF00"/>
        </w:rPr>
        <w:t>通过对</w:t>
      </w:r>
      <w:r w:rsidR="001F1EC6">
        <w:rPr>
          <w:rFonts w:ascii="Times New Roman" w:eastAsia="宋体" w:hAnsi="Times New Roman" w:cs="Times New Roman" w:hint="eastAsia"/>
          <w:color w:val="EE0000"/>
          <w:sz w:val="24"/>
          <w:shd w:val="clear" w:color="auto" w:fill="FFFF00"/>
        </w:rPr>
        <w:t>印度</w:t>
      </w:r>
      <w:r w:rsidR="00CF3D65" w:rsidRPr="00C247B1">
        <w:rPr>
          <w:rFonts w:ascii="Times New Roman" w:eastAsia="宋体" w:hAnsi="Times New Roman" w:cs="Times New Roman" w:hint="eastAsia"/>
          <w:color w:val="EE0000"/>
          <w:sz w:val="24"/>
          <w:shd w:val="clear" w:color="auto" w:fill="FFFF00"/>
        </w:rPr>
        <w:t>程序员</w:t>
      </w:r>
      <w:r w:rsidR="002C37E7">
        <w:rPr>
          <w:rFonts w:ascii="Times New Roman" w:eastAsia="宋体" w:hAnsi="Times New Roman" w:cs="Times New Roman" w:hint="eastAsia"/>
          <w:color w:val="EE0000"/>
          <w:sz w:val="24"/>
          <w:shd w:val="clear" w:color="auto" w:fill="FFFF00"/>
        </w:rPr>
        <w:t>及其全球流动</w:t>
      </w:r>
      <w:r w:rsidR="00CF3D65" w:rsidRPr="00C247B1">
        <w:rPr>
          <w:rFonts w:ascii="Times New Roman" w:eastAsia="宋体" w:hAnsi="Times New Roman" w:cs="Times New Roman" w:hint="eastAsia"/>
          <w:color w:val="EE0000"/>
          <w:sz w:val="24"/>
          <w:shd w:val="clear" w:color="auto" w:fill="FFFF00"/>
        </w:rPr>
        <w:t>的研究</w:t>
      </w:r>
      <w:r w:rsidR="002C37E7">
        <w:rPr>
          <w:rFonts w:ascii="Times New Roman" w:eastAsia="宋体" w:hAnsi="Times New Roman" w:cs="Times New Roman" w:hint="eastAsia"/>
          <w:color w:val="EE0000"/>
          <w:sz w:val="24"/>
          <w:shd w:val="clear" w:color="auto" w:fill="FFFF00"/>
        </w:rPr>
        <w:t>，区分</w:t>
      </w:r>
      <w:r w:rsidR="001C7E94">
        <w:rPr>
          <w:rFonts w:ascii="Times New Roman" w:eastAsia="宋体" w:hAnsi="Times New Roman" w:cs="Times New Roman" w:hint="eastAsia"/>
          <w:color w:val="EE0000"/>
          <w:sz w:val="24"/>
          <w:shd w:val="clear" w:color="auto" w:fill="FFFF00"/>
        </w:rPr>
        <w:t>了</w:t>
      </w:r>
      <w:r w:rsidR="00CF3D65" w:rsidRPr="00C247B1">
        <w:rPr>
          <w:rFonts w:ascii="Times New Roman" w:eastAsia="宋体" w:hAnsi="Times New Roman" w:cs="Times New Roman" w:hint="eastAsia"/>
          <w:color w:val="EE0000"/>
          <w:sz w:val="24"/>
          <w:shd w:val="clear" w:color="auto" w:fill="FFFF00"/>
        </w:rPr>
        <w:t>“热爱</w:t>
      </w:r>
      <w:r w:rsidR="002E3F95" w:rsidRPr="00C247B1">
        <w:rPr>
          <w:rFonts w:ascii="Times New Roman" w:eastAsia="宋体" w:hAnsi="Times New Roman" w:cs="Times New Roman"/>
          <w:color w:val="EE0000"/>
          <w:sz w:val="24"/>
          <w:shd w:val="clear" w:color="auto" w:fill="FFFF00"/>
        </w:rPr>
        <w:t>IT</w:t>
      </w:r>
      <w:r w:rsidR="002E3F95" w:rsidRPr="00C247B1">
        <w:rPr>
          <w:rFonts w:ascii="Times New Roman" w:eastAsia="宋体" w:hAnsi="Times New Roman" w:cs="Times New Roman"/>
          <w:color w:val="EE0000"/>
          <w:sz w:val="24"/>
          <w:shd w:val="clear" w:color="auto" w:fill="FFFF00"/>
        </w:rPr>
        <w:t>产业</w:t>
      </w:r>
      <w:r w:rsidR="00CF3D65" w:rsidRPr="00C247B1">
        <w:rPr>
          <w:rFonts w:ascii="Times New Roman" w:eastAsia="宋体" w:hAnsi="Times New Roman" w:cs="Times New Roman" w:hint="eastAsia"/>
          <w:color w:val="EE0000"/>
          <w:sz w:val="24"/>
          <w:shd w:val="clear" w:color="auto" w:fill="FFFF00"/>
        </w:rPr>
        <w:t>”和“热爱</w:t>
      </w:r>
      <w:r w:rsidR="00CF3D65" w:rsidRPr="00C247B1">
        <w:rPr>
          <w:rFonts w:ascii="Times New Roman" w:eastAsia="宋体" w:hAnsi="Times New Roman" w:cs="Times New Roman" w:hint="eastAsia"/>
          <w:color w:val="EE0000"/>
          <w:sz w:val="24"/>
          <w:shd w:val="clear" w:color="auto" w:fill="FFFF00"/>
        </w:rPr>
        <w:t>IT</w:t>
      </w:r>
      <w:r w:rsidR="00CF3D65" w:rsidRPr="00C247B1">
        <w:rPr>
          <w:rFonts w:ascii="Times New Roman" w:eastAsia="宋体" w:hAnsi="Times New Roman" w:cs="Times New Roman" w:hint="eastAsia"/>
          <w:color w:val="EE0000"/>
          <w:sz w:val="24"/>
          <w:shd w:val="clear" w:color="auto" w:fill="FFFF00"/>
        </w:rPr>
        <w:t>工作”两种逻辑</w:t>
      </w:r>
      <w:r w:rsidR="00FD7BBA">
        <w:rPr>
          <w:rFonts w:ascii="Times New Roman" w:eastAsia="宋体" w:hAnsi="Times New Roman" w:cs="Times New Roman" w:hint="eastAsia"/>
          <w:color w:val="EE0000"/>
          <w:sz w:val="24"/>
          <w:shd w:val="clear" w:color="auto" w:fill="FFFF00"/>
        </w:rPr>
        <w:t>：</w:t>
      </w:r>
      <w:r w:rsidR="00CF3D65" w:rsidRPr="00C247B1">
        <w:rPr>
          <w:rFonts w:ascii="Times New Roman" w:eastAsia="宋体" w:hAnsi="Times New Roman" w:cs="Times New Roman" w:hint="eastAsia"/>
          <w:color w:val="EE0000"/>
          <w:sz w:val="24"/>
          <w:shd w:val="clear" w:color="auto" w:fill="FFFF00"/>
        </w:rPr>
        <w:t>前者</w:t>
      </w:r>
      <w:r w:rsidR="00112EC6">
        <w:rPr>
          <w:rFonts w:ascii="Times New Roman" w:eastAsia="宋体" w:hAnsi="Times New Roman" w:cs="Times New Roman" w:hint="eastAsia"/>
          <w:color w:val="EE0000"/>
          <w:sz w:val="24"/>
          <w:shd w:val="clear" w:color="auto" w:fill="FFFF00"/>
        </w:rPr>
        <w:t>强调</w:t>
      </w:r>
      <w:r w:rsidR="003B1B52" w:rsidRPr="00C247B1">
        <w:rPr>
          <w:rFonts w:ascii="Times New Roman" w:eastAsia="宋体" w:hAnsi="Times New Roman" w:cs="Times New Roman" w:hint="eastAsia"/>
          <w:color w:val="EE0000"/>
          <w:sz w:val="24"/>
          <w:shd w:val="clear" w:color="auto" w:fill="FFFF00"/>
        </w:rPr>
        <w:t>对工作内容与意义的</w:t>
      </w:r>
      <w:r w:rsidR="008164FF">
        <w:rPr>
          <w:rFonts w:ascii="Times New Roman" w:eastAsia="宋体" w:hAnsi="Times New Roman" w:cs="Times New Roman" w:hint="eastAsia"/>
          <w:color w:val="EE0000"/>
          <w:sz w:val="24"/>
          <w:shd w:val="clear" w:color="auto" w:fill="FFFF00"/>
        </w:rPr>
        <w:t>认同</w:t>
      </w:r>
      <w:r w:rsidR="00234BF4" w:rsidRPr="00C247B1">
        <w:rPr>
          <w:rFonts w:ascii="Times New Roman" w:eastAsia="宋体" w:hAnsi="Times New Roman" w:cs="Times New Roman" w:hint="eastAsia"/>
          <w:color w:val="EE0000"/>
          <w:sz w:val="24"/>
          <w:shd w:val="clear" w:color="auto" w:fill="FFFF00"/>
        </w:rPr>
        <w:t>，将工作视为有内在价值的</w:t>
      </w:r>
      <w:r w:rsidR="00EF7277">
        <w:rPr>
          <w:rFonts w:ascii="Times New Roman" w:eastAsia="宋体" w:hAnsi="Times New Roman" w:cs="Times New Roman" w:hint="eastAsia"/>
          <w:color w:val="EE0000"/>
          <w:sz w:val="24"/>
          <w:shd w:val="clear" w:color="auto" w:fill="FFFF00"/>
        </w:rPr>
        <w:t>事业</w:t>
      </w:r>
      <w:r w:rsidR="00234BF4" w:rsidRPr="00C247B1">
        <w:rPr>
          <w:rFonts w:ascii="Times New Roman" w:eastAsia="宋体" w:hAnsi="Times New Roman" w:cs="Times New Roman" w:hint="eastAsia"/>
          <w:color w:val="EE0000"/>
          <w:sz w:val="24"/>
          <w:shd w:val="clear" w:color="auto" w:fill="FFFF00"/>
        </w:rPr>
        <w:t>；</w:t>
      </w:r>
      <w:r w:rsidR="003B1B52" w:rsidRPr="00C247B1">
        <w:rPr>
          <w:rFonts w:ascii="Times New Roman" w:eastAsia="宋体" w:hAnsi="Times New Roman" w:cs="Times New Roman" w:hint="eastAsia"/>
          <w:color w:val="EE0000"/>
          <w:sz w:val="24"/>
          <w:shd w:val="clear" w:color="auto" w:fill="FFFF00"/>
        </w:rPr>
        <w:t>后者</w:t>
      </w:r>
      <w:r w:rsidR="00E87906">
        <w:rPr>
          <w:rFonts w:ascii="Times New Roman" w:eastAsia="宋体" w:hAnsi="Times New Roman" w:cs="Times New Roman" w:hint="eastAsia"/>
          <w:color w:val="EE0000"/>
          <w:sz w:val="24"/>
          <w:shd w:val="clear" w:color="auto" w:fill="FFFF00"/>
        </w:rPr>
        <w:t>侧重于</w:t>
      </w:r>
      <w:r w:rsidR="003B1B52" w:rsidRPr="00C247B1">
        <w:rPr>
          <w:rFonts w:ascii="Times New Roman" w:eastAsia="宋体" w:hAnsi="Times New Roman" w:cs="Times New Roman" w:hint="eastAsia"/>
          <w:color w:val="EE0000"/>
          <w:sz w:val="24"/>
          <w:shd w:val="clear" w:color="auto" w:fill="FFFF00"/>
        </w:rPr>
        <w:t>对工作</w:t>
      </w:r>
      <w:r w:rsidR="003561DC" w:rsidRPr="00C247B1">
        <w:rPr>
          <w:rFonts w:ascii="Times New Roman" w:eastAsia="宋体" w:hAnsi="Times New Roman" w:cs="Times New Roman" w:hint="eastAsia"/>
          <w:color w:val="EE0000"/>
          <w:sz w:val="24"/>
          <w:shd w:val="clear" w:color="auto" w:fill="FFFF00"/>
        </w:rPr>
        <w:t>回报与</w:t>
      </w:r>
      <w:r w:rsidR="003B1B52" w:rsidRPr="00C247B1">
        <w:rPr>
          <w:rFonts w:ascii="Times New Roman" w:eastAsia="宋体" w:hAnsi="Times New Roman" w:cs="Times New Roman" w:hint="eastAsia"/>
          <w:color w:val="EE0000"/>
          <w:sz w:val="24"/>
          <w:shd w:val="clear" w:color="auto" w:fill="FFFF00"/>
        </w:rPr>
        <w:t>形式</w:t>
      </w:r>
      <w:r w:rsidR="003561DC" w:rsidRPr="00C247B1">
        <w:rPr>
          <w:rFonts w:ascii="Times New Roman" w:eastAsia="宋体" w:hAnsi="Times New Roman" w:cs="Times New Roman" w:hint="eastAsia"/>
          <w:color w:val="EE0000"/>
          <w:sz w:val="24"/>
          <w:shd w:val="clear" w:color="auto" w:fill="FFFF00"/>
        </w:rPr>
        <w:t>的</w:t>
      </w:r>
      <w:r w:rsidR="00E87906">
        <w:rPr>
          <w:rFonts w:ascii="Times New Roman" w:eastAsia="宋体" w:hAnsi="Times New Roman" w:cs="Times New Roman" w:hint="eastAsia"/>
          <w:color w:val="EE0000"/>
          <w:sz w:val="24"/>
          <w:shd w:val="clear" w:color="auto" w:fill="FFFF00"/>
        </w:rPr>
        <w:t>理性</w:t>
      </w:r>
      <w:r w:rsidR="003561DC" w:rsidRPr="00C247B1">
        <w:rPr>
          <w:rFonts w:ascii="Times New Roman" w:eastAsia="宋体" w:hAnsi="Times New Roman" w:cs="Times New Roman" w:hint="eastAsia"/>
          <w:color w:val="EE0000"/>
          <w:sz w:val="24"/>
          <w:shd w:val="clear" w:color="auto" w:fill="FFFF00"/>
        </w:rPr>
        <w:t>计算</w:t>
      </w:r>
      <w:r w:rsidR="00234BF4" w:rsidRPr="00C247B1">
        <w:rPr>
          <w:rFonts w:ascii="Times New Roman" w:eastAsia="宋体" w:hAnsi="Times New Roman" w:cs="Times New Roman" w:hint="eastAsia"/>
          <w:color w:val="EE0000"/>
          <w:sz w:val="24"/>
          <w:shd w:val="clear" w:color="auto" w:fill="FFFF00"/>
        </w:rPr>
        <w:t>，将工作视为实现</w:t>
      </w:r>
      <w:r w:rsidR="00E7466E">
        <w:rPr>
          <w:rFonts w:ascii="Times New Roman" w:eastAsia="宋体" w:hAnsi="Times New Roman" w:cs="Times New Roman" w:hint="eastAsia"/>
          <w:color w:val="EE0000"/>
          <w:sz w:val="24"/>
          <w:shd w:val="clear" w:color="auto" w:fill="FFFF00"/>
        </w:rPr>
        <w:t>高</w:t>
      </w:r>
      <w:r w:rsidR="00234BF4" w:rsidRPr="00C247B1">
        <w:rPr>
          <w:rFonts w:ascii="Times New Roman" w:eastAsia="宋体" w:hAnsi="Times New Roman" w:cs="Times New Roman" w:hint="eastAsia"/>
          <w:color w:val="EE0000"/>
          <w:sz w:val="24"/>
          <w:shd w:val="clear" w:color="auto" w:fill="FFFF00"/>
        </w:rPr>
        <w:t>收入和向上社会流动的制度化渠道</w:t>
      </w:r>
      <w:r w:rsidR="003B1B52" w:rsidRPr="00C247B1">
        <w:rPr>
          <w:rFonts w:ascii="Times New Roman" w:eastAsia="宋体" w:hAnsi="Times New Roman" w:cs="Times New Roman" w:hint="eastAsia"/>
          <w:color w:val="EE0000"/>
          <w:sz w:val="24"/>
          <w:shd w:val="clear" w:color="auto" w:fill="FFFF00"/>
        </w:rPr>
        <w:t>。</w:t>
      </w:r>
      <w:r w:rsidR="00D07ECA" w:rsidRPr="00C247B1">
        <w:rPr>
          <w:rFonts w:ascii="Times New Roman" w:eastAsia="宋体" w:hAnsi="Times New Roman" w:cs="Times New Roman" w:hint="eastAsia"/>
          <w:color w:val="EE0000"/>
          <w:sz w:val="24"/>
          <w:shd w:val="clear" w:color="auto" w:fill="FFFF00"/>
        </w:rPr>
        <w:t>两种逻辑同时存在，但“产业逻辑”的</w:t>
      </w:r>
      <w:r w:rsidR="002E3F95" w:rsidRPr="00C247B1">
        <w:rPr>
          <w:rFonts w:ascii="Times New Roman" w:eastAsia="宋体" w:hAnsi="Times New Roman" w:cs="Times New Roman" w:hint="eastAsia"/>
          <w:color w:val="EE0000"/>
          <w:sz w:val="24"/>
          <w:shd w:val="clear" w:color="auto" w:fill="FFFF00"/>
        </w:rPr>
        <w:t>繁</w:t>
      </w:r>
      <w:r w:rsidR="002E3F95" w:rsidRPr="00C247B1">
        <w:rPr>
          <w:rFonts w:ascii="Times New Roman" w:eastAsia="宋体" w:hAnsi="Times New Roman" w:cs="Times New Roman"/>
          <w:color w:val="EE0000"/>
          <w:sz w:val="24"/>
          <w:shd w:val="clear" w:color="auto" w:fill="FFFF00"/>
        </w:rPr>
        <w:t>荣在很大程度上源于国家与地方层面的政治</w:t>
      </w:r>
      <w:r w:rsidR="00D07ECA" w:rsidRPr="00C247B1">
        <w:rPr>
          <w:rFonts w:ascii="Times New Roman" w:eastAsia="宋体" w:hAnsi="Times New Roman" w:cs="Times New Roman" w:hint="eastAsia"/>
          <w:color w:val="EE0000"/>
          <w:sz w:val="24"/>
          <w:shd w:val="clear" w:color="auto" w:fill="FFFF00"/>
        </w:rPr>
        <w:t>宣传</w:t>
      </w:r>
      <w:r w:rsidR="002E3F95" w:rsidRPr="00C247B1">
        <w:rPr>
          <w:rFonts w:ascii="Times New Roman" w:eastAsia="宋体" w:hAnsi="Times New Roman" w:cs="Times New Roman"/>
          <w:color w:val="EE0000"/>
          <w:sz w:val="24"/>
          <w:shd w:val="clear" w:color="auto" w:fill="FFFF00"/>
        </w:rPr>
        <w:t>，</w:t>
      </w:r>
      <w:r w:rsidR="00D07ECA" w:rsidRPr="00C247B1">
        <w:rPr>
          <w:rFonts w:ascii="Times New Roman" w:eastAsia="宋体" w:hAnsi="Times New Roman" w:cs="Times New Roman" w:hint="eastAsia"/>
          <w:color w:val="EE0000"/>
          <w:sz w:val="24"/>
          <w:shd w:val="clear" w:color="auto" w:fill="FFFF00"/>
        </w:rPr>
        <w:t>“工作逻辑”</w:t>
      </w:r>
      <w:r w:rsidR="00E71B09">
        <w:rPr>
          <w:rFonts w:ascii="Times New Roman" w:eastAsia="宋体" w:hAnsi="Times New Roman" w:cs="Times New Roman" w:hint="eastAsia"/>
          <w:color w:val="EE0000"/>
          <w:sz w:val="24"/>
          <w:shd w:val="clear" w:color="auto" w:fill="FFFF00"/>
        </w:rPr>
        <w:t>才</w:t>
      </w:r>
      <w:r w:rsidR="00D07ECA" w:rsidRPr="00C247B1">
        <w:rPr>
          <w:rFonts w:ascii="Times New Roman" w:eastAsia="宋体" w:hAnsi="Times New Roman" w:cs="Times New Roman" w:hint="eastAsia"/>
          <w:color w:val="EE0000"/>
          <w:sz w:val="24"/>
          <w:shd w:val="clear" w:color="auto" w:fill="FFFF00"/>
        </w:rPr>
        <w:t>是大多数程序员</w:t>
      </w:r>
      <w:r w:rsidR="002E3F95" w:rsidRPr="00C247B1">
        <w:rPr>
          <w:rFonts w:ascii="Times New Roman" w:eastAsia="宋体" w:hAnsi="Times New Roman" w:cs="Times New Roman"/>
          <w:color w:val="EE0000"/>
          <w:sz w:val="24"/>
          <w:shd w:val="clear" w:color="auto" w:fill="FFFF00"/>
        </w:rPr>
        <w:t>在日常生活中真正</w:t>
      </w:r>
      <w:r w:rsidR="00CD667F">
        <w:rPr>
          <w:rFonts w:ascii="Times New Roman" w:eastAsia="宋体" w:hAnsi="Times New Roman" w:cs="Times New Roman" w:hint="eastAsia"/>
          <w:color w:val="EE0000"/>
          <w:sz w:val="24"/>
          <w:shd w:val="clear" w:color="auto" w:fill="FFFF00"/>
        </w:rPr>
        <w:t>抱持</w:t>
      </w:r>
      <w:r w:rsidR="002E3F95" w:rsidRPr="00C247B1">
        <w:rPr>
          <w:rFonts w:ascii="Times New Roman" w:eastAsia="宋体" w:hAnsi="Times New Roman" w:cs="Times New Roman"/>
          <w:color w:val="EE0000"/>
          <w:sz w:val="24"/>
          <w:shd w:val="clear" w:color="auto" w:fill="FFFF00"/>
        </w:rPr>
        <w:t>的</w:t>
      </w:r>
      <w:r w:rsidR="00CD667F">
        <w:rPr>
          <w:rFonts w:ascii="Times New Roman" w:eastAsia="宋体" w:hAnsi="Times New Roman" w:cs="Times New Roman" w:hint="eastAsia"/>
          <w:color w:val="EE0000"/>
          <w:sz w:val="24"/>
          <w:shd w:val="clear" w:color="auto" w:fill="FFFF00"/>
        </w:rPr>
        <w:t>职业理解</w:t>
      </w:r>
      <w:r w:rsidR="002E3F95" w:rsidRPr="00C247B1">
        <w:rPr>
          <w:rFonts w:ascii="Times New Roman" w:eastAsia="宋体" w:hAnsi="Times New Roman" w:cs="Times New Roman"/>
          <w:color w:val="EE0000"/>
          <w:sz w:val="24"/>
          <w:shd w:val="clear" w:color="auto" w:fill="FFFF00"/>
        </w:rPr>
        <w:t>。</w:t>
      </w:r>
      <w:r w:rsidR="00AF03B8">
        <w:rPr>
          <w:rFonts w:ascii="Times New Roman" w:eastAsia="宋体" w:hAnsi="Times New Roman" w:cs="Times New Roman" w:hint="eastAsia"/>
          <w:color w:val="EE0000"/>
          <w:sz w:val="24"/>
          <w:shd w:val="clear" w:color="auto" w:fill="FFFF00"/>
        </w:rPr>
        <w:t>这</w:t>
      </w:r>
      <w:r w:rsidR="00CD3177">
        <w:rPr>
          <w:rFonts w:ascii="Times New Roman" w:eastAsia="宋体" w:hAnsi="Times New Roman" w:cs="Times New Roman" w:hint="eastAsia"/>
          <w:color w:val="EE0000"/>
          <w:sz w:val="24"/>
          <w:shd w:val="clear" w:color="auto" w:fill="FFFF00"/>
        </w:rPr>
        <w:t>一区分</w:t>
      </w:r>
      <w:r w:rsidR="000B2B19">
        <w:rPr>
          <w:rFonts w:ascii="Times New Roman" w:eastAsia="宋体" w:hAnsi="Times New Roman" w:cs="Times New Roman" w:hint="eastAsia"/>
          <w:color w:val="EE0000"/>
          <w:sz w:val="24"/>
          <w:shd w:val="clear" w:color="auto" w:fill="FFFF00"/>
        </w:rPr>
        <w:t>在行</w:t>
      </w:r>
      <w:r w:rsidR="00CD3177">
        <w:rPr>
          <w:rFonts w:ascii="Times New Roman" w:eastAsia="宋体" w:hAnsi="Times New Roman" w:cs="Times New Roman" w:hint="eastAsia"/>
          <w:color w:val="EE0000"/>
          <w:sz w:val="24"/>
          <w:shd w:val="clear" w:color="auto" w:fill="FFFF00"/>
        </w:rPr>
        <w:t>动层面与</w:t>
      </w:r>
      <w:r w:rsidR="00AF03B8">
        <w:rPr>
          <w:rFonts w:ascii="Times New Roman" w:eastAsia="宋体" w:hAnsi="Times New Roman" w:cs="Times New Roman" w:hint="eastAsia"/>
          <w:color w:val="EE0000"/>
          <w:sz w:val="24"/>
          <w:shd w:val="clear" w:color="auto" w:fill="FFFF00"/>
        </w:rPr>
        <w:t>杜威对旁观者（</w:t>
      </w:r>
      <w:r w:rsidR="00AF03B8">
        <w:rPr>
          <w:rFonts w:ascii="Times New Roman" w:eastAsia="宋体" w:hAnsi="Times New Roman" w:cs="Times New Roman"/>
          <w:color w:val="EE0000"/>
          <w:sz w:val="24"/>
          <w:shd w:val="clear" w:color="auto" w:fill="FFFF00"/>
        </w:rPr>
        <w:t>Spectator</w:t>
      </w:r>
      <w:r w:rsidR="00AF03B8">
        <w:rPr>
          <w:rFonts w:ascii="Times New Roman" w:eastAsia="宋体" w:hAnsi="Times New Roman" w:cs="Times New Roman" w:hint="eastAsia"/>
          <w:color w:val="EE0000"/>
          <w:sz w:val="24"/>
          <w:shd w:val="clear" w:color="auto" w:fill="FFFF00"/>
        </w:rPr>
        <w:t>）和参与者（</w:t>
      </w:r>
      <w:r w:rsidR="00AF03B8">
        <w:rPr>
          <w:rFonts w:ascii="Times New Roman" w:eastAsia="宋体" w:hAnsi="Times New Roman" w:cs="Times New Roman"/>
          <w:color w:val="EE0000"/>
          <w:sz w:val="24"/>
          <w:shd w:val="clear" w:color="auto" w:fill="FFFF00"/>
        </w:rPr>
        <w:t>Participant</w:t>
      </w:r>
      <w:r w:rsidR="00AF03B8">
        <w:rPr>
          <w:rFonts w:ascii="Times New Roman" w:eastAsia="宋体" w:hAnsi="Times New Roman" w:cs="Times New Roman" w:hint="eastAsia"/>
          <w:color w:val="EE0000"/>
          <w:sz w:val="24"/>
          <w:shd w:val="clear" w:color="auto" w:fill="FFFF00"/>
        </w:rPr>
        <w:t>）的</w:t>
      </w:r>
      <w:r w:rsidR="000A49DE">
        <w:rPr>
          <w:rFonts w:ascii="Times New Roman" w:eastAsia="宋体" w:hAnsi="Times New Roman" w:cs="Times New Roman" w:hint="eastAsia"/>
          <w:color w:val="EE0000"/>
          <w:sz w:val="24"/>
          <w:shd w:val="clear" w:color="auto" w:fill="FFFF00"/>
        </w:rPr>
        <w:t>界定形成呼应。</w:t>
      </w:r>
      <w:r w:rsidR="0064721D" w:rsidRPr="0064721D">
        <w:rPr>
          <w:rFonts w:ascii="Times New Roman" w:eastAsia="宋体" w:hAnsi="Times New Roman" w:cs="Times New Roman"/>
          <w:color w:val="EE0000"/>
          <w:sz w:val="24"/>
          <w:shd w:val="clear" w:color="auto" w:fill="FFFF00"/>
        </w:rPr>
        <w:t>杜威认为，只有当个体以参与者的姿态投入行动，将自身命运与行动结果紧密关联时，行动才具有稳定而内化的意义；相反，停留于旁观层面的介入，</w:t>
      </w:r>
      <w:r w:rsidR="00D7734A">
        <w:rPr>
          <w:rFonts w:ascii="Times New Roman" w:eastAsia="宋体" w:hAnsi="Times New Roman" w:cs="Times New Roman" w:hint="eastAsia"/>
          <w:color w:val="EE0000"/>
          <w:sz w:val="24"/>
          <w:shd w:val="clear" w:color="auto" w:fill="FFFF00"/>
        </w:rPr>
        <w:t>缺乏全身心投入行动的兴趣，</w:t>
      </w:r>
      <w:r w:rsidR="0064721D" w:rsidRPr="0064721D">
        <w:rPr>
          <w:rFonts w:ascii="Times New Roman" w:eastAsia="宋体" w:hAnsi="Times New Roman" w:cs="Times New Roman"/>
          <w:color w:val="EE0000"/>
          <w:sz w:val="24"/>
          <w:shd w:val="clear" w:color="auto" w:fill="FFFF00"/>
        </w:rPr>
        <w:t>往往难以生成持续的</w:t>
      </w:r>
      <w:r w:rsidR="002618B5">
        <w:rPr>
          <w:rFonts w:ascii="Times New Roman" w:eastAsia="宋体" w:hAnsi="Times New Roman" w:cs="Times New Roman" w:hint="eastAsia"/>
          <w:color w:val="EE0000"/>
          <w:sz w:val="24"/>
          <w:shd w:val="clear" w:color="auto" w:fill="FFFF00"/>
        </w:rPr>
        <w:t>动力和承诺</w:t>
      </w:r>
      <w:r w:rsidR="00F66D24">
        <w:rPr>
          <w:rFonts w:ascii="Times New Roman" w:eastAsia="宋体" w:hAnsi="Times New Roman" w:cs="Times New Roman" w:hint="eastAsia"/>
          <w:color w:val="EE0000"/>
          <w:sz w:val="24"/>
          <w:shd w:val="clear" w:color="auto" w:fill="FFFF00"/>
        </w:rPr>
        <w:t>（王利平、赵启琛</w:t>
      </w:r>
      <w:r w:rsidR="00F66D24">
        <w:rPr>
          <w:rFonts w:ascii="Times New Roman" w:eastAsia="宋体" w:hAnsi="Times New Roman" w:cs="Times New Roman" w:hint="eastAsia"/>
          <w:color w:val="EE0000"/>
          <w:sz w:val="24"/>
          <w:shd w:val="clear" w:color="auto" w:fill="FFFF00"/>
        </w:rPr>
        <w:t>,</w:t>
      </w:r>
      <w:r w:rsidR="00F66D24">
        <w:rPr>
          <w:rFonts w:ascii="Times New Roman" w:eastAsia="宋体" w:hAnsi="Times New Roman" w:cs="Times New Roman"/>
          <w:color w:val="EE0000"/>
          <w:sz w:val="24"/>
          <w:shd w:val="clear" w:color="auto" w:fill="FFFF00"/>
        </w:rPr>
        <w:t xml:space="preserve"> 2022</w:t>
      </w:r>
      <w:r w:rsidR="00F66D24">
        <w:rPr>
          <w:rFonts w:ascii="Times New Roman" w:eastAsia="宋体" w:hAnsi="Times New Roman" w:cs="Times New Roman" w:hint="eastAsia"/>
          <w:color w:val="EE0000"/>
          <w:sz w:val="24"/>
          <w:shd w:val="clear" w:color="auto" w:fill="FFFF00"/>
        </w:rPr>
        <w:t>）</w:t>
      </w:r>
      <w:r w:rsidR="00AF03B8">
        <w:rPr>
          <w:rFonts w:ascii="Times New Roman" w:eastAsia="宋体" w:hAnsi="Times New Roman" w:cs="Times New Roman" w:hint="eastAsia"/>
          <w:color w:val="EE0000"/>
          <w:sz w:val="24"/>
          <w:shd w:val="clear" w:color="auto" w:fill="FFFF00"/>
        </w:rPr>
        <w:t>。</w:t>
      </w:r>
      <w:r w:rsidR="00D05816" w:rsidRPr="00D05816">
        <w:rPr>
          <w:rFonts w:ascii="Times New Roman" w:eastAsia="宋体" w:hAnsi="Times New Roman" w:cs="Times New Roman"/>
          <w:color w:val="EE0000"/>
          <w:sz w:val="24"/>
          <w:highlight w:val="yellow"/>
        </w:rPr>
        <w:t>因此，研究程序员天然需要</w:t>
      </w:r>
      <w:r w:rsidR="001B7AB0">
        <w:rPr>
          <w:rFonts w:ascii="Times New Roman" w:eastAsia="宋体" w:hAnsi="Times New Roman" w:cs="Times New Roman" w:hint="eastAsia"/>
          <w:color w:val="EE0000"/>
          <w:sz w:val="24"/>
          <w:highlight w:val="yellow"/>
        </w:rPr>
        <w:t>关注</w:t>
      </w:r>
      <w:r w:rsidR="00F41AA9">
        <w:rPr>
          <w:rFonts w:ascii="Times New Roman" w:eastAsia="宋体" w:hAnsi="Times New Roman" w:cs="Times New Roman" w:hint="eastAsia"/>
          <w:color w:val="EE0000"/>
          <w:sz w:val="24"/>
          <w:highlight w:val="yellow"/>
        </w:rPr>
        <w:t>其</w:t>
      </w:r>
      <w:r w:rsidR="00D05816" w:rsidRPr="00D05816">
        <w:rPr>
          <w:rFonts w:ascii="Times New Roman" w:eastAsia="宋体" w:hAnsi="Times New Roman" w:cs="Times New Roman"/>
          <w:color w:val="EE0000"/>
          <w:sz w:val="24"/>
          <w:highlight w:val="yellow"/>
        </w:rPr>
        <w:t>职业认同</w:t>
      </w:r>
      <w:r w:rsidR="0018070D">
        <w:rPr>
          <w:rFonts w:ascii="Times New Roman" w:eastAsia="宋体" w:hAnsi="Times New Roman" w:cs="Times New Roman" w:hint="eastAsia"/>
          <w:color w:val="EE0000"/>
          <w:sz w:val="24"/>
          <w:highlight w:val="yellow"/>
        </w:rPr>
        <w:t>等主观</w:t>
      </w:r>
      <w:r w:rsidR="00AC1250">
        <w:rPr>
          <w:rFonts w:ascii="Times New Roman" w:eastAsia="宋体" w:hAnsi="Times New Roman" w:cs="Times New Roman" w:hint="eastAsia"/>
          <w:color w:val="EE0000"/>
          <w:sz w:val="24"/>
          <w:highlight w:val="yellow"/>
        </w:rPr>
        <w:t>维度</w:t>
      </w:r>
      <w:r w:rsidR="00D05816" w:rsidRPr="00D05816">
        <w:rPr>
          <w:rFonts w:ascii="Times New Roman" w:eastAsia="宋体" w:hAnsi="Times New Roman" w:cs="Times New Roman"/>
          <w:color w:val="EE0000"/>
          <w:sz w:val="24"/>
          <w:highlight w:val="yellow"/>
        </w:rPr>
        <w:t>（李晓天</w:t>
      </w:r>
      <w:r w:rsidR="003F71BB">
        <w:rPr>
          <w:rFonts w:ascii="Times New Roman" w:eastAsia="宋体" w:hAnsi="Times New Roman" w:cs="Times New Roman"/>
          <w:color w:val="EE0000"/>
          <w:sz w:val="24"/>
          <w:highlight w:val="yellow"/>
        </w:rPr>
        <w:t xml:space="preserve">, </w:t>
      </w:r>
      <w:r w:rsidR="00D05816" w:rsidRPr="00D05816">
        <w:rPr>
          <w:rFonts w:ascii="Times New Roman" w:eastAsia="宋体" w:hAnsi="Times New Roman" w:cs="Times New Roman"/>
          <w:color w:val="EE0000"/>
          <w:sz w:val="24"/>
          <w:highlight w:val="yellow"/>
        </w:rPr>
        <w:t>2023b</w:t>
      </w:r>
      <w:r w:rsidR="003F71BB">
        <w:rPr>
          <w:rFonts w:ascii="Times New Roman" w:eastAsia="宋体" w:hAnsi="Times New Roman" w:cs="Times New Roman"/>
          <w:color w:val="EE0000"/>
          <w:sz w:val="24"/>
          <w:highlight w:val="yellow"/>
        </w:rPr>
        <w:t xml:space="preserve">; </w:t>
      </w:r>
      <w:r w:rsidR="00D05816" w:rsidRPr="00D05816">
        <w:rPr>
          <w:rFonts w:ascii="Times New Roman" w:eastAsia="宋体" w:hAnsi="Times New Roman" w:cs="Times New Roman"/>
          <w:color w:val="EE0000"/>
          <w:sz w:val="24"/>
          <w:highlight w:val="yellow"/>
        </w:rPr>
        <w:t>Andrews &amp; McCann</w:t>
      </w:r>
      <w:r w:rsidR="003F71BB">
        <w:rPr>
          <w:rFonts w:ascii="Times New Roman" w:eastAsia="宋体" w:hAnsi="Times New Roman" w:cs="Times New Roman"/>
          <w:color w:val="EE0000"/>
          <w:sz w:val="24"/>
          <w:highlight w:val="yellow"/>
        </w:rPr>
        <w:t xml:space="preserve">, </w:t>
      </w:r>
      <w:r w:rsidR="00D05816" w:rsidRPr="00D05816">
        <w:rPr>
          <w:rFonts w:ascii="Times New Roman" w:eastAsia="宋体" w:hAnsi="Times New Roman" w:cs="Times New Roman"/>
          <w:color w:val="EE0000"/>
          <w:sz w:val="24"/>
          <w:highlight w:val="yellow"/>
        </w:rPr>
        <w:t>2022</w:t>
      </w:r>
      <w:r w:rsidR="00D05816" w:rsidRPr="00D05816">
        <w:rPr>
          <w:rFonts w:ascii="Times New Roman" w:eastAsia="宋体" w:hAnsi="Times New Roman" w:cs="Times New Roman"/>
          <w:color w:val="EE0000"/>
          <w:sz w:val="24"/>
          <w:highlight w:val="yellow"/>
        </w:rPr>
        <w:t>）。</w:t>
      </w:r>
    </w:p>
    <w:p w14:paraId="42851207" w14:textId="7E2DE65A" w:rsidR="00D05816" w:rsidRPr="0044699F" w:rsidRDefault="00D05816" w:rsidP="0044699F">
      <w:pPr>
        <w:spacing w:line="276" w:lineRule="auto"/>
        <w:ind w:firstLineChars="200" w:firstLine="480"/>
        <w:rPr>
          <w:rFonts w:ascii="Times New Roman" w:eastAsia="宋体" w:hAnsi="Times New Roman" w:cs="Times New Roman"/>
          <w:color w:val="EE0000"/>
          <w:sz w:val="24"/>
          <w:shd w:val="clear" w:color="auto" w:fill="FFFF00"/>
        </w:rPr>
      </w:pPr>
      <w:r w:rsidRPr="00D05816">
        <w:rPr>
          <w:rFonts w:ascii="Times New Roman" w:eastAsia="宋体" w:hAnsi="Times New Roman" w:cs="Times New Roman"/>
          <w:color w:val="EE0000"/>
          <w:sz w:val="24"/>
          <w:highlight w:val="yellow"/>
        </w:rPr>
        <w:t>进一步地，职业认同并非</w:t>
      </w:r>
      <w:r w:rsidR="00F77B97">
        <w:rPr>
          <w:rFonts w:ascii="Times New Roman" w:eastAsia="宋体" w:hAnsi="Times New Roman" w:cs="Times New Roman" w:hint="eastAsia"/>
          <w:color w:val="EE0000"/>
          <w:sz w:val="24"/>
          <w:highlight w:val="yellow"/>
        </w:rPr>
        <w:t>个体</w:t>
      </w:r>
      <w:r w:rsidR="001E061B">
        <w:rPr>
          <w:rFonts w:ascii="Times New Roman" w:eastAsia="宋体" w:hAnsi="Times New Roman" w:cs="Times New Roman" w:hint="eastAsia"/>
          <w:color w:val="EE0000"/>
          <w:sz w:val="24"/>
          <w:highlight w:val="yellow"/>
        </w:rPr>
        <w:t>正式</w:t>
      </w:r>
      <w:r w:rsidR="003057C4">
        <w:rPr>
          <w:rFonts w:ascii="Times New Roman" w:eastAsia="宋体" w:hAnsi="Times New Roman" w:cs="Times New Roman" w:hint="eastAsia"/>
          <w:color w:val="EE0000"/>
          <w:sz w:val="24"/>
          <w:highlight w:val="yellow"/>
        </w:rPr>
        <w:t>入职后</w:t>
      </w:r>
      <w:r w:rsidRPr="00D05816">
        <w:rPr>
          <w:rFonts w:ascii="Times New Roman" w:eastAsia="宋体" w:hAnsi="Times New Roman" w:cs="Times New Roman"/>
          <w:color w:val="EE0000"/>
          <w:sz w:val="24"/>
          <w:highlight w:val="yellow"/>
        </w:rPr>
        <w:t>才</w:t>
      </w:r>
      <w:r w:rsidR="00CC2559">
        <w:rPr>
          <w:rFonts w:ascii="Times New Roman" w:eastAsia="宋体" w:hAnsi="Times New Roman" w:cs="Times New Roman" w:hint="eastAsia"/>
          <w:color w:val="EE0000"/>
          <w:sz w:val="24"/>
          <w:highlight w:val="yellow"/>
        </w:rPr>
        <w:t>形成</w:t>
      </w:r>
      <w:r w:rsidRPr="00D05816">
        <w:rPr>
          <w:rFonts w:ascii="Times New Roman" w:eastAsia="宋体" w:hAnsi="Times New Roman" w:cs="Times New Roman"/>
          <w:color w:val="EE0000"/>
          <w:sz w:val="24"/>
          <w:highlight w:val="yellow"/>
        </w:rPr>
        <w:t>，在求学阶段</w:t>
      </w:r>
      <w:r w:rsidR="00A747AB">
        <w:rPr>
          <w:rFonts w:ascii="Times New Roman" w:eastAsia="宋体" w:hAnsi="Times New Roman" w:cs="Times New Roman" w:hint="eastAsia"/>
          <w:color w:val="EE0000"/>
          <w:sz w:val="24"/>
          <w:highlight w:val="yellow"/>
        </w:rPr>
        <w:t>就已</w:t>
      </w:r>
      <w:r w:rsidR="00A64955">
        <w:rPr>
          <w:rFonts w:ascii="Times New Roman" w:eastAsia="宋体" w:hAnsi="Times New Roman" w:cs="Times New Roman" w:hint="eastAsia"/>
          <w:color w:val="EE0000"/>
          <w:sz w:val="24"/>
          <w:highlight w:val="yellow"/>
        </w:rPr>
        <w:t>初具雏形</w:t>
      </w:r>
      <w:r w:rsidRPr="00D05816">
        <w:rPr>
          <w:rFonts w:ascii="Times New Roman" w:eastAsia="宋体" w:hAnsi="Times New Roman" w:cs="Times New Roman"/>
          <w:color w:val="EE0000"/>
          <w:sz w:val="24"/>
          <w:highlight w:val="yellow"/>
        </w:rPr>
        <w:t>（</w:t>
      </w:r>
      <w:r w:rsidRPr="00D05816">
        <w:rPr>
          <w:rFonts w:ascii="Times New Roman" w:eastAsia="宋体" w:hAnsi="Times New Roman" w:cs="Times New Roman"/>
          <w:color w:val="EE0000"/>
          <w:sz w:val="24"/>
          <w:highlight w:val="yellow"/>
        </w:rPr>
        <w:t>Mart</w:t>
      </w:r>
      <w:r w:rsidR="006B7BD9">
        <w:rPr>
          <w:rFonts w:ascii="Times New Roman" w:eastAsia="宋体" w:hAnsi="Times New Roman" w:cs="Times New Roman" w:hint="eastAsia"/>
          <w:color w:val="EE0000"/>
          <w:sz w:val="24"/>
          <w:highlight w:val="yellow"/>
        </w:rPr>
        <w:t>i</w:t>
      </w:r>
      <w:r w:rsidRPr="00D05816">
        <w:rPr>
          <w:rFonts w:ascii="Times New Roman" w:eastAsia="宋体" w:hAnsi="Times New Roman" w:cs="Times New Roman"/>
          <w:color w:val="EE0000"/>
          <w:sz w:val="24"/>
          <w:highlight w:val="yellow"/>
        </w:rPr>
        <w:t>nez</w:t>
      </w:r>
      <w:r w:rsidR="002446B9">
        <w:rPr>
          <w:rFonts w:ascii="Times New Roman" w:eastAsia="宋体" w:hAnsi="Times New Roman" w:cs="Times New Roman"/>
          <w:color w:val="EE0000"/>
          <w:sz w:val="24"/>
          <w:highlight w:val="yellow"/>
        </w:rPr>
        <w:t xml:space="preserve">, </w:t>
      </w:r>
      <w:r w:rsidRPr="00D05816">
        <w:rPr>
          <w:rFonts w:ascii="Times New Roman" w:eastAsia="宋体" w:hAnsi="Times New Roman" w:cs="Times New Roman"/>
          <w:color w:val="EE0000"/>
          <w:sz w:val="24"/>
          <w:highlight w:val="yellow"/>
        </w:rPr>
        <w:t>2023</w:t>
      </w:r>
      <w:r w:rsidR="005C0484">
        <w:rPr>
          <w:rFonts w:ascii="Times New Roman" w:eastAsia="宋体" w:hAnsi="Times New Roman" w:cs="Times New Roman"/>
          <w:color w:val="EE0000"/>
          <w:sz w:val="24"/>
          <w:highlight w:val="yellow"/>
        </w:rPr>
        <w:t xml:space="preserve">: </w:t>
      </w:r>
      <w:r w:rsidRPr="00D05816">
        <w:rPr>
          <w:rFonts w:ascii="Times New Roman" w:eastAsia="宋体" w:hAnsi="Times New Roman" w:cs="Times New Roman"/>
          <w:color w:val="EE0000"/>
          <w:sz w:val="24"/>
          <w:highlight w:val="yellow"/>
        </w:rPr>
        <w:t>17</w:t>
      </w:r>
      <w:r w:rsidR="005C0484">
        <w:rPr>
          <w:rFonts w:ascii="Times New Roman" w:eastAsia="宋体" w:hAnsi="Times New Roman" w:cs="Times New Roman"/>
          <w:color w:val="EE0000"/>
          <w:sz w:val="24"/>
          <w:highlight w:val="yellow"/>
        </w:rPr>
        <w:t>-</w:t>
      </w:r>
      <w:r w:rsidRPr="00D05816">
        <w:rPr>
          <w:rFonts w:ascii="Times New Roman" w:eastAsia="宋体" w:hAnsi="Times New Roman" w:cs="Times New Roman"/>
          <w:color w:val="EE0000"/>
          <w:sz w:val="24"/>
          <w:highlight w:val="yellow"/>
        </w:rPr>
        <w:t>18</w:t>
      </w:r>
      <w:r w:rsidRPr="00D05816">
        <w:rPr>
          <w:rFonts w:ascii="Times New Roman" w:eastAsia="宋体" w:hAnsi="Times New Roman" w:cs="Times New Roman"/>
          <w:color w:val="EE0000"/>
          <w:sz w:val="24"/>
          <w:highlight w:val="yellow"/>
        </w:rPr>
        <w:t>）。这意味着，理解程序员的职业认同，不能仅停留于其</w:t>
      </w:r>
      <w:r w:rsidRPr="00D05816">
        <w:rPr>
          <w:rFonts w:ascii="Times New Roman" w:eastAsia="宋体" w:hAnsi="Times New Roman" w:cs="Times New Roman"/>
          <w:color w:val="EE0000"/>
          <w:sz w:val="24"/>
          <w:highlight w:val="yellow"/>
        </w:rPr>
        <w:lastRenderedPageBreak/>
        <w:t>当前的劳动处境，</w:t>
      </w:r>
      <w:r w:rsidR="0097516C">
        <w:rPr>
          <w:rFonts w:ascii="Times New Roman" w:eastAsia="宋体" w:hAnsi="Times New Roman" w:cs="Times New Roman" w:hint="eastAsia"/>
          <w:color w:val="EE0000"/>
          <w:sz w:val="24"/>
          <w:highlight w:val="yellow"/>
        </w:rPr>
        <w:t>还</w:t>
      </w:r>
      <w:r w:rsidRPr="00D05816">
        <w:rPr>
          <w:rFonts w:ascii="Times New Roman" w:eastAsia="宋体" w:hAnsi="Times New Roman" w:cs="Times New Roman"/>
          <w:color w:val="EE0000"/>
          <w:sz w:val="24"/>
          <w:highlight w:val="yellow"/>
        </w:rPr>
        <w:t>有必要将分析视角前移至其</w:t>
      </w:r>
      <w:r w:rsidR="00CE1C12">
        <w:rPr>
          <w:rFonts w:ascii="Times New Roman" w:eastAsia="宋体" w:hAnsi="Times New Roman" w:cs="Times New Roman" w:hint="eastAsia"/>
          <w:color w:val="EE0000"/>
          <w:sz w:val="24"/>
          <w:highlight w:val="yellow"/>
        </w:rPr>
        <w:t>求职期间</w:t>
      </w:r>
      <w:r w:rsidRPr="00D05816">
        <w:rPr>
          <w:rFonts w:ascii="Times New Roman" w:eastAsia="宋体" w:hAnsi="Times New Roman" w:cs="Times New Roman"/>
          <w:color w:val="EE0000"/>
          <w:sz w:val="24"/>
          <w:highlight w:val="yellow"/>
        </w:rPr>
        <w:t>的择业动机。</w:t>
      </w:r>
    </w:p>
    <w:p w14:paraId="3715743E" w14:textId="2E93B72F" w:rsidR="00D55726" w:rsidRPr="00D55726" w:rsidRDefault="00D56D88" w:rsidP="00D55726">
      <w:pPr>
        <w:spacing w:line="276"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具体而言，</w:t>
      </w:r>
      <w:r w:rsidR="00843527" w:rsidRPr="00843527">
        <w:rPr>
          <w:rFonts w:ascii="Times New Roman" w:eastAsia="宋体" w:hAnsi="Times New Roman" w:cs="Times New Roman"/>
          <w:sz w:val="24"/>
        </w:rPr>
        <w:t>程序员</w:t>
      </w:r>
      <w:r w:rsidR="00215C98">
        <w:rPr>
          <w:rFonts w:ascii="Times New Roman" w:eastAsia="宋体" w:hAnsi="Times New Roman" w:cs="Times New Roman" w:hint="eastAsia"/>
          <w:sz w:val="24"/>
        </w:rPr>
        <w:t>是集中体现内外两种择业动机的典型职业：</w:t>
      </w:r>
      <w:r w:rsidR="00843527" w:rsidRPr="00843527">
        <w:rPr>
          <w:rFonts w:ascii="Times New Roman" w:eastAsia="宋体" w:hAnsi="Times New Roman" w:cs="Times New Roman"/>
          <w:sz w:val="24"/>
        </w:rPr>
        <w:t>一方面，以收入为导向的</w:t>
      </w:r>
      <w:r w:rsidR="00885E83">
        <w:rPr>
          <w:rFonts w:ascii="Times New Roman" w:eastAsia="宋体" w:hAnsi="Times New Roman" w:cs="Times New Roman" w:hint="eastAsia"/>
          <w:sz w:val="24"/>
        </w:rPr>
        <w:t>程序员</w:t>
      </w:r>
      <w:r w:rsidR="00843527" w:rsidRPr="00843527">
        <w:rPr>
          <w:rFonts w:ascii="Times New Roman" w:eastAsia="宋体" w:hAnsi="Times New Roman" w:cs="Times New Roman"/>
          <w:sz w:val="24"/>
        </w:rPr>
        <w:t>被</w:t>
      </w:r>
      <w:r w:rsidR="00C341D1">
        <w:rPr>
          <w:rFonts w:ascii="Times New Roman" w:eastAsia="宋体" w:hAnsi="Times New Roman" w:cs="Times New Roman" w:hint="eastAsia"/>
          <w:sz w:val="24"/>
        </w:rPr>
        <w:t>该行业</w:t>
      </w:r>
      <w:r w:rsidR="00843527" w:rsidRPr="00843527">
        <w:rPr>
          <w:rFonts w:ascii="Times New Roman" w:eastAsia="宋体" w:hAnsi="Times New Roman" w:cs="Times New Roman"/>
          <w:sz w:val="24"/>
        </w:rPr>
        <w:t>可观的报酬结构所吸引</w:t>
      </w:r>
      <w:r w:rsidR="00D55726">
        <w:rPr>
          <w:rFonts w:ascii="Times New Roman" w:eastAsia="宋体" w:hAnsi="Times New Roman" w:cs="Times New Roman" w:hint="eastAsia"/>
          <w:sz w:val="24"/>
        </w:rPr>
        <w:t>。</w:t>
      </w:r>
      <w:r w:rsidR="00D55726">
        <w:rPr>
          <w:rFonts w:ascii="宋体" w:eastAsia="宋体" w:hAnsi="宋体" w:hint="eastAsia"/>
          <w:sz w:val="24"/>
        </w:rPr>
        <w:t>收入作为外部择业动机，</w:t>
      </w:r>
      <w:r w:rsidR="005A190C">
        <w:rPr>
          <w:rFonts w:ascii="宋体" w:eastAsia="宋体" w:hAnsi="宋体" w:hint="eastAsia"/>
          <w:sz w:val="24"/>
        </w:rPr>
        <w:t>是“影响研发员工择业的最主要的因素”（严霞</w:t>
      </w:r>
      <w:r w:rsidR="005A190C" w:rsidRPr="00C11B07">
        <w:rPr>
          <w:rFonts w:ascii="Times New Roman" w:eastAsia="宋体" w:hAnsi="Times New Roman" w:cs="Times New Roman"/>
          <w:sz w:val="24"/>
        </w:rPr>
        <w:t>, 2020: 151</w:t>
      </w:r>
      <w:r w:rsidR="005A190C">
        <w:rPr>
          <w:rFonts w:ascii="宋体" w:eastAsia="宋体" w:hAnsi="宋体" w:hint="eastAsia"/>
          <w:sz w:val="24"/>
        </w:rPr>
        <w:t>）</w:t>
      </w:r>
      <w:r w:rsidR="00D55726">
        <w:rPr>
          <w:rFonts w:ascii="宋体" w:eastAsia="宋体" w:hAnsi="宋体" w:hint="eastAsia"/>
          <w:sz w:val="24"/>
        </w:rPr>
        <w:t>。</w:t>
      </w:r>
      <w:r w:rsidR="00683431">
        <w:rPr>
          <w:rFonts w:ascii="宋体" w:eastAsia="宋体" w:hAnsi="宋体" w:hint="eastAsia"/>
          <w:sz w:val="24"/>
        </w:rPr>
        <w:t>程序员</w:t>
      </w:r>
      <w:r w:rsidR="0025243C">
        <w:rPr>
          <w:rFonts w:ascii="宋体" w:eastAsia="宋体" w:hAnsi="宋体" w:hint="eastAsia"/>
          <w:sz w:val="24"/>
        </w:rPr>
        <w:t>“</w:t>
      </w:r>
      <w:r w:rsidR="00D55726">
        <w:rPr>
          <w:rFonts w:ascii="宋体" w:eastAsia="宋体" w:hAnsi="宋体" w:hint="eastAsia"/>
          <w:sz w:val="24"/>
        </w:rPr>
        <w:t>以</w:t>
      </w:r>
      <w:r w:rsidR="00D55726" w:rsidRPr="00C236BB">
        <w:rPr>
          <w:rFonts w:ascii="宋体" w:eastAsia="宋体" w:hAnsi="宋体" w:hint="eastAsia"/>
          <w:sz w:val="24"/>
        </w:rPr>
        <w:t>自我为企业</w:t>
      </w:r>
      <w:r w:rsidR="0025243C">
        <w:rPr>
          <w:rFonts w:ascii="宋体" w:eastAsia="宋体" w:hAnsi="宋体" w:hint="eastAsia"/>
          <w:sz w:val="24"/>
        </w:rPr>
        <w:t>”</w:t>
      </w:r>
      <w:r w:rsidR="00D55726">
        <w:rPr>
          <w:rFonts w:ascii="宋体" w:eastAsia="宋体" w:hAnsi="宋体" w:hint="eastAsia"/>
          <w:sz w:val="24"/>
        </w:rPr>
        <w:t>进行自主经营，</w:t>
      </w:r>
      <w:r w:rsidR="00E31F98">
        <w:rPr>
          <w:rFonts w:ascii="宋体" w:eastAsia="宋体" w:hAnsi="宋体" w:hint="eastAsia"/>
          <w:sz w:val="24"/>
        </w:rPr>
        <w:t>通过</w:t>
      </w:r>
      <w:r w:rsidR="00D55726">
        <w:rPr>
          <w:rFonts w:ascii="宋体" w:eastAsia="宋体" w:hAnsi="宋体" w:hint="eastAsia"/>
          <w:sz w:val="24"/>
        </w:rPr>
        <w:t>追求更高收入实现正反馈，</w:t>
      </w:r>
      <w:r w:rsidR="00D35192">
        <w:rPr>
          <w:rFonts w:ascii="宋体" w:eastAsia="宋体" w:hAnsi="宋体" w:hint="eastAsia"/>
          <w:sz w:val="24"/>
        </w:rPr>
        <w:t>并倾向于</w:t>
      </w:r>
      <w:r w:rsidR="00D55726">
        <w:rPr>
          <w:rFonts w:ascii="宋体" w:eastAsia="宋体" w:hAnsi="宋体" w:hint="eastAsia"/>
          <w:sz w:val="24"/>
        </w:rPr>
        <w:t>规避</w:t>
      </w:r>
      <w:r w:rsidR="001830EA">
        <w:rPr>
          <w:rFonts w:ascii="宋体" w:eastAsia="宋体" w:hAnsi="宋体" w:hint="eastAsia"/>
          <w:sz w:val="24"/>
        </w:rPr>
        <w:t>过长</w:t>
      </w:r>
      <w:r w:rsidR="00D55726">
        <w:rPr>
          <w:rFonts w:ascii="宋体" w:eastAsia="宋体" w:hAnsi="宋体" w:hint="eastAsia"/>
          <w:sz w:val="24"/>
        </w:rPr>
        <w:t>的工作时间以节约</w:t>
      </w:r>
      <w:r w:rsidR="00887D6E">
        <w:rPr>
          <w:rFonts w:ascii="宋体" w:eastAsia="宋体" w:hAnsi="宋体" w:hint="eastAsia"/>
          <w:sz w:val="24"/>
        </w:rPr>
        <w:t>劳动</w:t>
      </w:r>
      <w:r w:rsidR="00994FCC">
        <w:rPr>
          <w:rFonts w:ascii="宋体" w:eastAsia="宋体" w:hAnsi="宋体" w:hint="eastAsia"/>
          <w:sz w:val="24"/>
        </w:rPr>
        <w:t>投入</w:t>
      </w:r>
      <w:r w:rsidR="00D55726" w:rsidRPr="00C236BB">
        <w:rPr>
          <w:rFonts w:ascii="宋体" w:eastAsia="宋体" w:hAnsi="宋体" w:hint="eastAsia"/>
          <w:sz w:val="24"/>
        </w:rPr>
        <w:t>（杨锃、叶珍</w:t>
      </w:r>
      <w:r w:rsidR="00D55726" w:rsidRPr="00C236BB">
        <w:rPr>
          <w:rFonts w:ascii="Times New Roman" w:eastAsia="宋体" w:hAnsi="Times New Roman" w:cs="Times New Roman"/>
          <w:sz w:val="24"/>
        </w:rPr>
        <w:t>, 2022</w:t>
      </w:r>
      <w:r w:rsidR="00D55726" w:rsidRPr="00C1109B">
        <w:rPr>
          <w:rFonts w:ascii="Times New Roman" w:eastAsia="宋体" w:hAnsi="Times New Roman" w:cs="Times New Roman"/>
          <w:sz w:val="24"/>
        </w:rPr>
        <w:t xml:space="preserve">; </w:t>
      </w:r>
      <w:r w:rsidR="00D55726" w:rsidRPr="00C236BB">
        <w:rPr>
          <w:rFonts w:ascii="宋体" w:eastAsia="宋体" w:hAnsi="宋体" w:hint="eastAsia"/>
          <w:sz w:val="24"/>
        </w:rPr>
        <w:t>严霞</w:t>
      </w:r>
      <w:r w:rsidR="00D55726">
        <w:rPr>
          <w:rFonts w:ascii="Times New Roman" w:eastAsia="宋体" w:hAnsi="Times New Roman" w:cs="Times New Roman"/>
          <w:sz w:val="24"/>
        </w:rPr>
        <w:t xml:space="preserve">, </w:t>
      </w:r>
      <w:r w:rsidR="00D55726" w:rsidRPr="00C475D6">
        <w:rPr>
          <w:rFonts w:ascii="Times New Roman" w:eastAsia="宋体" w:hAnsi="Times New Roman" w:cs="Times New Roman"/>
          <w:sz w:val="24"/>
        </w:rPr>
        <w:t>2020</w:t>
      </w:r>
      <w:r w:rsidR="00D55726" w:rsidRPr="00C236BB">
        <w:rPr>
          <w:rFonts w:ascii="宋体" w:eastAsia="宋体" w:hAnsi="宋体" w:hint="eastAsia"/>
          <w:sz w:val="24"/>
        </w:rPr>
        <w:t>）</w:t>
      </w:r>
      <w:r w:rsidR="00D55726">
        <w:rPr>
          <w:rFonts w:ascii="宋体" w:eastAsia="宋体" w:hAnsi="宋体" w:hint="eastAsia"/>
          <w:sz w:val="24"/>
        </w:rPr>
        <w:t>。</w:t>
      </w:r>
      <w:r w:rsidR="008B0D23">
        <w:rPr>
          <w:rFonts w:ascii="宋体" w:eastAsia="宋体" w:hAnsi="宋体" w:hint="eastAsia"/>
          <w:sz w:val="24"/>
        </w:rPr>
        <w:t>由于</w:t>
      </w:r>
      <w:r w:rsidR="008B0D23" w:rsidRPr="00843527">
        <w:rPr>
          <w:rFonts w:ascii="Times New Roman" w:eastAsia="宋体" w:hAnsi="Times New Roman" w:cs="Times New Roman"/>
          <w:sz w:val="24"/>
        </w:rPr>
        <w:t>薪酬水平与职业分层密切相关，程序员的主观认知中也常将</w:t>
      </w:r>
      <w:r w:rsidR="008B0D23" w:rsidRPr="005257EF">
        <w:rPr>
          <w:rFonts w:ascii="宋体" w:eastAsia="宋体" w:hAnsi="宋体" w:cs="Times New Roman"/>
          <w:sz w:val="24"/>
        </w:rPr>
        <w:t>“高薪”与“高职业地位”</w:t>
      </w:r>
      <w:r w:rsidR="008B0D23" w:rsidRPr="00843527">
        <w:rPr>
          <w:rFonts w:ascii="Times New Roman" w:eastAsia="宋体" w:hAnsi="Times New Roman" w:cs="Times New Roman"/>
          <w:sz w:val="24"/>
        </w:rPr>
        <w:t>直接挂钩（</w:t>
      </w:r>
      <w:r w:rsidR="008B0D23" w:rsidRPr="00843527">
        <w:rPr>
          <w:rFonts w:ascii="Times New Roman" w:eastAsia="宋体" w:hAnsi="Times New Roman" w:cs="Times New Roman"/>
          <w:sz w:val="24"/>
        </w:rPr>
        <w:t>Campero, 2021</w:t>
      </w:r>
      <w:r w:rsidR="008B0D23" w:rsidRPr="00843527">
        <w:rPr>
          <w:rFonts w:ascii="Times New Roman" w:eastAsia="宋体" w:hAnsi="Times New Roman" w:cs="Times New Roman"/>
          <w:sz w:val="24"/>
        </w:rPr>
        <w:t>），使得收入与</w:t>
      </w:r>
      <w:r w:rsidR="00F108E1">
        <w:rPr>
          <w:rFonts w:ascii="Times New Roman" w:eastAsia="宋体" w:hAnsi="Times New Roman" w:cs="Times New Roman" w:hint="eastAsia"/>
          <w:sz w:val="24"/>
        </w:rPr>
        <w:t>职业</w:t>
      </w:r>
      <w:r w:rsidR="008B0D23" w:rsidRPr="00843527">
        <w:rPr>
          <w:rFonts w:ascii="Times New Roman" w:eastAsia="宋体" w:hAnsi="Times New Roman" w:cs="Times New Roman"/>
          <w:sz w:val="24"/>
        </w:rPr>
        <w:t>认同之间的联结更为</w:t>
      </w:r>
      <w:r w:rsidR="00D93FFB">
        <w:rPr>
          <w:rFonts w:ascii="Times New Roman" w:eastAsia="宋体" w:hAnsi="Times New Roman" w:cs="Times New Roman" w:hint="eastAsia"/>
          <w:sz w:val="24"/>
        </w:rPr>
        <w:t>紧密</w:t>
      </w:r>
      <w:r w:rsidR="008B0D23" w:rsidRPr="00843527">
        <w:rPr>
          <w:rFonts w:ascii="Times New Roman" w:eastAsia="宋体" w:hAnsi="Times New Roman" w:cs="Times New Roman"/>
          <w:sz w:val="24"/>
        </w:rPr>
        <w:t>。</w:t>
      </w:r>
      <w:r w:rsidR="00D55726">
        <w:rPr>
          <w:rFonts w:ascii="宋体" w:eastAsia="宋体" w:hAnsi="宋体" w:hint="eastAsia"/>
          <w:sz w:val="24"/>
        </w:rPr>
        <w:t>可以推估，当程序员因收入择业时，收入增长与其择业动机一致，将强化收入对职业认同的增益效果。相反，</w:t>
      </w:r>
      <w:r w:rsidR="003005B8">
        <w:rPr>
          <w:rFonts w:ascii="宋体" w:eastAsia="宋体" w:hAnsi="宋体" w:hint="eastAsia"/>
          <w:sz w:val="24"/>
        </w:rPr>
        <w:t>工作时长作为获取收入所付出的成本，其</w:t>
      </w:r>
      <w:r w:rsidR="00B327D8">
        <w:rPr>
          <w:rFonts w:ascii="宋体" w:eastAsia="宋体" w:hAnsi="宋体" w:hint="eastAsia"/>
          <w:sz w:val="24"/>
        </w:rPr>
        <w:t>延长</w:t>
      </w:r>
      <w:r w:rsidR="003005B8">
        <w:rPr>
          <w:rFonts w:ascii="宋体" w:eastAsia="宋体" w:hAnsi="宋体" w:hint="eastAsia"/>
          <w:sz w:val="24"/>
        </w:rPr>
        <w:t>则可能显著削弱职业认同。</w:t>
      </w:r>
      <w:r w:rsidR="00D55726">
        <w:rPr>
          <w:rFonts w:ascii="宋体" w:eastAsia="宋体" w:hAnsi="宋体" w:hint="eastAsia"/>
          <w:sz w:val="24"/>
        </w:rPr>
        <w:t>据此，本文提出假设</w:t>
      </w:r>
      <w:r w:rsidR="00D55726" w:rsidRPr="00B37418">
        <w:rPr>
          <w:rFonts w:ascii="Times New Roman" w:eastAsia="宋体" w:hAnsi="Times New Roman" w:cs="Times New Roman"/>
          <w:sz w:val="24"/>
        </w:rPr>
        <w:t>2-1</w:t>
      </w:r>
      <w:r w:rsidR="00D55726">
        <w:rPr>
          <w:rFonts w:ascii="宋体" w:eastAsia="宋体" w:hAnsi="宋体" w:hint="eastAsia"/>
          <w:sz w:val="24"/>
        </w:rPr>
        <w:t>和假设</w:t>
      </w:r>
      <w:r w:rsidR="00D55726" w:rsidRPr="00B37418">
        <w:rPr>
          <w:rFonts w:ascii="Times New Roman" w:eastAsia="宋体" w:hAnsi="Times New Roman" w:cs="Times New Roman"/>
          <w:sz w:val="24"/>
        </w:rPr>
        <w:t>2-2</w:t>
      </w:r>
      <w:r w:rsidR="00D55726">
        <w:rPr>
          <w:rFonts w:ascii="宋体" w:eastAsia="宋体" w:hAnsi="宋体" w:hint="eastAsia"/>
          <w:sz w:val="24"/>
        </w:rPr>
        <w:t>。</w:t>
      </w:r>
    </w:p>
    <w:p w14:paraId="4D193E8C" w14:textId="20AFB004" w:rsidR="00D55726" w:rsidRPr="00F5698D" w:rsidRDefault="00D55726" w:rsidP="00D55726">
      <w:pPr>
        <w:tabs>
          <w:tab w:val="num" w:pos="1440"/>
        </w:tabs>
        <w:spacing w:beforeLines="50" w:before="156" w:afterLines="50" w:after="156" w:line="276" w:lineRule="auto"/>
        <w:ind w:firstLineChars="200" w:firstLine="480"/>
        <w:rPr>
          <w:rFonts w:ascii="Times New Roman" w:eastAsia="仿宋" w:hAnsi="Times New Roman" w:cs="Times New Roman"/>
          <w:sz w:val="24"/>
        </w:rPr>
      </w:pPr>
      <w:r w:rsidRPr="00F5698D">
        <w:rPr>
          <w:rFonts w:ascii="Times New Roman" w:eastAsia="仿宋" w:hAnsi="Times New Roman" w:cs="Times New Roman" w:hint="eastAsia"/>
          <w:sz w:val="24"/>
        </w:rPr>
        <w:t>假设</w:t>
      </w:r>
      <w:r w:rsidRPr="00F5698D">
        <w:rPr>
          <w:rFonts w:ascii="Times New Roman" w:eastAsia="仿宋" w:hAnsi="Times New Roman" w:cs="Times New Roman" w:hint="eastAsia"/>
          <w:sz w:val="24"/>
        </w:rPr>
        <w:t>2-1</w:t>
      </w:r>
      <w:r w:rsidRPr="00F5698D">
        <w:rPr>
          <w:rFonts w:ascii="Times New Roman" w:eastAsia="仿宋" w:hAnsi="Times New Roman" w:cs="Times New Roman" w:hint="eastAsia"/>
          <w:sz w:val="24"/>
        </w:rPr>
        <w:t>：因收入择业会强化收入对职业认同的增益效果。</w:t>
      </w:r>
    </w:p>
    <w:p w14:paraId="5572FB09" w14:textId="1B9DB50D" w:rsidR="00D55726" w:rsidRPr="00D55726" w:rsidRDefault="00D55726" w:rsidP="00D55726">
      <w:pPr>
        <w:spacing w:beforeLines="50" w:before="156" w:afterLines="50" w:after="156" w:line="276" w:lineRule="auto"/>
        <w:ind w:firstLineChars="200" w:firstLine="480"/>
        <w:rPr>
          <w:rFonts w:ascii="宋体" w:eastAsia="宋体" w:hAnsi="宋体"/>
          <w:sz w:val="24"/>
        </w:rPr>
      </w:pPr>
      <w:r w:rsidRPr="00F5698D">
        <w:rPr>
          <w:rFonts w:ascii="Times New Roman" w:eastAsia="仿宋" w:hAnsi="Times New Roman" w:cs="Times New Roman" w:hint="eastAsia"/>
          <w:sz w:val="24"/>
        </w:rPr>
        <w:t>假设</w:t>
      </w:r>
      <w:r w:rsidRPr="00F5698D">
        <w:rPr>
          <w:rFonts w:ascii="Times New Roman" w:eastAsia="仿宋" w:hAnsi="Times New Roman" w:cs="Times New Roman" w:hint="eastAsia"/>
          <w:sz w:val="24"/>
        </w:rPr>
        <w:t>2-2</w:t>
      </w:r>
      <w:r w:rsidRPr="00F5698D">
        <w:rPr>
          <w:rFonts w:ascii="Times New Roman" w:eastAsia="仿宋" w:hAnsi="Times New Roman" w:cs="Times New Roman" w:hint="eastAsia"/>
          <w:sz w:val="24"/>
        </w:rPr>
        <w:t>：因收入择业会强化工作时长对职业认同的削弱效果。</w:t>
      </w:r>
    </w:p>
    <w:p w14:paraId="3B4BF9D1" w14:textId="24199A7B" w:rsidR="000C33B6" w:rsidRDefault="00843527" w:rsidP="00005649">
      <w:pPr>
        <w:spacing w:line="276" w:lineRule="auto"/>
        <w:ind w:firstLineChars="200" w:firstLine="480"/>
        <w:rPr>
          <w:rFonts w:ascii="Times New Roman" w:eastAsia="宋体" w:hAnsi="Times New Roman" w:cs="Times New Roman"/>
          <w:sz w:val="24"/>
        </w:rPr>
      </w:pPr>
      <w:r w:rsidRPr="00843527">
        <w:rPr>
          <w:rFonts w:ascii="Times New Roman" w:eastAsia="宋体" w:hAnsi="Times New Roman" w:cs="Times New Roman"/>
          <w:sz w:val="24"/>
        </w:rPr>
        <w:t>另一方面，程序员的职业认同高度依赖于其对工作内容与劳动成果的价值认知</w:t>
      </w:r>
      <w:r w:rsidR="00EE07D3">
        <w:rPr>
          <w:rFonts w:ascii="Times New Roman" w:eastAsia="宋体" w:hAnsi="Times New Roman" w:cs="Times New Roman" w:hint="eastAsia"/>
          <w:sz w:val="24"/>
        </w:rPr>
        <w:t>（</w:t>
      </w:r>
      <w:r w:rsidR="00447530">
        <w:rPr>
          <w:rFonts w:ascii="Times New Roman" w:eastAsia="宋体" w:hAnsi="Times New Roman" w:cs="Times New Roman" w:hint="eastAsia"/>
          <w:sz w:val="24"/>
        </w:rPr>
        <w:t>梁萌</w:t>
      </w:r>
      <w:r w:rsidR="00447530">
        <w:rPr>
          <w:rFonts w:ascii="Times New Roman" w:eastAsia="宋体" w:hAnsi="Times New Roman" w:cs="Times New Roman" w:hint="eastAsia"/>
          <w:sz w:val="24"/>
        </w:rPr>
        <w:t>,</w:t>
      </w:r>
      <w:r w:rsidR="00447530">
        <w:rPr>
          <w:rFonts w:ascii="Times New Roman" w:eastAsia="宋体" w:hAnsi="Times New Roman" w:cs="Times New Roman"/>
          <w:sz w:val="24"/>
        </w:rPr>
        <w:t xml:space="preserve"> 2015; </w:t>
      </w:r>
      <w:r w:rsidR="00EE07D3">
        <w:rPr>
          <w:rFonts w:ascii="Times New Roman" w:eastAsia="宋体" w:hAnsi="Times New Roman" w:cs="Times New Roman"/>
          <w:sz w:val="24"/>
        </w:rPr>
        <w:t>Burrell &amp; Fourcade, 2021</w:t>
      </w:r>
      <w:r w:rsidR="000012BA">
        <w:rPr>
          <w:rFonts w:ascii="Times New Roman" w:eastAsia="宋体" w:hAnsi="Times New Roman" w:cs="Times New Roman"/>
          <w:sz w:val="24"/>
        </w:rPr>
        <w:t>; Wu, 2020</w:t>
      </w:r>
      <w:r w:rsidR="00EE07D3">
        <w:rPr>
          <w:rFonts w:ascii="Times New Roman" w:eastAsia="宋体" w:hAnsi="Times New Roman" w:cs="Times New Roman" w:hint="eastAsia"/>
          <w:sz w:val="24"/>
        </w:rPr>
        <w:t>）</w:t>
      </w:r>
      <w:r w:rsidRPr="00843527">
        <w:rPr>
          <w:rFonts w:ascii="Times New Roman" w:eastAsia="宋体" w:hAnsi="Times New Roman" w:cs="Times New Roman"/>
          <w:sz w:val="24"/>
        </w:rPr>
        <w:t>。当工作被视为</w:t>
      </w:r>
      <w:r w:rsidR="00BE426D">
        <w:rPr>
          <w:rFonts w:ascii="Times New Roman" w:eastAsia="宋体" w:hAnsi="Times New Roman" w:cs="Times New Roman" w:hint="eastAsia"/>
          <w:sz w:val="24"/>
        </w:rPr>
        <w:t>具有</w:t>
      </w:r>
      <w:r w:rsidRPr="00843527">
        <w:rPr>
          <w:rFonts w:ascii="Times New Roman" w:eastAsia="宋体" w:hAnsi="Times New Roman" w:cs="Times New Roman"/>
          <w:sz w:val="24"/>
        </w:rPr>
        <w:t>挑战</w:t>
      </w:r>
      <w:r w:rsidR="00BE426D">
        <w:rPr>
          <w:rFonts w:ascii="Times New Roman" w:eastAsia="宋体" w:hAnsi="Times New Roman" w:cs="Times New Roman" w:hint="eastAsia"/>
          <w:sz w:val="24"/>
        </w:rPr>
        <w:t>性和创造性的</w:t>
      </w:r>
      <w:r w:rsidR="0081025D">
        <w:rPr>
          <w:rFonts w:ascii="Times New Roman" w:eastAsia="宋体" w:hAnsi="Times New Roman" w:cs="Times New Roman" w:hint="eastAsia"/>
          <w:sz w:val="24"/>
        </w:rPr>
        <w:t>探索</w:t>
      </w:r>
      <w:r w:rsidRPr="00843527">
        <w:rPr>
          <w:rFonts w:ascii="Times New Roman" w:eastAsia="宋体" w:hAnsi="Times New Roman" w:cs="Times New Roman"/>
          <w:sz w:val="24"/>
        </w:rPr>
        <w:t>时，</w:t>
      </w:r>
      <w:r w:rsidR="00BE426D">
        <w:rPr>
          <w:rFonts w:ascii="Times New Roman" w:eastAsia="宋体" w:hAnsi="Times New Roman" w:cs="Times New Roman" w:hint="eastAsia"/>
          <w:sz w:val="24"/>
        </w:rPr>
        <w:t>程序员的职业</w:t>
      </w:r>
      <w:r w:rsidRPr="00843527">
        <w:rPr>
          <w:rFonts w:ascii="Times New Roman" w:eastAsia="宋体" w:hAnsi="Times New Roman" w:cs="Times New Roman"/>
          <w:sz w:val="24"/>
        </w:rPr>
        <w:t>认同感</w:t>
      </w:r>
      <w:r w:rsidR="00BE426D">
        <w:rPr>
          <w:rFonts w:ascii="Times New Roman" w:eastAsia="宋体" w:hAnsi="Times New Roman" w:cs="Times New Roman" w:hint="eastAsia"/>
          <w:sz w:val="24"/>
        </w:rPr>
        <w:t>往往</w:t>
      </w:r>
      <w:r w:rsidRPr="00843527">
        <w:rPr>
          <w:rFonts w:ascii="Times New Roman" w:eastAsia="宋体" w:hAnsi="Times New Roman" w:cs="Times New Roman"/>
          <w:sz w:val="24"/>
        </w:rPr>
        <w:t>较高；而当其陷入重复劳动与绩效控制时，则易产生认同缺失与职业倦怠（</w:t>
      </w:r>
      <w:r w:rsidR="00B76915" w:rsidRPr="00843527">
        <w:rPr>
          <w:rFonts w:ascii="Times New Roman" w:eastAsia="宋体" w:hAnsi="Times New Roman" w:cs="Times New Roman"/>
          <w:sz w:val="24"/>
        </w:rPr>
        <w:t>夏冰青</w:t>
      </w:r>
      <w:r w:rsidR="00B76915">
        <w:rPr>
          <w:rFonts w:ascii="Times New Roman" w:eastAsia="宋体" w:hAnsi="Times New Roman" w:cs="Times New Roman"/>
          <w:sz w:val="24"/>
        </w:rPr>
        <w:t xml:space="preserve">, </w:t>
      </w:r>
      <w:r w:rsidR="00B76915" w:rsidRPr="00843527">
        <w:rPr>
          <w:rFonts w:ascii="Times New Roman" w:eastAsia="宋体" w:hAnsi="Times New Roman" w:cs="Times New Roman"/>
          <w:sz w:val="24"/>
        </w:rPr>
        <w:t>2021</w:t>
      </w:r>
      <w:r w:rsidR="00B76915">
        <w:rPr>
          <w:rFonts w:ascii="Times New Roman" w:eastAsia="宋体" w:hAnsi="Times New Roman" w:cs="Times New Roman"/>
          <w:sz w:val="24"/>
        </w:rPr>
        <w:t xml:space="preserve">; </w:t>
      </w:r>
      <w:r w:rsidR="001C151E">
        <w:rPr>
          <w:rFonts w:ascii="Times New Roman" w:eastAsia="宋体" w:hAnsi="Times New Roman" w:cs="Times New Roman" w:hint="eastAsia"/>
          <w:sz w:val="24"/>
        </w:rPr>
        <w:t>李强、刘杰</w:t>
      </w:r>
      <w:r w:rsidR="001C151E">
        <w:rPr>
          <w:rFonts w:ascii="Times New Roman" w:eastAsia="宋体" w:hAnsi="Times New Roman" w:cs="Times New Roman"/>
          <w:sz w:val="24"/>
        </w:rPr>
        <w:t xml:space="preserve">, 2020; </w:t>
      </w:r>
      <w:r w:rsidR="0007352B" w:rsidRPr="00CF6DFD">
        <w:rPr>
          <w:rFonts w:ascii="宋体" w:eastAsia="宋体" w:hAnsi="宋体"/>
          <w:sz w:val="24"/>
        </w:rPr>
        <w:t>梁萌</w:t>
      </w:r>
      <w:r w:rsidR="0007352B" w:rsidRPr="00E77790">
        <w:rPr>
          <w:rFonts w:ascii="Times New Roman" w:eastAsia="宋体" w:hAnsi="Times New Roman" w:cs="Times New Roman"/>
          <w:sz w:val="24"/>
        </w:rPr>
        <w:t>, 2019</w:t>
      </w:r>
      <w:r w:rsidR="0007352B">
        <w:rPr>
          <w:rFonts w:ascii="Times New Roman" w:eastAsia="宋体" w:hAnsi="Times New Roman" w:cs="Times New Roman"/>
          <w:sz w:val="24"/>
        </w:rPr>
        <w:t xml:space="preserve">; </w:t>
      </w:r>
      <w:r w:rsidRPr="00843527">
        <w:rPr>
          <w:rFonts w:ascii="Times New Roman" w:eastAsia="宋体" w:hAnsi="Times New Roman" w:cs="Times New Roman"/>
          <w:sz w:val="24"/>
        </w:rPr>
        <w:t>王程韡、柳坤韵</w:t>
      </w:r>
      <w:r w:rsidR="00B76915">
        <w:rPr>
          <w:rFonts w:ascii="Times New Roman" w:eastAsia="宋体" w:hAnsi="Times New Roman" w:cs="Times New Roman"/>
          <w:sz w:val="24"/>
        </w:rPr>
        <w:t xml:space="preserve">, </w:t>
      </w:r>
      <w:r w:rsidRPr="00843527">
        <w:rPr>
          <w:rFonts w:ascii="Times New Roman" w:eastAsia="宋体" w:hAnsi="Times New Roman" w:cs="Times New Roman"/>
          <w:sz w:val="24"/>
        </w:rPr>
        <w:t>2019</w:t>
      </w:r>
      <w:r w:rsidRPr="00843527">
        <w:rPr>
          <w:rFonts w:ascii="Times New Roman" w:eastAsia="宋体" w:hAnsi="Times New Roman" w:cs="Times New Roman"/>
          <w:sz w:val="24"/>
        </w:rPr>
        <w:t>）。</w:t>
      </w:r>
      <w:r w:rsidR="00D55726">
        <w:rPr>
          <w:rFonts w:ascii="Times New Roman" w:eastAsia="宋体" w:hAnsi="Times New Roman" w:cs="Times New Roman" w:hint="eastAsia"/>
          <w:sz w:val="24"/>
        </w:rPr>
        <w:t>“因兴趣择业”表示程序员对参与工作有较强的内在喜好和热情。如果</w:t>
      </w:r>
      <w:r w:rsidR="00D55726" w:rsidRPr="0096325F">
        <w:rPr>
          <w:rFonts w:ascii="Times New Roman" w:eastAsia="宋体" w:hAnsi="Times New Roman" w:cs="Times New Roman" w:hint="eastAsia"/>
          <w:sz w:val="24"/>
        </w:rPr>
        <w:t>在依循兴趣的</w:t>
      </w:r>
      <w:r w:rsidR="00D55726">
        <w:rPr>
          <w:rFonts w:ascii="Times New Roman" w:eastAsia="宋体" w:hAnsi="Times New Roman" w:cs="Times New Roman" w:hint="eastAsia"/>
          <w:sz w:val="24"/>
        </w:rPr>
        <w:t>同时</w:t>
      </w:r>
      <w:r w:rsidR="00D55726" w:rsidRPr="0096325F">
        <w:rPr>
          <w:rFonts w:ascii="Times New Roman" w:eastAsia="宋体" w:hAnsi="Times New Roman" w:cs="Times New Roman" w:hint="eastAsia"/>
          <w:sz w:val="24"/>
        </w:rPr>
        <w:t>还有物质报酬的</w:t>
      </w:r>
      <w:r w:rsidR="00D55726">
        <w:rPr>
          <w:rFonts w:ascii="Times New Roman" w:eastAsia="宋体" w:hAnsi="Times New Roman" w:cs="Times New Roman" w:hint="eastAsia"/>
          <w:sz w:val="24"/>
        </w:rPr>
        <w:t>额外</w:t>
      </w:r>
      <w:r w:rsidR="00D55726" w:rsidRPr="0096325F">
        <w:rPr>
          <w:rFonts w:ascii="Times New Roman" w:eastAsia="宋体" w:hAnsi="Times New Roman" w:cs="Times New Roman" w:hint="eastAsia"/>
          <w:sz w:val="24"/>
        </w:rPr>
        <w:t>激励，其职业认同</w:t>
      </w:r>
      <w:r w:rsidR="00D55726">
        <w:rPr>
          <w:rFonts w:ascii="Times New Roman" w:eastAsia="宋体" w:hAnsi="Times New Roman" w:cs="Times New Roman" w:hint="eastAsia"/>
          <w:sz w:val="24"/>
        </w:rPr>
        <w:t>或</w:t>
      </w:r>
      <w:r w:rsidR="00D55726" w:rsidRPr="0096325F">
        <w:rPr>
          <w:rFonts w:ascii="Times New Roman" w:eastAsia="宋体" w:hAnsi="Times New Roman" w:cs="Times New Roman" w:hint="eastAsia"/>
          <w:sz w:val="24"/>
        </w:rPr>
        <w:t>将有</w:t>
      </w:r>
      <w:r w:rsidR="00D55726">
        <w:rPr>
          <w:rFonts w:ascii="Times New Roman" w:eastAsia="宋体" w:hAnsi="Times New Roman" w:cs="Times New Roman" w:hint="eastAsia"/>
          <w:sz w:val="24"/>
        </w:rPr>
        <w:t>更为</w:t>
      </w:r>
      <w:r w:rsidR="00D55726" w:rsidRPr="0096325F">
        <w:rPr>
          <w:rFonts w:ascii="Times New Roman" w:eastAsia="宋体" w:hAnsi="Times New Roman" w:cs="Times New Roman" w:hint="eastAsia"/>
          <w:sz w:val="24"/>
        </w:rPr>
        <w:t>明显</w:t>
      </w:r>
      <w:r w:rsidR="00D55726">
        <w:rPr>
          <w:rFonts w:ascii="Times New Roman" w:eastAsia="宋体" w:hAnsi="Times New Roman" w:cs="Times New Roman" w:hint="eastAsia"/>
          <w:sz w:val="24"/>
        </w:rPr>
        <w:t>的</w:t>
      </w:r>
      <w:r w:rsidR="00D55726" w:rsidRPr="0096325F">
        <w:rPr>
          <w:rFonts w:ascii="Times New Roman" w:eastAsia="宋体" w:hAnsi="Times New Roman" w:cs="Times New Roman" w:hint="eastAsia"/>
          <w:sz w:val="24"/>
        </w:rPr>
        <w:t>提升，据此本文提出假设</w:t>
      </w:r>
      <w:r w:rsidR="00D55726" w:rsidRPr="0096325F">
        <w:rPr>
          <w:rFonts w:ascii="Times New Roman" w:eastAsia="宋体" w:hAnsi="Times New Roman" w:cs="Times New Roman" w:hint="eastAsia"/>
          <w:sz w:val="24"/>
        </w:rPr>
        <w:t>3-1</w:t>
      </w:r>
      <w:r w:rsidR="00D55726">
        <w:rPr>
          <w:rFonts w:ascii="Times New Roman" w:eastAsia="宋体" w:hAnsi="Times New Roman" w:cs="Times New Roman" w:hint="eastAsia"/>
          <w:sz w:val="24"/>
        </w:rPr>
        <w:t>。</w:t>
      </w:r>
    </w:p>
    <w:p w14:paraId="32A9F71D" w14:textId="060AD64A" w:rsidR="00D568BB" w:rsidRPr="00D568BB" w:rsidRDefault="00D568BB" w:rsidP="00D568BB">
      <w:pPr>
        <w:tabs>
          <w:tab w:val="num" w:pos="1440"/>
        </w:tabs>
        <w:spacing w:beforeLines="50" w:before="156" w:afterLines="50" w:after="156" w:line="276" w:lineRule="auto"/>
        <w:ind w:firstLineChars="200" w:firstLine="480"/>
        <w:rPr>
          <w:rFonts w:ascii="Times New Roman" w:eastAsia="仿宋" w:hAnsi="Times New Roman" w:cs="Times New Roman" w:hint="eastAsia"/>
          <w:sz w:val="24"/>
        </w:rPr>
      </w:pPr>
      <w:r w:rsidRPr="00F5698D">
        <w:rPr>
          <w:rFonts w:ascii="Times New Roman" w:eastAsia="仿宋" w:hAnsi="Times New Roman" w:cs="Times New Roman" w:hint="eastAsia"/>
          <w:sz w:val="24"/>
        </w:rPr>
        <w:t>假设</w:t>
      </w:r>
      <w:r w:rsidRPr="00F5698D">
        <w:rPr>
          <w:rFonts w:ascii="Times New Roman" w:eastAsia="仿宋" w:hAnsi="Times New Roman" w:cs="Times New Roman" w:hint="eastAsia"/>
          <w:sz w:val="24"/>
        </w:rPr>
        <w:t>3-1</w:t>
      </w:r>
      <w:r w:rsidRPr="00F5698D">
        <w:rPr>
          <w:rFonts w:ascii="Times New Roman" w:eastAsia="仿宋" w:hAnsi="Times New Roman" w:cs="Times New Roman" w:hint="eastAsia"/>
          <w:sz w:val="24"/>
        </w:rPr>
        <w:t>：因兴趣择业会强化收入对职业认同的增益效果。</w:t>
      </w:r>
    </w:p>
    <w:p w14:paraId="2E120D40" w14:textId="604F7083" w:rsidR="000C33B6" w:rsidRPr="000C33B6" w:rsidRDefault="000C33B6" w:rsidP="000C33B6">
      <w:pPr>
        <w:spacing w:line="276" w:lineRule="auto"/>
        <w:ind w:firstLineChars="200" w:firstLine="480"/>
        <w:rPr>
          <w:rFonts w:ascii="Times New Roman" w:eastAsia="宋体" w:hAnsi="Times New Roman" w:cs="Times New Roman"/>
          <w:sz w:val="24"/>
        </w:rPr>
      </w:pPr>
      <w:r w:rsidRPr="000C33B6">
        <w:rPr>
          <w:rFonts w:ascii="Times New Roman" w:eastAsia="宋体" w:hAnsi="Times New Roman" w:cs="Times New Roman"/>
          <w:sz w:val="24"/>
        </w:rPr>
        <w:t>值得注意的是，随着劳动性质的变迁，学界开始关注</w:t>
      </w:r>
      <w:r w:rsidR="0013267D">
        <w:rPr>
          <w:rFonts w:ascii="Times New Roman" w:eastAsia="宋体" w:hAnsi="Times New Roman" w:cs="Times New Roman" w:hint="eastAsia"/>
          <w:sz w:val="24"/>
        </w:rPr>
        <w:t>非物质的</w:t>
      </w:r>
      <w:r w:rsidRPr="000C33B6">
        <w:rPr>
          <w:rFonts w:ascii="Times New Roman" w:eastAsia="宋体" w:hAnsi="Times New Roman" w:cs="Times New Roman"/>
          <w:sz w:val="24"/>
        </w:rPr>
        <w:t>劳动回报。严霞（</w:t>
      </w:r>
      <w:r w:rsidRPr="000C33B6">
        <w:rPr>
          <w:rFonts w:ascii="Times New Roman" w:eastAsia="宋体" w:hAnsi="Times New Roman" w:cs="Times New Roman"/>
          <w:sz w:val="24"/>
        </w:rPr>
        <w:t>2020</w:t>
      </w:r>
      <w:r w:rsidRPr="000C33B6">
        <w:rPr>
          <w:rFonts w:ascii="Times New Roman" w:eastAsia="宋体" w:hAnsi="Times New Roman" w:cs="Times New Roman"/>
          <w:sz w:val="24"/>
        </w:rPr>
        <w:t>）指出，当工作从单纯的谋生工具转变为劳动者实现自我价值的媒介时，劳动者将更在乎自我实现感与满足感等</w:t>
      </w:r>
      <w:r w:rsidR="007611EC">
        <w:rPr>
          <w:rFonts w:ascii="Times New Roman" w:eastAsia="宋体" w:hAnsi="Times New Roman" w:cs="Times New Roman" w:hint="eastAsia"/>
          <w:sz w:val="24"/>
        </w:rPr>
        <w:t>维度</w:t>
      </w:r>
      <w:r w:rsidRPr="000C33B6">
        <w:rPr>
          <w:rFonts w:ascii="Times New Roman" w:eastAsia="宋体" w:hAnsi="Times New Roman" w:cs="Times New Roman"/>
          <w:sz w:val="24"/>
        </w:rPr>
        <w:t>。这一视角</w:t>
      </w:r>
      <w:r w:rsidR="003B50DF">
        <w:rPr>
          <w:rFonts w:ascii="Times New Roman" w:eastAsia="宋体" w:hAnsi="Times New Roman" w:cs="Times New Roman" w:hint="eastAsia"/>
          <w:sz w:val="24"/>
        </w:rPr>
        <w:t>反映出</w:t>
      </w:r>
      <w:r w:rsidRPr="000C33B6">
        <w:rPr>
          <w:rFonts w:ascii="Times New Roman" w:eastAsia="宋体" w:hAnsi="Times New Roman" w:cs="Times New Roman"/>
          <w:sz w:val="24"/>
        </w:rPr>
        <w:t>兴趣</w:t>
      </w:r>
      <w:r w:rsidR="00D11386">
        <w:rPr>
          <w:rFonts w:ascii="Times New Roman" w:eastAsia="宋体" w:hAnsi="Times New Roman" w:cs="Times New Roman" w:hint="eastAsia"/>
          <w:sz w:val="24"/>
        </w:rPr>
        <w:t>是</w:t>
      </w:r>
      <w:r w:rsidRPr="000C33B6">
        <w:rPr>
          <w:rFonts w:ascii="Times New Roman" w:eastAsia="宋体" w:hAnsi="Times New Roman" w:cs="Times New Roman"/>
          <w:sz w:val="24"/>
        </w:rPr>
        <w:t>连接劳动投入与职业认同的重要枢纽。</w:t>
      </w:r>
    </w:p>
    <w:p w14:paraId="0D04D880" w14:textId="6DD37BC8" w:rsidR="00D55726" w:rsidRPr="00005649" w:rsidRDefault="000C33B6" w:rsidP="00DE151D">
      <w:pPr>
        <w:spacing w:line="276" w:lineRule="auto"/>
        <w:ind w:firstLineChars="200" w:firstLine="480"/>
        <w:rPr>
          <w:rFonts w:ascii="Times New Roman" w:eastAsia="宋体" w:hAnsi="Times New Roman" w:cs="Times New Roman"/>
          <w:sz w:val="24"/>
        </w:rPr>
      </w:pPr>
      <w:r w:rsidRPr="000C33B6">
        <w:rPr>
          <w:rFonts w:ascii="Times New Roman" w:eastAsia="宋体" w:hAnsi="Times New Roman" w:cs="Times New Roman"/>
          <w:sz w:val="24"/>
        </w:rPr>
        <w:t>具体而言，劳动投入与个人兴趣</w:t>
      </w:r>
      <w:r w:rsidR="00C16C8D">
        <w:rPr>
          <w:rFonts w:ascii="Times New Roman" w:eastAsia="宋体" w:hAnsi="Times New Roman" w:cs="Times New Roman" w:hint="eastAsia"/>
          <w:sz w:val="24"/>
        </w:rPr>
        <w:t>往往</w:t>
      </w:r>
      <w:r w:rsidRPr="000C33B6">
        <w:rPr>
          <w:rFonts w:ascii="Times New Roman" w:eastAsia="宋体" w:hAnsi="Times New Roman" w:cs="Times New Roman"/>
          <w:sz w:val="24"/>
        </w:rPr>
        <w:t>成正比（贝拉</w:t>
      </w:r>
      <w:r w:rsidRPr="000C33B6">
        <w:rPr>
          <w:rFonts w:ascii="Times New Roman" w:eastAsia="宋体" w:hAnsi="Times New Roman" w:cs="Times New Roman"/>
          <w:sz w:val="24"/>
        </w:rPr>
        <w:t>, 2011: 44</w:t>
      </w:r>
      <w:r w:rsidRPr="000C33B6">
        <w:rPr>
          <w:rFonts w:ascii="Times New Roman" w:eastAsia="宋体" w:hAnsi="Times New Roman" w:cs="Times New Roman"/>
          <w:sz w:val="24"/>
        </w:rPr>
        <w:t>），更强的职业兴趣意味着个体在劳动过程中注意力更为集中，对时间的感知相对迟缓，自愿工作的时间更长（陈文春等</w:t>
      </w:r>
      <w:r w:rsidRPr="000C33B6">
        <w:rPr>
          <w:rFonts w:ascii="Times New Roman" w:eastAsia="宋体" w:hAnsi="Times New Roman" w:cs="Times New Roman"/>
          <w:sz w:val="24"/>
        </w:rPr>
        <w:t>, 2018</w:t>
      </w:r>
      <w:r w:rsidR="00590C4B">
        <w:rPr>
          <w:rFonts w:ascii="Times New Roman" w:eastAsia="宋体" w:hAnsi="Times New Roman" w:cs="Times New Roman"/>
          <w:sz w:val="24"/>
        </w:rPr>
        <w:t xml:space="preserve">; </w:t>
      </w:r>
      <w:r w:rsidRPr="000C33B6">
        <w:rPr>
          <w:rFonts w:ascii="Times New Roman" w:eastAsia="宋体" w:hAnsi="Times New Roman" w:cs="Times New Roman"/>
          <w:sz w:val="24"/>
        </w:rPr>
        <w:t>庄家炽</w:t>
      </w:r>
      <w:r w:rsidRPr="000C33B6">
        <w:rPr>
          <w:rFonts w:ascii="Times New Roman" w:eastAsia="宋体" w:hAnsi="Times New Roman" w:cs="Times New Roman"/>
          <w:sz w:val="24"/>
        </w:rPr>
        <w:t>, 2018</w:t>
      </w:r>
      <w:r w:rsidRPr="000C33B6">
        <w:rPr>
          <w:rFonts w:ascii="Times New Roman" w:eastAsia="宋体" w:hAnsi="Times New Roman" w:cs="Times New Roman"/>
          <w:sz w:val="24"/>
        </w:rPr>
        <w:t>）。因此，与不因兴趣择业的程序员相比，因兴趣择业的程序员</w:t>
      </w:r>
      <w:r w:rsidR="000822D6">
        <w:rPr>
          <w:rFonts w:ascii="Times New Roman" w:eastAsia="宋体" w:hAnsi="Times New Roman" w:cs="Times New Roman" w:hint="eastAsia"/>
          <w:sz w:val="24"/>
        </w:rPr>
        <w:t>或</w:t>
      </w:r>
      <w:r w:rsidRPr="000C33B6">
        <w:rPr>
          <w:rFonts w:ascii="Times New Roman" w:eastAsia="宋体" w:hAnsi="Times New Roman" w:cs="Times New Roman"/>
          <w:sz w:val="24"/>
        </w:rPr>
        <w:t>将更沉浸于工作过程，较少感受到长时间工作带来的心理压力与精神消耗，进而显著削弱工作时长对职业认同的负面影响。据此，本文提出假设</w:t>
      </w:r>
      <w:r w:rsidRPr="000C33B6">
        <w:rPr>
          <w:rFonts w:ascii="Times New Roman" w:eastAsia="宋体" w:hAnsi="Times New Roman" w:cs="Times New Roman"/>
          <w:sz w:val="24"/>
        </w:rPr>
        <w:t>3-2</w:t>
      </w:r>
      <w:r w:rsidRPr="000C33B6">
        <w:rPr>
          <w:rFonts w:ascii="Times New Roman" w:eastAsia="宋体" w:hAnsi="Times New Roman" w:cs="Times New Roman"/>
          <w:sz w:val="24"/>
        </w:rPr>
        <w:t>。</w:t>
      </w:r>
    </w:p>
    <w:p w14:paraId="2E36FBEA" w14:textId="54528D7E" w:rsidR="00843527" w:rsidRDefault="00D55726" w:rsidP="000D5108">
      <w:pPr>
        <w:tabs>
          <w:tab w:val="num" w:pos="1440"/>
        </w:tabs>
        <w:spacing w:beforeLines="50" w:before="156" w:afterLines="50" w:after="156" w:line="276" w:lineRule="auto"/>
        <w:ind w:firstLineChars="200" w:firstLine="480"/>
        <w:rPr>
          <w:rFonts w:ascii="Times New Roman" w:eastAsia="仿宋" w:hAnsi="Times New Roman" w:cs="Times New Roman"/>
          <w:sz w:val="24"/>
        </w:rPr>
      </w:pPr>
      <w:r w:rsidRPr="001F76C5">
        <w:rPr>
          <w:rFonts w:ascii="Times New Roman" w:eastAsia="仿宋" w:hAnsi="Times New Roman" w:cs="Times New Roman" w:hint="eastAsia"/>
          <w:sz w:val="24"/>
        </w:rPr>
        <w:t>假设</w:t>
      </w:r>
      <w:r w:rsidRPr="001F76C5">
        <w:rPr>
          <w:rFonts w:ascii="Times New Roman" w:eastAsia="仿宋" w:hAnsi="Times New Roman" w:cs="Times New Roman" w:hint="eastAsia"/>
          <w:sz w:val="24"/>
        </w:rPr>
        <w:t>3-2</w:t>
      </w:r>
      <w:r w:rsidRPr="001F76C5">
        <w:rPr>
          <w:rFonts w:ascii="Times New Roman" w:eastAsia="仿宋" w:hAnsi="Times New Roman" w:cs="Times New Roman" w:hint="eastAsia"/>
          <w:sz w:val="24"/>
        </w:rPr>
        <w:t>：因兴趣择业会弱化工作时长对职业认同的削弱效果。</w:t>
      </w:r>
    </w:p>
    <w:p w14:paraId="25B3304F" w14:textId="39419197" w:rsidR="00394B14" w:rsidRDefault="007435BA" w:rsidP="00394B14">
      <w:pPr>
        <w:spacing w:line="276" w:lineRule="auto"/>
        <w:ind w:firstLineChars="200" w:firstLine="480"/>
        <w:rPr>
          <w:rFonts w:ascii="宋体" w:eastAsia="宋体" w:hAnsi="宋体"/>
          <w:sz w:val="24"/>
        </w:rPr>
      </w:pPr>
      <w:r>
        <w:rPr>
          <w:rFonts w:ascii="宋体" w:eastAsia="宋体" w:hAnsi="宋体" w:hint="eastAsia"/>
          <w:sz w:val="24"/>
        </w:rPr>
        <w:t>得益于</w:t>
      </w:r>
      <w:r w:rsidR="00394B14" w:rsidRPr="00AD3C1E">
        <w:rPr>
          <w:rFonts w:ascii="宋体" w:eastAsia="宋体" w:hAnsi="宋体" w:hint="eastAsia"/>
          <w:sz w:val="24"/>
        </w:rPr>
        <w:t>社会发展和产业转型步入数字化的快车道，</w:t>
      </w:r>
      <w:r>
        <w:rPr>
          <w:rFonts w:ascii="宋体" w:eastAsia="宋体" w:hAnsi="宋体" w:hint="eastAsia"/>
          <w:sz w:val="24"/>
        </w:rPr>
        <w:t>信息技术行业的人才</w:t>
      </w:r>
      <w:r w:rsidR="00394B14" w:rsidRPr="00AD3C1E">
        <w:rPr>
          <w:rFonts w:ascii="宋体" w:eastAsia="宋体" w:hAnsi="宋体" w:hint="eastAsia"/>
          <w:sz w:val="24"/>
        </w:rPr>
        <w:t>供给长期难以满足市场需求，</w:t>
      </w:r>
      <w:r w:rsidR="004056D7">
        <w:rPr>
          <w:rFonts w:ascii="宋体" w:eastAsia="宋体" w:hAnsi="宋体" w:hint="eastAsia"/>
          <w:sz w:val="24"/>
        </w:rPr>
        <w:t>从而</w:t>
      </w:r>
      <w:r w:rsidR="00394B14" w:rsidRPr="00AD3C1E">
        <w:rPr>
          <w:rFonts w:ascii="宋体" w:eastAsia="宋体" w:hAnsi="宋体" w:hint="eastAsia"/>
          <w:sz w:val="24"/>
        </w:rPr>
        <w:t>提升了该行业的整体薪资水平。高薪和知识密集的双重特性也培育</w:t>
      </w:r>
      <w:r w:rsidR="00790794">
        <w:rPr>
          <w:rFonts w:ascii="宋体" w:eastAsia="宋体" w:hAnsi="宋体" w:hint="eastAsia"/>
          <w:sz w:val="24"/>
        </w:rPr>
        <w:t>出</w:t>
      </w:r>
      <w:r w:rsidR="00394B14" w:rsidRPr="00AD3C1E">
        <w:rPr>
          <w:rFonts w:ascii="宋体" w:eastAsia="宋体" w:hAnsi="宋体" w:hint="eastAsia"/>
          <w:sz w:val="24"/>
        </w:rPr>
        <w:t>该领域</w:t>
      </w:r>
      <w:r w:rsidR="00790794">
        <w:rPr>
          <w:rFonts w:ascii="宋体" w:eastAsia="宋体" w:hAnsi="宋体" w:hint="eastAsia"/>
          <w:sz w:val="24"/>
        </w:rPr>
        <w:t>从业者</w:t>
      </w:r>
      <w:r w:rsidR="00394B14" w:rsidRPr="00AD3C1E">
        <w:rPr>
          <w:rFonts w:ascii="宋体" w:eastAsia="宋体" w:hAnsi="宋体" w:hint="eastAsia"/>
          <w:sz w:val="24"/>
        </w:rPr>
        <w:t>的两种择业取向，使程序员成为当前最适合探讨</w:t>
      </w:r>
      <w:r w:rsidR="00394B14" w:rsidRPr="00AD3C1E">
        <w:rPr>
          <w:rFonts w:ascii="宋体" w:eastAsia="宋体" w:hAnsi="宋体" w:hint="eastAsia"/>
          <w:sz w:val="24"/>
        </w:rPr>
        <w:lastRenderedPageBreak/>
        <w:t>职业</w:t>
      </w:r>
      <w:r w:rsidR="006B3E9A">
        <w:rPr>
          <w:rFonts w:ascii="宋体" w:eastAsia="宋体" w:hAnsi="宋体" w:hint="eastAsia"/>
          <w:sz w:val="24"/>
        </w:rPr>
        <w:t>生存性与超越性</w:t>
      </w:r>
      <w:r w:rsidR="00394B14" w:rsidRPr="00AD3C1E">
        <w:rPr>
          <w:rFonts w:ascii="宋体" w:eastAsia="宋体" w:hAnsi="宋体" w:hint="eastAsia"/>
          <w:sz w:val="24"/>
        </w:rPr>
        <w:t>张力的实证群体。本文的分析框架详见</w:t>
      </w:r>
      <w:r w:rsidR="00394B14" w:rsidRPr="00AD3C1E">
        <w:rPr>
          <w:rFonts w:ascii="Times New Roman" w:eastAsia="宋体" w:hAnsi="Times New Roman" w:cs="Times New Roman"/>
          <w:sz w:val="24"/>
        </w:rPr>
        <w:t>图</w:t>
      </w:r>
      <w:r w:rsidR="00394B14" w:rsidRPr="00AD3C1E">
        <w:rPr>
          <w:rFonts w:ascii="Times New Roman" w:eastAsia="宋体" w:hAnsi="Times New Roman" w:cs="Times New Roman"/>
          <w:sz w:val="24"/>
        </w:rPr>
        <w:t>1</w:t>
      </w:r>
      <w:r w:rsidR="00394B14" w:rsidRPr="00AD3C1E">
        <w:rPr>
          <w:rFonts w:ascii="宋体" w:eastAsia="宋体" w:hAnsi="宋体" w:hint="eastAsia"/>
          <w:sz w:val="24"/>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6"/>
      </w:tblGrid>
      <w:tr w:rsidR="00394B14" w14:paraId="623C2D53" w14:textId="77777777" w:rsidTr="006717C2">
        <w:tc>
          <w:tcPr>
            <w:tcW w:w="8296" w:type="dxa"/>
          </w:tcPr>
          <w:p w14:paraId="609C2B76" w14:textId="77777777" w:rsidR="00394B14" w:rsidRDefault="00394B14" w:rsidP="006717C2">
            <w:pPr>
              <w:autoSpaceDE w:val="0"/>
              <w:autoSpaceDN w:val="0"/>
              <w:adjustRightInd w:val="0"/>
              <w:spacing w:beforeLines="100" w:before="312"/>
              <w:jc w:val="center"/>
              <w:rPr>
                <w:rFonts w:ascii="Times New Roman" w:hAnsi="Times New Roman" w:cs="Times New Roman"/>
                <w:kern w:val="0"/>
                <w:sz w:val="24"/>
              </w:rPr>
            </w:pPr>
            <w:r>
              <w:rPr>
                <w:rFonts w:ascii="Times New Roman" w:hAnsi="Times New Roman" w:cs="Times New Roman" w:hint="eastAsia"/>
                <w:noProof/>
                <w:kern w:val="0"/>
                <w:sz w:val="24"/>
              </w:rPr>
              <w:drawing>
                <wp:inline distT="0" distB="0" distL="0" distR="0" wp14:anchorId="41A9A524" wp14:editId="7BFA303D">
                  <wp:extent cx="5237518" cy="2560649"/>
                  <wp:effectExtent l="0" t="0" r="0" b="5080"/>
                  <wp:docPr id="15666325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32550" name="图片 10"/>
                          <pic:cNvPicPr/>
                        </pic:nvPicPr>
                        <pic:blipFill>
                          <a:blip r:embed="rId8" cstate="print">
                            <a:extLst>
                              <a:ext uri="{28A0092B-C50C-407E-A947-70E740481C1C}">
                                <a14:useLocalDpi xmlns:a14="http://schemas.microsoft.com/office/drawing/2010/main" val="0"/>
                              </a:ext>
                            </a:extLst>
                          </a:blip>
                          <a:srcRect l="17" r="17"/>
                          <a:stretch>
                            <a:fillRect/>
                          </a:stretch>
                        </pic:blipFill>
                        <pic:spPr bwMode="auto">
                          <a:xfrm>
                            <a:off x="0" y="0"/>
                            <a:ext cx="5237518" cy="2560649"/>
                          </a:xfrm>
                          <a:prstGeom prst="rect">
                            <a:avLst/>
                          </a:prstGeom>
                          <a:ln>
                            <a:noFill/>
                          </a:ln>
                          <a:extLst>
                            <a:ext uri="{53640926-AAD7-44D8-BBD7-CCE9431645EC}">
                              <a14:shadowObscured xmlns:a14="http://schemas.microsoft.com/office/drawing/2010/main"/>
                            </a:ext>
                          </a:extLst>
                        </pic:spPr>
                      </pic:pic>
                    </a:graphicData>
                  </a:graphic>
                </wp:inline>
              </w:drawing>
            </w:r>
          </w:p>
        </w:tc>
      </w:tr>
      <w:tr w:rsidR="00394B14" w:rsidRPr="00182115" w14:paraId="6DE9E957" w14:textId="77777777" w:rsidTr="006717C2">
        <w:tc>
          <w:tcPr>
            <w:tcW w:w="8296" w:type="dxa"/>
          </w:tcPr>
          <w:p w14:paraId="580C60C9" w14:textId="67E8CBA2" w:rsidR="00394B14" w:rsidRPr="00182115" w:rsidRDefault="00394B14" w:rsidP="00210B87">
            <w:pPr>
              <w:autoSpaceDE w:val="0"/>
              <w:autoSpaceDN w:val="0"/>
              <w:adjustRightInd w:val="0"/>
              <w:spacing w:beforeLines="50" w:before="156" w:line="276" w:lineRule="auto"/>
              <w:jc w:val="center"/>
              <w:rPr>
                <w:rFonts w:ascii="Times New Roman" w:eastAsia="仿宋" w:hAnsi="Times New Roman" w:cs="Times New Roman"/>
                <w:noProof/>
                <w:kern w:val="0"/>
                <w:sz w:val="20"/>
                <w:szCs w:val="20"/>
              </w:rPr>
            </w:pPr>
            <w:r w:rsidRPr="00182115">
              <w:rPr>
                <w:rFonts w:ascii="Times New Roman" w:eastAsia="仿宋" w:hAnsi="Times New Roman" w:cs="Times New Roman"/>
                <w:noProof/>
                <w:kern w:val="0"/>
                <w:sz w:val="20"/>
                <w:szCs w:val="20"/>
              </w:rPr>
              <w:t>图</w:t>
            </w:r>
            <w:r w:rsidR="00210B87">
              <w:rPr>
                <w:rFonts w:ascii="Times New Roman" w:eastAsia="仿宋" w:hAnsi="Times New Roman" w:cs="Times New Roman" w:hint="eastAsia"/>
                <w:noProof/>
                <w:kern w:val="0"/>
                <w:sz w:val="20"/>
                <w:szCs w:val="20"/>
              </w:rPr>
              <w:t>1</w:t>
            </w:r>
            <w:r w:rsidRPr="00182115">
              <w:rPr>
                <w:rFonts w:ascii="Times New Roman" w:eastAsia="仿宋" w:hAnsi="Times New Roman" w:cs="Times New Roman" w:hint="eastAsia"/>
                <w:noProof/>
                <w:kern w:val="0"/>
                <w:sz w:val="20"/>
                <w:szCs w:val="20"/>
              </w:rPr>
              <w:t xml:space="preserve"> </w:t>
            </w:r>
            <w:r w:rsidR="00210B87">
              <w:rPr>
                <w:rFonts w:ascii="Times New Roman" w:eastAsia="仿宋" w:hAnsi="Times New Roman" w:cs="Times New Roman" w:hint="eastAsia"/>
                <w:noProof/>
                <w:kern w:val="0"/>
                <w:sz w:val="20"/>
                <w:szCs w:val="20"/>
              </w:rPr>
              <w:t>分析框架</w:t>
            </w:r>
          </w:p>
        </w:tc>
      </w:tr>
    </w:tbl>
    <w:p w14:paraId="32C830BE" w14:textId="635BCE11" w:rsidR="00892D8A" w:rsidRPr="00BC4B16" w:rsidRDefault="00892D8A" w:rsidP="00394B14">
      <w:pPr>
        <w:pStyle w:val="1"/>
        <w:spacing w:beforeLines="100" w:before="312" w:afterLines="100" w:after="312" w:line="300" w:lineRule="auto"/>
        <w:jc w:val="center"/>
        <w:rPr>
          <w:rFonts w:ascii="黑体" w:eastAsia="黑体" w:hAnsi="黑体"/>
          <w:color w:val="auto"/>
          <w:sz w:val="28"/>
          <w:szCs w:val="28"/>
        </w:rPr>
      </w:pPr>
      <w:r w:rsidRPr="00BC4B16">
        <w:rPr>
          <w:rFonts w:ascii="黑体" w:eastAsia="黑体" w:hAnsi="黑体" w:hint="eastAsia"/>
          <w:color w:val="auto"/>
          <w:sz w:val="28"/>
          <w:szCs w:val="28"/>
        </w:rPr>
        <w:t>三、数据</w:t>
      </w:r>
      <w:r w:rsidR="00AA47FC" w:rsidRPr="00BC4B16">
        <w:rPr>
          <w:rFonts w:ascii="黑体" w:eastAsia="黑体" w:hAnsi="黑体" w:hint="eastAsia"/>
          <w:color w:val="auto"/>
          <w:sz w:val="28"/>
          <w:szCs w:val="28"/>
        </w:rPr>
        <w:t>、</w:t>
      </w:r>
      <w:r w:rsidRPr="00BC4B16">
        <w:rPr>
          <w:rFonts w:ascii="黑体" w:eastAsia="黑体" w:hAnsi="黑体" w:hint="eastAsia"/>
          <w:color w:val="auto"/>
          <w:sz w:val="28"/>
          <w:szCs w:val="28"/>
        </w:rPr>
        <w:t>变量</w:t>
      </w:r>
      <w:r w:rsidR="00AA47FC" w:rsidRPr="00BC4B16">
        <w:rPr>
          <w:rFonts w:ascii="黑体" w:eastAsia="黑体" w:hAnsi="黑体" w:hint="eastAsia"/>
          <w:color w:val="auto"/>
          <w:sz w:val="28"/>
          <w:szCs w:val="28"/>
        </w:rPr>
        <w:t>与分析策略</w:t>
      </w:r>
    </w:p>
    <w:p w14:paraId="129AFB41" w14:textId="49BE68D7" w:rsidR="00FF3165" w:rsidRDefault="00312602" w:rsidP="00FF3165">
      <w:pPr>
        <w:pStyle w:val="3"/>
        <w:spacing w:beforeLines="50" w:before="156" w:afterLines="50" w:after="156" w:line="300" w:lineRule="auto"/>
        <w:rPr>
          <w:rFonts w:ascii="Times New Roman" w:eastAsia="黑体" w:hAnsi="Times New Roman" w:cs="Times New Roman"/>
          <w:color w:val="000000" w:themeColor="text1"/>
          <w:sz w:val="24"/>
          <w:szCs w:val="24"/>
        </w:rPr>
      </w:pPr>
      <w:r w:rsidRPr="00BA4F17">
        <w:rPr>
          <w:rFonts w:ascii="Times New Roman" w:eastAsia="黑体" w:hAnsi="Times New Roman" w:cs="Times New Roman"/>
          <w:color w:val="000000" w:themeColor="text1"/>
          <w:sz w:val="24"/>
          <w:szCs w:val="24"/>
        </w:rPr>
        <w:t>（一）数据来源：</w:t>
      </w:r>
      <w:r w:rsidRPr="00BA4F17">
        <w:rPr>
          <w:rFonts w:ascii="Times New Roman" w:eastAsia="黑体" w:hAnsi="Times New Roman" w:cs="Times New Roman"/>
          <w:color w:val="000000" w:themeColor="text1"/>
          <w:sz w:val="24"/>
          <w:szCs w:val="24"/>
        </w:rPr>
        <w:t>2023</w:t>
      </w:r>
      <w:r w:rsidRPr="00BA4F17">
        <w:rPr>
          <w:rFonts w:ascii="Times New Roman" w:eastAsia="黑体" w:hAnsi="Times New Roman" w:cs="Times New Roman"/>
          <w:color w:val="000000" w:themeColor="text1"/>
          <w:sz w:val="24"/>
          <w:szCs w:val="24"/>
        </w:rPr>
        <w:t>年中国软件工程师调查</w:t>
      </w:r>
    </w:p>
    <w:p w14:paraId="26F306F4" w14:textId="7BBA4333" w:rsidR="00120C5D" w:rsidRDefault="00BB5231" w:rsidP="009458EC">
      <w:pPr>
        <w:spacing w:line="276" w:lineRule="auto"/>
        <w:ind w:firstLineChars="200" w:firstLine="480"/>
        <w:rPr>
          <w:rFonts w:ascii="宋体" w:eastAsia="宋体" w:hAnsi="宋体"/>
          <w:sz w:val="24"/>
        </w:rPr>
      </w:pPr>
      <w:r w:rsidRPr="007C2059">
        <w:rPr>
          <w:rFonts w:ascii="宋体" w:eastAsia="宋体" w:hAnsi="宋体" w:hint="eastAsia"/>
          <w:sz w:val="24"/>
        </w:rPr>
        <w:t>本文采用</w:t>
      </w:r>
      <w:r>
        <w:rPr>
          <w:rFonts w:ascii="宋体" w:eastAsia="宋体" w:hAnsi="宋体" w:hint="eastAsia"/>
          <w:sz w:val="24"/>
        </w:rPr>
        <w:t>“</w:t>
      </w:r>
      <w:r w:rsidRPr="007C2059">
        <w:rPr>
          <w:rFonts w:ascii="Times New Roman" w:eastAsia="宋体" w:hAnsi="Times New Roman" w:cs="Times New Roman"/>
          <w:sz w:val="24"/>
        </w:rPr>
        <w:t>2023</w:t>
      </w:r>
      <w:r w:rsidRPr="007C2059">
        <w:rPr>
          <w:rFonts w:ascii="宋体" w:eastAsia="宋体" w:hAnsi="宋体" w:hint="eastAsia"/>
          <w:sz w:val="24"/>
        </w:rPr>
        <w:t>年中国软件工程师调查</w:t>
      </w:r>
      <w:r>
        <w:rPr>
          <w:rFonts w:ascii="宋体" w:eastAsia="宋体" w:hAnsi="宋体" w:hint="eastAsia"/>
          <w:sz w:val="24"/>
        </w:rPr>
        <w:t>”</w:t>
      </w:r>
      <w:r w:rsidRPr="007C2059">
        <w:rPr>
          <w:rFonts w:ascii="宋体" w:eastAsia="宋体" w:hAnsi="宋体" w:hint="eastAsia"/>
          <w:sz w:val="24"/>
        </w:rPr>
        <w:t>的数据。</w:t>
      </w:r>
      <w:r>
        <w:rPr>
          <w:rFonts w:ascii="宋体" w:eastAsia="宋体" w:hAnsi="宋体" w:hint="eastAsia"/>
          <w:sz w:val="24"/>
        </w:rPr>
        <w:t>该调查由</w:t>
      </w:r>
      <w:r w:rsidRPr="00EF626C">
        <w:rPr>
          <w:rFonts w:ascii="宋体" w:eastAsia="宋体" w:hAnsi="宋体"/>
          <w:sz w:val="24"/>
        </w:rPr>
        <w:t>清华大学社会科学学院中国社会调查与研究中心</w:t>
      </w:r>
      <w:r>
        <w:rPr>
          <w:rFonts w:ascii="宋体" w:eastAsia="宋体" w:hAnsi="宋体" w:hint="eastAsia"/>
          <w:sz w:val="24"/>
        </w:rPr>
        <w:t>、</w:t>
      </w:r>
      <w:r w:rsidRPr="00EF626C">
        <w:rPr>
          <w:rFonts w:ascii="宋体" w:eastAsia="宋体" w:hAnsi="宋体"/>
          <w:sz w:val="24"/>
        </w:rPr>
        <w:t>清华大学社会学系</w:t>
      </w:r>
      <w:r>
        <w:rPr>
          <w:rFonts w:ascii="宋体" w:eastAsia="宋体" w:hAnsi="宋体" w:hint="eastAsia"/>
          <w:sz w:val="24"/>
        </w:rPr>
        <w:t>与</w:t>
      </w:r>
      <w:r w:rsidRPr="00EF626C">
        <w:rPr>
          <w:rFonts w:ascii="宋体" w:eastAsia="宋体" w:hAnsi="宋体"/>
          <w:sz w:val="24"/>
        </w:rPr>
        <w:t>中国科学技术协会</w:t>
      </w:r>
      <w:r>
        <w:rPr>
          <w:rFonts w:ascii="宋体" w:eastAsia="宋体" w:hAnsi="宋体" w:hint="eastAsia"/>
          <w:sz w:val="24"/>
        </w:rPr>
        <w:t>组织人事部联合开展，以全国程序员为</w:t>
      </w:r>
      <w:r w:rsidR="00E138C1">
        <w:rPr>
          <w:rFonts w:ascii="宋体" w:eastAsia="宋体" w:hAnsi="宋体" w:hint="eastAsia"/>
          <w:sz w:val="24"/>
        </w:rPr>
        <w:t>研究对象</w:t>
      </w:r>
      <w:r>
        <w:rPr>
          <w:rFonts w:ascii="宋体" w:eastAsia="宋体" w:hAnsi="宋体" w:hint="eastAsia"/>
          <w:sz w:val="24"/>
        </w:rPr>
        <w:t>，旨在深入了解</w:t>
      </w:r>
      <w:r w:rsidR="0023152D">
        <w:rPr>
          <w:rFonts w:ascii="宋体" w:eastAsia="宋体" w:hAnsi="宋体" w:hint="eastAsia"/>
          <w:sz w:val="24"/>
        </w:rPr>
        <w:t>数字时代背景下</w:t>
      </w:r>
      <w:r>
        <w:rPr>
          <w:rFonts w:ascii="宋体" w:eastAsia="宋体" w:hAnsi="宋体" w:hint="eastAsia"/>
          <w:sz w:val="24"/>
        </w:rPr>
        <w:t>中国程序员在工作、生活和观念等方面的情况。</w:t>
      </w:r>
    </w:p>
    <w:p w14:paraId="0927E183" w14:textId="7EAD89BE" w:rsidR="00BB5231" w:rsidRDefault="00BB5231" w:rsidP="009458EC">
      <w:pPr>
        <w:spacing w:line="276" w:lineRule="auto"/>
        <w:ind w:firstLineChars="200" w:firstLine="480"/>
        <w:rPr>
          <w:rFonts w:ascii="宋体" w:eastAsia="宋体" w:hAnsi="宋体"/>
          <w:sz w:val="24"/>
        </w:rPr>
      </w:pPr>
      <w:r>
        <w:rPr>
          <w:rFonts w:ascii="宋体" w:eastAsia="宋体" w:hAnsi="宋体" w:hint="eastAsia"/>
          <w:sz w:val="24"/>
        </w:rPr>
        <w:t>在各级科学技术协会的支持下，课题组</w:t>
      </w:r>
      <w:r w:rsidR="00E205D2">
        <w:rPr>
          <w:rFonts w:ascii="宋体" w:eastAsia="宋体" w:hAnsi="宋体" w:hint="eastAsia"/>
          <w:sz w:val="24"/>
        </w:rPr>
        <w:t>基于软件行业相关研究报告和官方统计数据、采取立意抽样（</w:t>
      </w:r>
      <w:r w:rsidR="00E205D2" w:rsidRPr="00DE02A9">
        <w:rPr>
          <w:rFonts w:ascii="Times New Roman" w:eastAsia="宋体" w:hAnsi="Times New Roman" w:cs="Times New Roman"/>
          <w:sz w:val="24"/>
        </w:rPr>
        <w:t>Purposive Sampling</w:t>
      </w:r>
      <w:r w:rsidR="00E205D2">
        <w:rPr>
          <w:rFonts w:ascii="宋体" w:eastAsia="宋体" w:hAnsi="宋体" w:hint="eastAsia"/>
          <w:sz w:val="24"/>
        </w:rPr>
        <w:t>）的方式确定问卷发放机构名单，</w:t>
      </w:r>
      <w:r w:rsidR="009C05E9">
        <w:rPr>
          <w:rFonts w:ascii="宋体" w:eastAsia="宋体" w:hAnsi="宋体" w:hint="eastAsia"/>
          <w:sz w:val="24"/>
        </w:rPr>
        <w:t>使用</w:t>
      </w:r>
      <w:r w:rsidRPr="00261F0A">
        <w:rPr>
          <w:rFonts w:ascii="Times New Roman" w:eastAsia="宋体" w:hAnsi="Times New Roman" w:cs="Times New Roman"/>
          <w:sz w:val="24"/>
        </w:rPr>
        <w:t>Lime Survey</w:t>
      </w:r>
      <w:r>
        <w:rPr>
          <w:rFonts w:ascii="宋体" w:eastAsia="宋体" w:hAnsi="宋体" w:hint="eastAsia"/>
          <w:sz w:val="24"/>
        </w:rPr>
        <w:t>系统</w:t>
      </w:r>
      <w:r w:rsidR="00CF5C78">
        <w:rPr>
          <w:rFonts w:ascii="宋体" w:eastAsia="宋体" w:hAnsi="宋体" w:hint="eastAsia"/>
          <w:sz w:val="24"/>
        </w:rPr>
        <w:t>设计并发放</w:t>
      </w:r>
      <w:r>
        <w:rPr>
          <w:rFonts w:ascii="宋体" w:eastAsia="宋体" w:hAnsi="宋体" w:hint="eastAsia"/>
          <w:sz w:val="24"/>
        </w:rPr>
        <w:t>网络问卷</w:t>
      </w:r>
      <w:r w:rsidR="00704E2C">
        <w:rPr>
          <w:rFonts w:ascii="宋体" w:eastAsia="宋体" w:hAnsi="宋体" w:hint="eastAsia"/>
          <w:sz w:val="24"/>
        </w:rPr>
        <w:t>（</w:t>
      </w:r>
      <w:r w:rsidR="00704E2C" w:rsidRPr="00704E2C">
        <w:rPr>
          <w:rFonts w:ascii="宋体" w:eastAsia="宋体" w:hAnsi="宋体"/>
          <w:sz w:val="24"/>
        </w:rPr>
        <w:t>臧雷振</w:t>
      </w:r>
      <w:r w:rsidR="00C203C5">
        <w:rPr>
          <w:rFonts w:ascii="宋体" w:eastAsia="宋体" w:hAnsi="宋体" w:hint="eastAsia"/>
          <w:sz w:val="24"/>
        </w:rPr>
        <w:t>、</w:t>
      </w:r>
      <w:r w:rsidR="00704E2C" w:rsidRPr="00704E2C">
        <w:rPr>
          <w:rFonts w:ascii="宋体" w:eastAsia="宋体" w:hAnsi="宋体"/>
          <w:sz w:val="24"/>
        </w:rPr>
        <w:t>徐榕</w:t>
      </w:r>
      <w:r w:rsidR="00A74869">
        <w:rPr>
          <w:rFonts w:ascii="Times New Roman" w:eastAsia="宋体" w:hAnsi="Times New Roman" w:cs="Times New Roman"/>
          <w:sz w:val="24"/>
        </w:rPr>
        <w:t xml:space="preserve">, </w:t>
      </w:r>
      <w:r w:rsidR="00704E2C" w:rsidRPr="00E745B3">
        <w:rPr>
          <w:rFonts w:ascii="Times New Roman" w:eastAsia="宋体" w:hAnsi="Times New Roman" w:cs="Times New Roman"/>
          <w:sz w:val="24"/>
        </w:rPr>
        <w:t>2023</w:t>
      </w:r>
      <w:r w:rsidR="00704E2C">
        <w:rPr>
          <w:rFonts w:ascii="宋体" w:eastAsia="宋体" w:hAnsi="宋体" w:hint="eastAsia"/>
          <w:sz w:val="24"/>
        </w:rPr>
        <w:t>）</w:t>
      </w:r>
      <w:r>
        <w:rPr>
          <w:rFonts w:ascii="宋体" w:eastAsia="宋体" w:hAnsi="宋体" w:hint="eastAsia"/>
          <w:sz w:val="24"/>
        </w:rPr>
        <w:t>，</w:t>
      </w:r>
      <w:r w:rsidR="00DE416E">
        <w:rPr>
          <w:rFonts w:ascii="宋体" w:eastAsia="宋体" w:hAnsi="宋体" w:hint="eastAsia"/>
          <w:sz w:val="24"/>
        </w:rPr>
        <w:t>最终</w:t>
      </w:r>
      <w:r w:rsidR="00E46E0A">
        <w:rPr>
          <w:rFonts w:ascii="宋体" w:eastAsia="宋体" w:hAnsi="宋体" w:hint="eastAsia"/>
          <w:sz w:val="24"/>
        </w:rPr>
        <w:t>收回</w:t>
      </w:r>
      <w:r w:rsidR="00DE416E">
        <w:rPr>
          <w:rFonts w:ascii="宋体" w:eastAsia="宋体" w:hAnsi="宋体" w:hint="eastAsia"/>
          <w:sz w:val="24"/>
        </w:rPr>
        <w:t>来自</w:t>
      </w:r>
      <w:r w:rsidR="00DE416E" w:rsidRPr="00603AA0">
        <w:rPr>
          <w:rFonts w:ascii="Times New Roman" w:eastAsia="宋体" w:hAnsi="Times New Roman" w:cs="Times New Roman"/>
          <w:sz w:val="24"/>
        </w:rPr>
        <w:t>24</w:t>
      </w:r>
      <w:r w:rsidR="00DE416E">
        <w:rPr>
          <w:rFonts w:ascii="宋体" w:eastAsia="宋体" w:hAnsi="宋体" w:hint="eastAsia"/>
          <w:sz w:val="24"/>
        </w:rPr>
        <w:t>个省级</w:t>
      </w:r>
      <w:r w:rsidR="00086E4F">
        <w:rPr>
          <w:rFonts w:ascii="宋体" w:eastAsia="宋体" w:hAnsi="宋体" w:hint="eastAsia"/>
          <w:sz w:val="24"/>
        </w:rPr>
        <w:t>行政单位</w:t>
      </w:r>
      <w:r w:rsidR="00DE416E">
        <w:rPr>
          <w:rFonts w:ascii="宋体" w:eastAsia="宋体" w:hAnsi="宋体" w:hint="eastAsia"/>
          <w:sz w:val="24"/>
        </w:rPr>
        <w:t>、</w:t>
      </w:r>
      <w:r w:rsidR="00DE416E" w:rsidRPr="000B106B">
        <w:rPr>
          <w:rFonts w:ascii="Times New Roman" w:eastAsia="宋体" w:hAnsi="Times New Roman" w:cs="Times New Roman"/>
          <w:sz w:val="24"/>
        </w:rPr>
        <w:t>1</w:t>
      </w:r>
      <w:r w:rsidR="009458EC">
        <w:rPr>
          <w:rFonts w:ascii="Times New Roman" w:eastAsia="宋体" w:hAnsi="Times New Roman" w:cs="Times New Roman" w:hint="eastAsia"/>
          <w:sz w:val="24"/>
        </w:rPr>
        <w:t>47</w:t>
      </w:r>
      <w:r w:rsidR="00DE416E">
        <w:rPr>
          <w:rFonts w:ascii="宋体" w:eastAsia="宋体" w:hAnsi="宋体" w:hint="eastAsia"/>
          <w:sz w:val="24"/>
        </w:rPr>
        <w:t>家企业的</w:t>
      </w:r>
      <w:r w:rsidRPr="00261F0A">
        <w:rPr>
          <w:rFonts w:ascii="Times New Roman" w:eastAsia="宋体" w:hAnsi="Times New Roman" w:cs="Times New Roman"/>
          <w:sz w:val="24"/>
        </w:rPr>
        <w:t>67267</w:t>
      </w:r>
      <w:r>
        <w:rPr>
          <w:rFonts w:ascii="宋体" w:eastAsia="宋体" w:hAnsi="宋体" w:hint="eastAsia"/>
          <w:sz w:val="24"/>
        </w:rPr>
        <w:t>份</w:t>
      </w:r>
      <w:r w:rsidR="00DE416E">
        <w:rPr>
          <w:rFonts w:ascii="宋体" w:eastAsia="宋体" w:hAnsi="宋体" w:hint="eastAsia"/>
          <w:sz w:val="24"/>
        </w:rPr>
        <w:t>问卷</w:t>
      </w:r>
      <w:r>
        <w:rPr>
          <w:rFonts w:ascii="宋体" w:eastAsia="宋体" w:hAnsi="宋体" w:hint="eastAsia"/>
          <w:sz w:val="24"/>
        </w:rPr>
        <w:t>，剔除</w:t>
      </w:r>
      <w:r w:rsidR="007C5A26">
        <w:rPr>
          <w:rFonts w:ascii="宋体" w:eastAsia="宋体" w:hAnsi="宋体" w:hint="eastAsia"/>
          <w:sz w:val="24"/>
        </w:rPr>
        <w:t>低样本量省份、</w:t>
      </w:r>
      <w:r>
        <w:rPr>
          <w:rFonts w:ascii="宋体" w:eastAsia="宋体" w:hAnsi="宋体" w:hint="eastAsia"/>
          <w:sz w:val="24"/>
        </w:rPr>
        <w:t>不完整填答、脚本程序自动填答和行政岗位的样本后，最终有效样本量为</w:t>
      </w:r>
      <w:r w:rsidRPr="00261F0A">
        <w:rPr>
          <w:rFonts w:ascii="Times New Roman" w:eastAsia="宋体" w:hAnsi="Times New Roman" w:cs="Times New Roman"/>
          <w:sz w:val="24"/>
        </w:rPr>
        <w:t>14</w:t>
      </w:r>
      <w:r w:rsidR="00A80CEE">
        <w:rPr>
          <w:rFonts w:ascii="Times New Roman" w:eastAsia="宋体" w:hAnsi="Times New Roman" w:cs="Times New Roman" w:hint="eastAsia"/>
          <w:sz w:val="24"/>
        </w:rPr>
        <w:t>4</w:t>
      </w:r>
      <w:r w:rsidR="007C5A26">
        <w:rPr>
          <w:rFonts w:ascii="Times New Roman" w:eastAsia="宋体" w:hAnsi="Times New Roman" w:cs="Times New Roman" w:hint="eastAsia"/>
          <w:sz w:val="24"/>
        </w:rPr>
        <w:t>85</w:t>
      </w:r>
      <w:r>
        <w:rPr>
          <w:rFonts w:ascii="Times New Roman" w:eastAsia="宋体" w:hAnsi="Times New Roman" w:cs="Times New Roman" w:hint="eastAsia"/>
          <w:sz w:val="24"/>
        </w:rPr>
        <w:t>（占比</w:t>
      </w:r>
      <w:r>
        <w:rPr>
          <w:rFonts w:ascii="Times New Roman" w:eastAsia="宋体" w:hAnsi="Times New Roman" w:cs="Times New Roman" w:hint="eastAsia"/>
          <w:sz w:val="24"/>
        </w:rPr>
        <w:t>2</w:t>
      </w:r>
      <w:r>
        <w:rPr>
          <w:rFonts w:ascii="Times New Roman" w:eastAsia="宋体" w:hAnsi="Times New Roman" w:cs="Times New Roman"/>
          <w:sz w:val="24"/>
        </w:rPr>
        <w:t>1.5</w:t>
      </w:r>
      <w:r w:rsidR="00F6092A">
        <w:rPr>
          <w:rFonts w:ascii="Times New Roman" w:eastAsia="宋体" w:hAnsi="Times New Roman" w:cs="Times New Roman" w:hint="eastAsia"/>
          <w:sz w:val="24"/>
        </w:rPr>
        <w:t>3</w:t>
      </w:r>
      <w:r>
        <w:rPr>
          <w:rFonts w:ascii="Times New Roman" w:eastAsia="宋体" w:hAnsi="Times New Roman" w:cs="Times New Roman"/>
          <w:sz w:val="24"/>
        </w:rPr>
        <w:t>%</w:t>
      </w:r>
      <w:r>
        <w:rPr>
          <w:rFonts w:ascii="Times New Roman" w:eastAsia="宋体" w:hAnsi="Times New Roman" w:cs="Times New Roman" w:hint="eastAsia"/>
          <w:sz w:val="24"/>
        </w:rPr>
        <w:t>）</w:t>
      </w:r>
      <w:r>
        <w:rPr>
          <w:rFonts w:ascii="宋体" w:eastAsia="宋体" w:hAnsi="宋体" w:hint="eastAsia"/>
          <w:sz w:val="24"/>
        </w:rPr>
        <w:t>，平均填写用时</w:t>
      </w:r>
      <w:r w:rsidR="0055323F">
        <w:rPr>
          <w:rFonts w:ascii="宋体" w:eastAsia="宋体" w:hAnsi="宋体" w:hint="eastAsia"/>
          <w:sz w:val="24"/>
        </w:rPr>
        <w:t>约</w:t>
      </w:r>
      <w:r>
        <w:rPr>
          <w:rFonts w:ascii="宋体" w:eastAsia="宋体" w:hAnsi="宋体" w:hint="eastAsia"/>
          <w:sz w:val="24"/>
        </w:rPr>
        <w:t>为</w:t>
      </w:r>
      <w:r w:rsidRPr="00261F0A">
        <w:rPr>
          <w:rFonts w:ascii="Times New Roman" w:eastAsia="宋体" w:hAnsi="Times New Roman" w:cs="Times New Roman"/>
          <w:sz w:val="24"/>
        </w:rPr>
        <w:t>10.27</w:t>
      </w:r>
      <w:r>
        <w:rPr>
          <w:rFonts w:ascii="宋体" w:eastAsia="宋体" w:hAnsi="宋体" w:hint="eastAsia"/>
          <w:sz w:val="24"/>
        </w:rPr>
        <w:t>分钟（</w:t>
      </w:r>
      <w:r w:rsidRPr="00261F0A">
        <w:rPr>
          <w:rFonts w:ascii="Times New Roman" w:eastAsia="宋体" w:hAnsi="Times New Roman" w:cs="Times New Roman"/>
          <w:sz w:val="24"/>
        </w:rPr>
        <w:t>616.</w:t>
      </w:r>
      <w:r w:rsidR="00030B70">
        <w:rPr>
          <w:rFonts w:ascii="Times New Roman" w:eastAsia="宋体" w:hAnsi="Times New Roman" w:cs="Times New Roman" w:hint="eastAsia"/>
          <w:sz w:val="24"/>
        </w:rPr>
        <w:t>2</w:t>
      </w:r>
      <w:r w:rsidRPr="00261F0A">
        <w:rPr>
          <w:rFonts w:ascii="Times New Roman" w:eastAsia="宋体" w:hAnsi="Times New Roman" w:cs="Times New Roman"/>
          <w:sz w:val="24"/>
        </w:rPr>
        <w:t>秒</w:t>
      </w:r>
      <w:r>
        <w:rPr>
          <w:rFonts w:ascii="宋体" w:eastAsia="宋体" w:hAnsi="宋体" w:hint="eastAsia"/>
          <w:sz w:val="24"/>
        </w:rPr>
        <w:t>）（王天夫等</w:t>
      </w:r>
      <w:r w:rsidRPr="00F21FBD">
        <w:rPr>
          <w:rFonts w:ascii="Times New Roman" w:eastAsia="宋体" w:hAnsi="Times New Roman" w:cs="Times New Roman"/>
          <w:sz w:val="24"/>
        </w:rPr>
        <w:t>,</w:t>
      </w:r>
      <w:r>
        <w:rPr>
          <w:rFonts w:ascii="宋体" w:eastAsia="宋体" w:hAnsi="宋体"/>
          <w:sz w:val="24"/>
        </w:rPr>
        <w:t xml:space="preserve"> </w:t>
      </w:r>
      <w:r w:rsidRPr="00E4263B">
        <w:rPr>
          <w:rFonts w:ascii="Times New Roman" w:eastAsia="宋体" w:hAnsi="Times New Roman" w:cs="Times New Roman"/>
          <w:sz w:val="24"/>
        </w:rPr>
        <w:t>2024</w:t>
      </w:r>
      <w:r>
        <w:rPr>
          <w:rFonts w:ascii="Times New Roman" w:eastAsia="宋体" w:hAnsi="Times New Roman" w:cs="Times New Roman"/>
          <w:sz w:val="24"/>
        </w:rPr>
        <w:t>: 4</w:t>
      </w:r>
      <w:r w:rsidR="00D35020">
        <w:rPr>
          <w:rFonts w:ascii="Times New Roman" w:eastAsia="宋体" w:hAnsi="Times New Roman" w:cs="Times New Roman" w:hint="eastAsia"/>
          <w:sz w:val="24"/>
        </w:rPr>
        <w:t>-5</w:t>
      </w:r>
      <w:r>
        <w:rPr>
          <w:rFonts w:ascii="宋体" w:eastAsia="宋体" w:hAnsi="宋体" w:hint="eastAsia"/>
          <w:sz w:val="24"/>
        </w:rPr>
        <w:t>）。</w:t>
      </w:r>
    </w:p>
    <w:p w14:paraId="1E7FD109" w14:textId="77777777" w:rsidR="00D11371" w:rsidRDefault="00D11371" w:rsidP="00D11371">
      <w:pPr>
        <w:pStyle w:val="3"/>
        <w:spacing w:beforeLines="50" w:before="156" w:afterLines="50" w:after="156" w:line="276" w:lineRule="auto"/>
        <w:rPr>
          <w:rFonts w:ascii="Times New Roman" w:eastAsia="黑体" w:hAnsi="Times New Roman" w:cs="Times New Roman"/>
          <w:color w:val="000000" w:themeColor="text1"/>
          <w:sz w:val="24"/>
          <w:szCs w:val="24"/>
        </w:rPr>
      </w:pPr>
      <w:r w:rsidRPr="003F214A">
        <w:rPr>
          <w:rFonts w:ascii="Times New Roman" w:eastAsia="黑体" w:hAnsi="Times New Roman" w:cs="Times New Roman"/>
          <w:color w:val="000000" w:themeColor="text1"/>
          <w:sz w:val="24"/>
          <w:szCs w:val="24"/>
        </w:rPr>
        <w:t>（</w:t>
      </w:r>
      <w:r w:rsidRPr="003F214A">
        <w:rPr>
          <w:rFonts w:ascii="Times New Roman" w:eastAsia="黑体" w:hAnsi="Times New Roman" w:cs="Times New Roman" w:hint="eastAsia"/>
          <w:color w:val="000000" w:themeColor="text1"/>
          <w:sz w:val="24"/>
          <w:szCs w:val="24"/>
        </w:rPr>
        <w:t>二</w:t>
      </w:r>
      <w:r w:rsidRPr="003F214A">
        <w:rPr>
          <w:rFonts w:ascii="Times New Roman" w:eastAsia="黑体" w:hAnsi="Times New Roman" w:cs="Times New Roman"/>
          <w:color w:val="000000" w:themeColor="text1"/>
          <w:sz w:val="24"/>
          <w:szCs w:val="24"/>
        </w:rPr>
        <w:t>）</w:t>
      </w:r>
      <w:r w:rsidRPr="003F214A">
        <w:rPr>
          <w:rFonts w:ascii="Times New Roman" w:eastAsia="黑体" w:hAnsi="Times New Roman" w:cs="Times New Roman" w:hint="eastAsia"/>
          <w:color w:val="000000" w:themeColor="text1"/>
          <w:sz w:val="24"/>
          <w:szCs w:val="24"/>
        </w:rPr>
        <w:t>主要变量</w:t>
      </w:r>
    </w:p>
    <w:p w14:paraId="39274EB5" w14:textId="77777777" w:rsidR="00D768B5" w:rsidRPr="00404B87" w:rsidRDefault="00D768B5" w:rsidP="00404B87">
      <w:pPr>
        <w:pStyle w:val="4"/>
        <w:spacing w:beforeLines="50" w:before="156" w:afterLines="50" w:after="156" w:line="276" w:lineRule="auto"/>
        <w:ind w:leftChars="200" w:left="420"/>
        <w:rPr>
          <w:rFonts w:ascii="黑体" w:eastAsia="黑体" w:hAnsi="黑体" w:cs="Times New Roman"/>
          <w:color w:val="000000" w:themeColor="text1"/>
          <w:sz w:val="24"/>
          <w:szCs w:val="24"/>
        </w:rPr>
      </w:pPr>
      <w:r w:rsidRPr="00404B87">
        <w:rPr>
          <w:rFonts w:ascii="黑体" w:eastAsia="黑体" w:hAnsi="黑体" w:cs="Times New Roman" w:hint="eastAsia"/>
          <w:color w:val="000000" w:themeColor="text1"/>
          <w:sz w:val="24"/>
          <w:szCs w:val="24"/>
        </w:rPr>
        <w:t>1</w:t>
      </w:r>
      <w:r w:rsidRPr="00404B87">
        <w:rPr>
          <w:rFonts w:ascii="黑体" w:eastAsia="黑体" w:hAnsi="黑体" w:cs="Times New Roman"/>
          <w:color w:val="000000" w:themeColor="text1"/>
          <w:sz w:val="24"/>
          <w:szCs w:val="24"/>
        </w:rPr>
        <w:t xml:space="preserve">. </w:t>
      </w:r>
      <w:r w:rsidRPr="00404B87">
        <w:rPr>
          <w:rFonts w:ascii="黑体" w:eastAsia="黑体" w:hAnsi="黑体" w:cs="Times New Roman" w:hint="eastAsia"/>
          <w:color w:val="000000" w:themeColor="text1"/>
          <w:sz w:val="24"/>
          <w:szCs w:val="24"/>
        </w:rPr>
        <w:t>因变量：职业认同</w:t>
      </w:r>
    </w:p>
    <w:p w14:paraId="55F218C8" w14:textId="432EA6B3" w:rsidR="00166EB4" w:rsidRDefault="005B4F03" w:rsidP="00166EB4">
      <w:pPr>
        <w:spacing w:line="276" w:lineRule="auto"/>
        <w:ind w:firstLineChars="200" w:firstLine="480"/>
        <w:rPr>
          <w:rFonts w:ascii="Times New Roman" w:eastAsia="宋体" w:hAnsi="Times New Roman" w:cs="Times New Roman"/>
          <w:sz w:val="24"/>
        </w:rPr>
      </w:pPr>
      <w:bookmarkStart w:id="15" w:name="OLE_LINK6"/>
      <w:r w:rsidRPr="00FB5917">
        <w:rPr>
          <w:rFonts w:ascii="Times New Roman" w:eastAsia="宋体" w:hAnsi="Times New Roman" w:cs="Times New Roman"/>
          <w:sz w:val="24"/>
        </w:rPr>
        <w:t>本文的因变量为</w:t>
      </w:r>
      <w:r w:rsidRPr="00975E51">
        <w:rPr>
          <w:rFonts w:ascii="宋体" w:eastAsia="宋体" w:hAnsi="宋体" w:cs="Times New Roman"/>
          <w:sz w:val="24"/>
        </w:rPr>
        <w:t>“职业认同”</w:t>
      </w:r>
      <w:r w:rsidR="00437910">
        <w:rPr>
          <w:rFonts w:ascii="Times New Roman" w:eastAsia="宋体" w:hAnsi="Times New Roman" w:cs="Times New Roman" w:hint="eastAsia"/>
          <w:sz w:val="24"/>
        </w:rPr>
        <w:t>，是一个</w:t>
      </w:r>
      <w:r w:rsidR="002C2C4D">
        <w:rPr>
          <w:rFonts w:ascii="Times New Roman" w:eastAsia="宋体" w:hAnsi="Times New Roman" w:cs="Times New Roman" w:hint="eastAsia"/>
          <w:sz w:val="24"/>
        </w:rPr>
        <w:t>多维度</w:t>
      </w:r>
      <w:r w:rsidR="00437910">
        <w:rPr>
          <w:rFonts w:ascii="Times New Roman" w:eastAsia="宋体" w:hAnsi="Times New Roman" w:cs="Times New Roman" w:hint="eastAsia"/>
          <w:sz w:val="24"/>
        </w:rPr>
        <w:t>的复杂构念</w:t>
      </w:r>
      <w:r w:rsidR="00B6799E">
        <w:rPr>
          <w:rFonts w:ascii="Times New Roman" w:eastAsia="宋体" w:hAnsi="Times New Roman" w:cs="Times New Roman" w:hint="eastAsia"/>
          <w:sz w:val="24"/>
        </w:rPr>
        <w:t>，反映个体对所从事职业的主观心理建构</w:t>
      </w:r>
      <w:r w:rsidR="00E641E0">
        <w:rPr>
          <w:rFonts w:ascii="Times New Roman" w:eastAsia="宋体" w:hAnsi="Times New Roman" w:cs="Times New Roman" w:hint="eastAsia"/>
          <w:sz w:val="24"/>
        </w:rPr>
        <w:t>（王晔安等</w:t>
      </w:r>
      <w:r w:rsidR="00E641E0">
        <w:rPr>
          <w:rFonts w:ascii="Times New Roman" w:eastAsia="宋体" w:hAnsi="Times New Roman" w:cs="Times New Roman"/>
          <w:sz w:val="24"/>
        </w:rPr>
        <w:t>, 2021</w:t>
      </w:r>
      <w:r w:rsidR="00E641E0">
        <w:rPr>
          <w:rFonts w:ascii="Times New Roman" w:eastAsia="宋体" w:hAnsi="Times New Roman" w:cs="Times New Roman" w:hint="eastAsia"/>
          <w:sz w:val="24"/>
        </w:rPr>
        <w:t>）</w:t>
      </w:r>
      <w:r w:rsidR="00437910">
        <w:rPr>
          <w:rFonts w:ascii="Times New Roman" w:eastAsia="宋体" w:hAnsi="Times New Roman" w:cs="Times New Roman" w:hint="eastAsia"/>
          <w:sz w:val="24"/>
        </w:rPr>
        <w:t>。</w:t>
      </w:r>
      <w:r w:rsidRPr="00FB5917">
        <w:rPr>
          <w:rFonts w:ascii="Times New Roman" w:eastAsia="宋体" w:hAnsi="Times New Roman" w:cs="Times New Roman"/>
          <w:sz w:val="24"/>
        </w:rPr>
        <w:t>已有研究在测量职业认同时，既包含直接评估个体职业满意度</w:t>
      </w:r>
      <w:r w:rsidR="00C23B6B">
        <w:rPr>
          <w:rFonts w:ascii="Times New Roman" w:eastAsia="宋体" w:hAnsi="Times New Roman" w:cs="Times New Roman" w:hint="eastAsia"/>
          <w:sz w:val="24"/>
        </w:rPr>
        <w:t>和</w:t>
      </w:r>
      <w:r w:rsidRPr="00FB5917">
        <w:rPr>
          <w:rFonts w:ascii="Times New Roman" w:eastAsia="宋体" w:hAnsi="Times New Roman" w:cs="Times New Roman"/>
          <w:sz w:val="24"/>
        </w:rPr>
        <w:t>成就</w:t>
      </w:r>
      <w:r w:rsidR="00C23B6B">
        <w:rPr>
          <w:rFonts w:ascii="Times New Roman" w:eastAsia="宋体" w:hAnsi="Times New Roman" w:cs="Times New Roman" w:hint="eastAsia"/>
          <w:sz w:val="24"/>
        </w:rPr>
        <w:t>感的</w:t>
      </w:r>
      <w:r w:rsidRPr="00FB5917">
        <w:rPr>
          <w:rFonts w:ascii="Times New Roman" w:eastAsia="宋体" w:hAnsi="Times New Roman" w:cs="Times New Roman"/>
          <w:sz w:val="24"/>
        </w:rPr>
        <w:t>正向</w:t>
      </w:r>
      <w:r w:rsidR="00F800B4">
        <w:rPr>
          <w:rFonts w:ascii="Times New Roman" w:eastAsia="宋体" w:hAnsi="Times New Roman" w:cs="Times New Roman" w:hint="eastAsia"/>
          <w:sz w:val="24"/>
        </w:rPr>
        <w:t>因素</w:t>
      </w:r>
      <w:r w:rsidRPr="00FB5917">
        <w:rPr>
          <w:rFonts w:ascii="Times New Roman" w:eastAsia="宋体" w:hAnsi="Times New Roman" w:cs="Times New Roman"/>
          <w:sz w:val="24"/>
        </w:rPr>
        <w:t>，也包含对职业可替代性和不稳定性等方面的反向</w:t>
      </w:r>
      <w:r w:rsidR="006F2F34">
        <w:rPr>
          <w:rFonts w:ascii="Times New Roman" w:eastAsia="宋体" w:hAnsi="Times New Roman" w:cs="Times New Roman" w:hint="eastAsia"/>
          <w:sz w:val="24"/>
        </w:rPr>
        <w:t>因素</w:t>
      </w:r>
      <w:r w:rsidRPr="00FB5917">
        <w:rPr>
          <w:rFonts w:ascii="Times New Roman" w:eastAsia="宋体" w:hAnsi="Times New Roman" w:cs="Times New Roman"/>
          <w:sz w:val="24"/>
        </w:rPr>
        <w:t>（</w:t>
      </w:r>
      <w:r w:rsidRPr="00FB5917">
        <w:rPr>
          <w:rFonts w:ascii="Times New Roman" w:eastAsia="宋体" w:hAnsi="Times New Roman" w:cs="Times New Roman"/>
          <w:sz w:val="24"/>
        </w:rPr>
        <w:t>Hansson et al., 2021</w:t>
      </w:r>
      <w:r w:rsidR="00D3324A">
        <w:rPr>
          <w:rFonts w:ascii="Times New Roman" w:eastAsia="宋体" w:hAnsi="Times New Roman" w:cs="Times New Roman"/>
          <w:sz w:val="24"/>
        </w:rPr>
        <w:t xml:space="preserve">; </w:t>
      </w:r>
      <w:r w:rsidRPr="00FB5917">
        <w:rPr>
          <w:rFonts w:ascii="Times New Roman" w:eastAsia="宋体" w:hAnsi="Times New Roman" w:cs="Times New Roman"/>
          <w:sz w:val="24"/>
        </w:rPr>
        <w:t>Fitzgerald, 2020</w:t>
      </w:r>
      <w:r w:rsidR="00D3324A">
        <w:rPr>
          <w:rFonts w:ascii="Times New Roman" w:eastAsia="宋体" w:hAnsi="Times New Roman" w:cs="Times New Roman"/>
          <w:sz w:val="24"/>
        </w:rPr>
        <w:t xml:space="preserve">; </w:t>
      </w:r>
      <w:r w:rsidRPr="00FB5917">
        <w:rPr>
          <w:rFonts w:ascii="Times New Roman" w:eastAsia="宋体" w:hAnsi="Times New Roman" w:cs="Times New Roman"/>
          <w:sz w:val="24"/>
        </w:rPr>
        <w:t>Phelan &amp; Kinsella, 2009</w:t>
      </w:r>
      <w:r w:rsidRPr="00FB5917">
        <w:rPr>
          <w:rFonts w:ascii="Times New Roman" w:eastAsia="宋体" w:hAnsi="Times New Roman" w:cs="Times New Roman"/>
          <w:sz w:val="24"/>
        </w:rPr>
        <w:t>）。</w:t>
      </w:r>
      <w:r w:rsidR="00313FB6" w:rsidRPr="00313FB6">
        <w:rPr>
          <w:rFonts w:ascii="Times New Roman" w:eastAsia="宋体" w:hAnsi="Times New Roman" w:cs="Times New Roman"/>
          <w:sz w:val="24"/>
        </w:rPr>
        <w:t>尤其对于程序员</w:t>
      </w:r>
      <w:r w:rsidR="009D0799">
        <w:rPr>
          <w:rFonts w:ascii="Times New Roman" w:eastAsia="宋体" w:hAnsi="Times New Roman" w:cs="Times New Roman" w:hint="eastAsia"/>
          <w:sz w:val="24"/>
        </w:rPr>
        <w:t>这一类</w:t>
      </w:r>
      <w:r w:rsidR="00313FB6" w:rsidRPr="00313FB6">
        <w:rPr>
          <w:rFonts w:ascii="Times New Roman" w:eastAsia="宋体" w:hAnsi="Times New Roman" w:cs="Times New Roman"/>
          <w:sz w:val="24"/>
        </w:rPr>
        <w:t>知识密集型</w:t>
      </w:r>
      <w:r w:rsidR="002E7786">
        <w:rPr>
          <w:rFonts w:ascii="Times New Roman" w:eastAsia="宋体" w:hAnsi="Times New Roman" w:cs="Times New Roman" w:hint="eastAsia"/>
          <w:sz w:val="24"/>
        </w:rPr>
        <w:t>（</w:t>
      </w:r>
      <w:r w:rsidR="00C17C7B">
        <w:rPr>
          <w:rFonts w:ascii="Times New Roman" w:eastAsia="宋体" w:hAnsi="Times New Roman" w:cs="Times New Roman" w:hint="eastAsia"/>
          <w:sz w:val="24"/>
        </w:rPr>
        <w:t>李晓天</w:t>
      </w:r>
      <w:r w:rsidR="005E2BAB">
        <w:rPr>
          <w:rFonts w:ascii="Times New Roman" w:eastAsia="宋体" w:hAnsi="Times New Roman" w:cs="Times New Roman" w:hint="eastAsia"/>
          <w:sz w:val="24"/>
        </w:rPr>
        <w:t>,</w:t>
      </w:r>
      <w:r w:rsidR="005E2BAB">
        <w:rPr>
          <w:rFonts w:ascii="Times New Roman" w:eastAsia="宋体" w:hAnsi="Times New Roman" w:cs="Times New Roman"/>
          <w:sz w:val="24"/>
        </w:rPr>
        <w:t xml:space="preserve"> </w:t>
      </w:r>
      <w:r w:rsidR="00183C7A">
        <w:rPr>
          <w:rFonts w:ascii="Times New Roman" w:eastAsia="宋体" w:hAnsi="Times New Roman" w:cs="Times New Roman" w:hint="eastAsia"/>
          <w:sz w:val="24"/>
        </w:rPr>
        <w:t>202</w:t>
      </w:r>
      <w:r w:rsidR="00C17C7B">
        <w:rPr>
          <w:rFonts w:ascii="Times New Roman" w:eastAsia="宋体" w:hAnsi="Times New Roman" w:cs="Times New Roman" w:hint="eastAsia"/>
          <w:sz w:val="24"/>
        </w:rPr>
        <w:t>3</w:t>
      </w:r>
      <w:r w:rsidR="00431F39">
        <w:rPr>
          <w:rFonts w:ascii="Times New Roman" w:eastAsia="宋体" w:hAnsi="Times New Roman" w:cs="Times New Roman" w:hint="eastAsia"/>
          <w:sz w:val="24"/>
        </w:rPr>
        <w:t>b</w:t>
      </w:r>
      <w:r w:rsidR="00B22778">
        <w:rPr>
          <w:rFonts w:ascii="Times New Roman" w:eastAsia="宋体" w:hAnsi="Times New Roman" w:cs="Times New Roman"/>
          <w:sz w:val="24"/>
        </w:rPr>
        <w:t xml:space="preserve">; </w:t>
      </w:r>
      <w:r w:rsidR="005E2BAB">
        <w:rPr>
          <w:rFonts w:ascii="Times New Roman" w:eastAsia="宋体" w:hAnsi="Times New Roman" w:cs="Times New Roman" w:hint="eastAsia"/>
          <w:sz w:val="24"/>
        </w:rPr>
        <w:t>王潇</w:t>
      </w:r>
      <w:r w:rsidR="005E2BAB">
        <w:rPr>
          <w:rFonts w:ascii="Times New Roman" w:eastAsia="宋体" w:hAnsi="Times New Roman" w:cs="Times New Roman"/>
          <w:sz w:val="24"/>
        </w:rPr>
        <w:t xml:space="preserve">, </w:t>
      </w:r>
      <w:r w:rsidR="005E2BAB">
        <w:rPr>
          <w:rFonts w:ascii="Times New Roman" w:eastAsia="宋体" w:hAnsi="Times New Roman" w:cs="Times New Roman" w:hint="eastAsia"/>
          <w:sz w:val="24"/>
        </w:rPr>
        <w:t>2019</w:t>
      </w:r>
      <w:r w:rsidR="002E7786">
        <w:rPr>
          <w:rFonts w:ascii="Times New Roman" w:eastAsia="宋体" w:hAnsi="Times New Roman" w:cs="Times New Roman" w:hint="eastAsia"/>
          <w:sz w:val="24"/>
        </w:rPr>
        <w:t>）</w:t>
      </w:r>
      <w:r w:rsidR="00C74EC1">
        <w:rPr>
          <w:rFonts w:ascii="Times New Roman" w:eastAsia="宋体" w:hAnsi="Times New Roman" w:cs="Times New Roman" w:hint="eastAsia"/>
          <w:sz w:val="24"/>
        </w:rPr>
        <w:t>且</w:t>
      </w:r>
      <w:r w:rsidR="003A3C87">
        <w:rPr>
          <w:rFonts w:ascii="Times New Roman" w:eastAsia="宋体" w:hAnsi="Times New Roman" w:cs="Times New Roman" w:hint="eastAsia"/>
          <w:sz w:val="24"/>
        </w:rPr>
        <w:t>高度暴露于</w:t>
      </w:r>
      <w:r w:rsidR="003C3C77">
        <w:rPr>
          <w:rFonts w:ascii="Times New Roman" w:eastAsia="宋体" w:hAnsi="Times New Roman" w:cs="Times New Roman" w:hint="eastAsia"/>
          <w:sz w:val="24"/>
        </w:rPr>
        <w:t>人工智能</w:t>
      </w:r>
      <w:r w:rsidR="003A2278">
        <w:rPr>
          <w:rFonts w:ascii="Times New Roman" w:eastAsia="宋体" w:hAnsi="Times New Roman" w:cs="Times New Roman" w:hint="eastAsia"/>
          <w:sz w:val="24"/>
        </w:rPr>
        <w:t>技术</w:t>
      </w:r>
      <w:r w:rsidR="002E7786">
        <w:rPr>
          <w:rFonts w:ascii="Times New Roman" w:eastAsia="宋体" w:hAnsi="Times New Roman" w:cs="Times New Roman" w:hint="eastAsia"/>
          <w:sz w:val="24"/>
        </w:rPr>
        <w:t>（</w:t>
      </w:r>
      <w:r w:rsidR="002F2418">
        <w:rPr>
          <w:rFonts w:ascii="Times New Roman" w:eastAsia="宋体" w:hAnsi="Times New Roman" w:cs="Times New Roman" w:hint="eastAsia"/>
          <w:sz w:val="24"/>
        </w:rPr>
        <w:t>张丹丹等</w:t>
      </w:r>
      <w:r w:rsidR="008F054A">
        <w:rPr>
          <w:rFonts w:ascii="Times New Roman" w:eastAsia="宋体" w:hAnsi="Times New Roman" w:cs="Times New Roman" w:hint="eastAsia"/>
          <w:sz w:val="24"/>
        </w:rPr>
        <w:t>,</w:t>
      </w:r>
      <w:r w:rsidR="008F054A">
        <w:rPr>
          <w:rFonts w:ascii="Times New Roman" w:eastAsia="宋体" w:hAnsi="Times New Roman" w:cs="Times New Roman"/>
          <w:sz w:val="24"/>
        </w:rPr>
        <w:t xml:space="preserve"> </w:t>
      </w:r>
      <w:r w:rsidR="00831D74">
        <w:rPr>
          <w:rFonts w:ascii="Times New Roman" w:eastAsia="宋体" w:hAnsi="Times New Roman" w:cs="Times New Roman" w:hint="eastAsia"/>
          <w:sz w:val="24"/>
        </w:rPr>
        <w:t>202</w:t>
      </w:r>
      <w:r w:rsidR="00347CE0">
        <w:rPr>
          <w:rFonts w:ascii="Times New Roman" w:eastAsia="宋体" w:hAnsi="Times New Roman" w:cs="Times New Roman" w:hint="eastAsia"/>
          <w:sz w:val="24"/>
        </w:rPr>
        <w:t>5</w:t>
      </w:r>
      <w:r w:rsidR="002E7786">
        <w:rPr>
          <w:rFonts w:ascii="Times New Roman" w:eastAsia="宋体" w:hAnsi="Times New Roman" w:cs="Times New Roman" w:hint="eastAsia"/>
          <w:sz w:val="24"/>
        </w:rPr>
        <w:t>）的</w:t>
      </w:r>
      <w:r w:rsidR="00313FB6" w:rsidRPr="00313FB6">
        <w:rPr>
          <w:rFonts w:ascii="Times New Roman" w:eastAsia="宋体" w:hAnsi="Times New Roman" w:cs="Times New Roman"/>
          <w:sz w:val="24"/>
        </w:rPr>
        <w:t>职业而言，技术进步所引发的可替代</w:t>
      </w:r>
      <w:r w:rsidR="00313FB6" w:rsidRPr="00313FB6">
        <w:rPr>
          <w:rFonts w:ascii="Times New Roman" w:eastAsia="宋体" w:hAnsi="Times New Roman" w:cs="Times New Roman"/>
          <w:sz w:val="24"/>
        </w:rPr>
        <w:lastRenderedPageBreak/>
        <w:t>性风险，不仅是影响职业认同的关键变量，也</w:t>
      </w:r>
      <w:r w:rsidR="00A033BB">
        <w:rPr>
          <w:rFonts w:ascii="Times New Roman" w:eastAsia="宋体" w:hAnsi="Times New Roman" w:cs="Times New Roman" w:hint="eastAsia"/>
          <w:sz w:val="24"/>
        </w:rPr>
        <w:t>是</w:t>
      </w:r>
      <w:r w:rsidR="00313FB6" w:rsidRPr="00313FB6">
        <w:rPr>
          <w:rFonts w:ascii="Times New Roman" w:eastAsia="宋体" w:hAnsi="Times New Roman" w:cs="Times New Roman"/>
          <w:sz w:val="24"/>
        </w:rPr>
        <w:t>构成其</w:t>
      </w:r>
      <w:r w:rsidR="00025774">
        <w:rPr>
          <w:rFonts w:ascii="Times New Roman" w:eastAsia="宋体" w:hAnsi="Times New Roman" w:cs="Times New Roman" w:hint="eastAsia"/>
          <w:sz w:val="24"/>
        </w:rPr>
        <w:t>“</w:t>
      </w:r>
      <w:r w:rsidR="00313FB6" w:rsidRPr="00313FB6">
        <w:rPr>
          <w:rFonts w:ascii="Times New Roman" w:eastAsia="宋体" w:hAnsi="Times New Roman" w:cs="Times New Roman"/>
          <w:sz w:val="24"/>
        </w:rPr>
        <w:t>职业护城河</w:t>
      </w:r>
      <w:r w:rsidR="00025774">
        <w:rPr>
          <w:rFonts w:ascii="Times New Roman" w:eastAsia="宋体" w:hAnsi="Times New Roman" w:cs="Times New Roman" w:hint="eastAsia"/>
          <w:sz w:val="24"/>
        </w:rPr>
        <w:t>”</w:t>
      </w:r>
      <w:r w:rsidR="00313FB6" w:rsidRPr="00313FB6">
        <w:rPr>
          <w:rFonts w:ascii="Times New Roman" w:eastAsia="宋体" w:hAnsi="Times New Roman" w:cs="Times New Roman"/>
          <w:sz w:val="24"/>
        </w:rPr>
        <w:t>的</w:t>
      </w:r>
      <w:r w:rsidR="00696725">
        <w:rPr>
          <w:rFonts w:ascii="Times New Roman" w:eastAsia="宋体" w:hAnsi="Times New Roman" w:cs="Times New Roman" w:hint="eastAsia"/>
          <w:sz w:val="24"/>
        </w:rPr>
        <w:t>重要支柱</w:t>
      </w:r>
      <w:r w:rsidR="00BD385F">
        <w:rPr>
          <w:rFonts w:ascii="Times New Roman" w:eastAsia="宋体" w:hAnsi="Times New Roman" w:cs="Times New Roman" w:hint="eastAsia"/>
          <w:sz w:val="24"/>
        </w:rPr>
        <w:t>（贾文娟、海笑雨</w:t>
      </w:r>
      <w:r w:rsidR="00BD385F">
        <w:rPr>
          <w:rFonts w:ascii="Times New Roman" w:eastAsia="宋体" w:hAnsi="Times New Roman" w:cs="Times New Roman"/>
          <w:sz w:val="24"/>
        </w:rPr>
        <w:t xml:space="preserve">, 2025; </w:t>
      </w:r>
      <w:r w:rsidR="002D1A9E" w:rsidRPr="002D1A9E">
        <w:rPr>
          <w:rFonts w:ascii="Times New Roman" w:eastAsia="宋体" w:hAnsi="Times New Roman" w:cs="Times New Roman"/>
          <w:sz w:val="24"/>
        </w:rPr>
        <w:t>王程韡</w:t>
      </w:r>
      <w:r w:rsidR="002D1A9E">
        <w:rPr>
          <w:rFonts w:ascii="Times New Roman" w:eastAsia="宋体" w:hAnsi="Times New Roman" w:cs="Times New Roman" w:hint="eastAsia"/>
          <w:sz w:val="24"/>
        </w:rPr>
        <w:t>、</w:t>
      </w:r>
      <w:r w:rsidR="002D1A9E" w:rsidRPr="002D1A9E">
        <w:rPr>
          <w:rFonts w:ascii="Times New Roman" w:eastAsia="宋体" w:hAnsi="Times New Roman" w:cs="Times New Roman"/>
          <w:sz w:val="24"/>
        </w:rPr>
        <w:t>杨坤韵</w:t>
      </w:r>
      <w:r w:rsidR="002D1A9E" w:rsidRPr="002D1A9E">
        <w:rPr>
          <w:rFonts w:ascii="Times New Roman" w:eastAsia="宋体" w:hAnsi="Times New Roman" w:cs="Times New Roman"/>
          <w:sz w:val="24"/>
        </w:rPr>
        <w:t>, 2019</w:t>
      </w:r>
      <w:r w:rsidR="002D1A9E">
        <w:rPr>
          <w:rFonts w:ascii="Times New Roman" w:eastAsia="宋体" w:hAnsi="Times New Roman" w:cs="Times New Roman" w:hint="eastAsia"/>
          <w:sz w:val="24"/>
        </w:rPr>
        <w:t>;</w:t>
      </w:r>
      <w:r w:rsidR="002D1A9E">
        <w:rPr>
          <w:rFonts w:ascii="Times New Roman" w:eastAsia="宋体" w:hAnsi="Times New Roman" w:cs="Times New Roman"/>
          <w:sz w:val="24"/>
        </w:rPr>
        <w:t xml:space="preserve"> </w:t>
      </w:r>
      <w:r w:rsidR="00765183">
        <w:rPr>
          <w:rFonts w:ascii="Times New Roman" w:eastAsia="宋体" w:hAnsi="Times New Roman" w:cs="Times New Roman"/>
          <w:sz w:val="24"/>
        </w:rPr>
        <w:t>Burrell &amp; Fourcade, 2021</w:t>
      </w:r>
      <w:r w:rsidR="00765183">
        <w:rPr>
          <w:rFonts w:ascii="Times New Roman" w:eastAsia="宋体" w:hAnsi="Times New Roman" w:cs="Times New Roman" w:hint="eastAsia"/>
          <w:sz w:val="24"/>
        </w:rPr>
        <w:t>）</w:t>
      </w:r>
      <w:r w:rsidR="00313FB6" w:rsidRPr="00313FB6">
        <w:rPr>
          <w:rFonts w:ascii="Times New Roman" w:eastAsia="宋体" w:hAnsi="Times New Roman" w:cs="Times New Roman"/>
          <w:sz w:val="24"/>
        </w:rPr>
        <w:t>。</w:t>
      </w:r>
      <w:r w:rsidR="000F5D32">
        <w:rPr>
          <w:rFonts w:ascii="Times New Roman" w:eastAsia="宋体" w:hAnsi="Times New Roman" w:cs="Times New Roman" w:hint="eastAsia"/>
          <w:sz w:val="24"/>
        </w:rPr>
        <w:t>另有</w:t>
      </w:r>
      <w:r w:rsidR="00166EB4">
        <w:rPr>
          <w:rFonts w:ascii="Times New Roman" w:eastAsia="宋体" w:hAnsi="Times New Roman" w:cs="Times New Roman" w:hint="eastAsia"/>
          <w:sz w:val="24"/>
        </w:rPr>
        <w:t>研究</w:t>
      </w:r>
      <w:r w:rsidR="000F5D32">
        <w:rPr>
          <w:rFonts w:ascii="Times New Roman" w:eastAsia="宋体" w:hAnsi="Times New Roman" w:cs="Times New Roman" w:hint="eastAsia"/>
          <w:sz w:val="24"/>
        </w:rPr>
        <w:t>强调职业认同的</w:t>
      </w:r>
      <w:r w:rsidR="00D621F5">
        <w:rPr>
          <w:rFonts w:ascii="Times New Roman" w:eastAsia="宋体" w:hAnsi="Times New Roman" w:cs="Times New Roman" w:hint="eastAsia"/>
          <w:sz w:val="24"/>
        </w:rPr>
        <w:t>社会性和</w:t>
      </w:r>
      <w:r w:rsidR="000F5D32">
        <w:rPr>
          <w:rFonts w:ascii="Times New Roman" w:eastAsia="宋体" w:hAnsi="Times New Roman" w:cs="Times New Roman" w:hint="eastAsia"/>
          <w:sz w:val="24"/>
        </w:rPr>
        <w:t>关系性，指出公众认可对</w:t>
      </w:r>
      <w:r w:rsidR="00D621F5">
        <w:rPr>
          <w:rFonts w:ascii="Times New Roman" w:eastAsia="宋体" w:hAnsi="Times New Roman" w:cs="Times New Roman" w:hint="eastAsia"/>
          <w:sz w:val="24"/>
        </w:rPr>
        <w:t>职业</w:t>
      </w:r>
      <w:r w:rsidR="00166EB4">
        <w:rPr>
          <w:rFonts w:ascii="Times New Roman" w:eastAsia="宋体" w:hAnsi="Times New Roman" w:cs="Times New Roman" w:hint="eastAsia"/>
          <w:sz w:val="24"/>
        </w:rPr>
        <w:t>认同</w:t>
      </w:r>
      <w:r w:rsidR="00D621F5">
        <w:rPr>
          <w:rFonts w:ascii="Times New Roman" w:eastAsia="宋体" w:hAnsi="Times New Roman" w:cs="Times New Roman" w:hint="eastAsia"/>
          <w:sz w:val="24"/>
        </w:rPr>
        <w:t>的外部影响不容忽视</w:t>
      </w:r>
      <w:r w:rsidR="00166EB4">
        <w:rPr>
          <w:rFonts w:ascii="Times New Roman" w:eastAsia="宋体" w:hAnsi="Times New Roman" w:cs="Times New Roman" w:hint="eastAsia"/>
          <w:sz w:val="24"/>
        </w:rPr>
        <w:t>（王晔安等</w:t>
      </w:r>
      <w:r w:rsidR="00166EB4">
        <w:rPr>
          <w:rFonts w:ascii="Times New Roman" w:eastAsia="宋体" w:hAnsi="Times New Roman" w:cs="Times New Roman"/>
          <w:sz w:val="24"/>
        </w:rPr>
        <w:t>, 2021</w:t>
      </w:r>
      <w:r w:rsidR="00166EB4">
        <w:rPr>
          <w:rFonts w:ascii="Times New Roman" w:eastAsia="宋体" w:hAnsi="Times New Roman" w:cs="Times New Roman" w:hint="eastAsia"/>
          <w:sz w:val="24"/>
        </w:rPr>
        <w:t>）。</w:t>
      </w:r>
    </w:p>
    <w:p w14:paraId="0E7EEAD8" w14:textId="03D594B1" w:rsidR="007D6001" w:rsidRDefault="005B4F03" w:rsidP="00975E51">
      <w:pPr>
        <w:spacing w:line="276" w:lineRule="auto"/>
        <w:ind w:firstLineChars="200" w:firstLine="480"/>
        <w:rPr>
          <w:rFonts w:ascii="Times New Roman" w:eastAsia="宋体" w:hAnsi="Times New Roman" w:cs="Times New Roman"/>
          <w:sz w:val="24"/>
        </w:rPr>
      </w:pPr>
      <w:r w:rsidRPr="00FB5917">
        <w:rPr>
          <w:rFonts w:ascii="Times New Roman" w:eastAsia="宋体" w:hAnsi="Times New Roman" w:cs="Times New Roman"/>
          <w:sz w:val="24"/>
        </w:rPr>
        <w:t>参照</w:t>
      </w:r>
      <w:r w:rsidR="00A46480">
        <w:rPr>
          <w:rFonts w:ascii="Times New Roman" w:eastAsia="宋体" w:hAnsi="Times New Roman" w:cs="Times New Roman" w:hint="eastAsia"/>
          <w:sz w:val="24"/>
        </w:rPr>
        <w:t>上述</w:t>
      </w:r>
      <w:r w:rsidRPr="00FB5917">
        <w:rPr>
          <w:rFonts w:ascii="Times New Roman" w:eastAsia="宋体" w:hAnsi="Times New Roman" w:cs="Times New Roman"/>
          <w:sz w:val="24"/>
        </w:rPr>
        <w:t>研究传统，本文将程序员职业认同构建为一个复合指标</w:t>
      </w:r>
      <w:r w:rsidR="00371B54" w:rsidRPr="00FB5917">
        <w:rPr>
          <w:rFonts w:ascii="Times New Roman" w:eastAsia="宋体" w:hAnsi="Times New Roman" w:cs="Times New Roman"/>
          <w:sz w:val="24"/>
        </w:rPr>
        <w:t>。</w:t>
      </w:r>
      <w:r w:rsidRPr="00FB5917">
        <w:rPr>
          <w:rFonts w:ascii="Times New Roman" w:eastAsia="宋体" w:hAnsi="Times New Roman" w:cs="Times New Roman"/>
          <w:sz w:val="24"/>
        </w:rPr>
        <w:t>具体而言，</w:t>
      </w:r>
      <w:r w:rsidR="006815F9">
        <w:rPr>
          <w:rFonts w:ascii="Times New Roman" w:eastAsia="宋体" w:hAnsi="Times New Roman" w:cs="Times New Roman" w:hint="eastAsia"/>
          <w:sz w:val="24"/>
        </w:rPr>
        <w:t>程序员的</w:t>
      </w:r>
      <w:r w:rsidRPr="00FB5917">
        <w:rPr>
          <w:rFonts w:ascii="Times New Roman" w:eastAsia="宋体" w:hAnsi="Times New Roman" w:cs="Times New Roman"/>
          <w:sz w:val="24"/>
        </w:rPr>
        <w:t>职业认同由以下</w:t>
      </w:r>
      <w:r w:rsidR="005F6EA3">
        <w:rPr>
          <w:rFonts w:ascii="Times New Roman" w:eastAsia="宋体" w:hAnsi="Times New Roman" w:cs="Times New Roman" w:hint="eastAsia"/>
          <w:sz w:val="24"/>
        </w:rPr>
        <w:t>4</w:t>
      </w:r>
      <w:r w:rsidRPr="00FB5917">
        <w:rPr>
          <w:rFonts w:ascii="Times New Roman" w:eastAsia="宋体" w:hAnsi="Times New Roman" w:cs="Times New Roman"/>
          <w:sz w:val="24"/>
        </w:rPr>
        <w:t>道五级定序观念题构成</w:t>
      </w:r>
      <w:r w:rsidR="00391098">
        <w:rPr>
          <w:rFonts w:ascii="Times New Roman" w:eastAsia="宋体" w:hAnsi="Times New Roman" w:cs="Times New Roman" w:hint="eastAsia"/>
          <w:sz w:val="24"/>
        </w:rPr>
        <w:t>，得分越高</w:t>
      </w:r>
      <w:r w:rsidR="00620757">
        <w:rPr>
          <w:rFonts w:ascii="Times New Roman" w:eastAsia="宋体" w:hAnsi="Times New Roman" w:cs="Times New Roman" w:hint="eastAsia"/>
          <w:sz w:val="24"/>
        </w:rPr>
        <w:t>表示受访者越认同该项陈述所表达的</w:t>
      </w:r>
      <w:r w:rsidR="00391098">
        <w:rPr>
          <w:rFonts w:ascii="Times New Roman" w:eastAsia="宋体" w:hAnsi="Times New Roman" w:cs="Times New Roman" w:hint="eastAsia"/>
          <w:sz w:val="24"/>
        </w:rPr>
        <w:t>观点</w:t>
      </w:r>
      <w:r w:rsidR="00391098" w:rsidRPr="000B0FB0">
        <w:rPr>
          <w:rStyle w:val="afa"/>
          <w:rFonts w:ascii="宋体" w:eastAsia="宋体" w:hAnsi="宋体" w:cs="Times New Roman"/>
          <w:sz w:val="24"/>
        </w:rPr>
        <w:footnoteReference w:id="4"/>
      </w:r>
      <w:r w:rsidRPr="00FB5917">
        <w:rPr>
          <w:rFonts w:ascii="Times New Roman" w:eastAsia="宋体" w:hAnsi="Times New Roman" w:cs="Times New Roman"/>
          <w:sz w:val="24"/>
        </w:rPr>
        <w:t>：（</w:t>
      </w:r>
      <w:r w:rsidRPr="00FB5917">
        <w:rPr>
          <w:rFonts w:ascii="Times New Roman" w:eastAsia="宋体" w:hAnsi="Times New Roman" w:cs="Times New Roman"/>
          <w:sz w:val="24"/>
        </w:rPr>
        <w:t>1</w:t>
      </w:r>
      <w:r w:rsidRPr="00FB5917">
        <w:rPr>
          <w:rFonts w:ascii="Times New Roman" w:eastAsia="宋体" w:hAnsi="Times New Roman" w:cs="Times New Roman"/>
          <w:sz w:val="24"/>
        </w:rPr>
        <w:t>）</w:t>
      </w:r>
      <w:r w:rsidR="009027F2">
        <w:rPr>
          <w:rFonts w:ascii="Times New Roman" w:eastAsia="宋体" w:hAnsi="Times New Roman" w:cs="Times New Roman" w:hint="eastAsia"/>
          <w:sz w:val="24"/>
        </w:rPr>
        <w:t>综合满意度</w:t>
      </w:r>
      <w:r w:rsidR="003F7607">
        <w:rPr>
          <w:rFonts w:ascii="Times New Roman" w:eastAsia="宋体" w:hAnsi="Times New Roman" w:cs="Times New Roman" w:hint="eastAsia"/>
          <w:sz w:val="24"/>
        </w:rPr>
        <w:t>：</w:t>
      </w:r>
      <w:r w:rsidRPr="00F82A7C">
        <w:rPr>
          <w:rFonts w:ascii="宋体" w:eastAsia="宋体" w:hAnsi="宋体" w:cs="Times New Roman"/>
          <w:sz w:val="24"/>
        </w:rPr>
        <w:t>“</w:t>
      </w:r>
      <w:r w:rsidR="00CE11DC">
        <w:rPr>
          <w:rFonts w:ascii="宋体" w:eastAsia="宋体" w:hAnsi="宋体" w:cs="Times New Roman" w:hint="eastAsia"/>
          <w:sz w:val="24"/>
        </w:rPr>
        <w:t>整体而言，</w:t>
      </w:r>
      <w:r w:rsidRPr="00F82A7C">
        <w:rPr>
          <w:rFonts w:ascii="宋体" w:eastAsia="宋体" w:hAnsi="宋体" w:cs="Times New Roman"/>
          <w:sz w:val="24"/>
        </w:rPr>
        <w:t>我的工作让我很有成就感和满足感”</w:t>
      </w:r>
      <w:r w:rsidRPr="00FB5917">
        <w:rPr>
          <w:rFonts w:ascii="Times New Roman" w:eastAsia="宋体" w:hAnsi="Times New Roman" w:cs="Times New Roman"/>
          <w:sz w:val="24"/>
        </w:rPr>
        <w:t>；（</w:t>
      </w:r>
      <w:r w:rsidRPr="00FB5917">
        <w:rPr>
          <w:rFonts w:ascii="Times New Roman" w:eastAsia="宋体" w:hAnsi="Times New Roman" w:cs="Times New Roman"/>
          <w:sz w:val="24"/>
        </w:rPr>
        <w:t>2</w:t>
      </w:r>
      <w:r w:rsidRPr="00FB5917">
        <w:rPr>
          <w:rFonts w:ascii="Times New Roman" w:eastAsia="宋体" w:hAnsi="Times New Roman" w:cs="Times New Roman"/>
          <w:sz w:val="24"/>
        </w:rPr>
        <w:t>）</w:t>
      </w:r>
      <w:r w:rsidR="00C32E08">
        <w:rPr>
          <w:rFonts w:ascii="Times New Roman" w:eastAsia="宋体" w:hAnsi="Times New Roman" w:cs="Times New Roman" w:hint="eastAsia"/>
          <w:sz w:val="24"/>
        </w:rPr>
        <w:t>发展前景</w:t>
      </w:r>
      <w:r w:rsidR="00FC57F8">
        <w:rPr>
          <w:rFonts w:ascii="Times New Roman" w:eastAsia="宋体" w:hAnsi="Times New Roman" w:cs="Times New Roman" w:hint="eastAsia"/>
          <w:sz w:val="24"/>
        </w:rPr>
        <w:t>：</w:t>
      </w:r>
      <w:r w:rsidRPr="00F82A7C">
        <w:rPr>
          <w:rFonts w:ascii="宋体" w:eastAsia="宋体" w:hAnsi="宋体" w:cs="Times New Roman" w:hint="eastAsia"/>
          <w:sz w:val="24"/>
        </w:rPr>
        <w:t>“</w:t>
      </w:r>
      <w:r w:rsidRPr="00F82A7C">
        <w:rPr>
          <w:rFonts w:ascii="宋体" w:eastAsia="宋体" w:hAnsi="宋体" w:cs="Times New Roman"/>
          <w:sz w:val="24"/>
        </w:rPr>
        <w:t>我所从事的工作有较好的未来发展前景”</w:t>
      </w:r>
      <w:r w:rsidRPr="00FB5917">
        <w:rPr>
          <w:rFonts w:ascii="Times New Roman" w:eastAsia="宋体" w:hAnsi="Times New Roman" w:cs="Times New Roman"/>
          <w:sz w:val="24"/>
        </w:rPr>
        <w:t>；</w:t>
      </w:r>
      <w:r w:rsidR="0083025C" w:rsidRPr="00FB5917">
        <w:rPr>
          <w:rFonts w:ascii="Times New Roman" w:eastAsia="宋体" w:hAnsi="Times New Roman" w:cs="Times New Roman"/>
          <w:sz w:val="24"/>
        </w:rPr>
        <w:t>（</w:t>
      </w:r>
      <w:r w:rsidR="0083025C">
        <w:rPr>
          <w:rFonts w:ascii="Times New Roman" w:eastAsia="宋体" w:hAnsi="Times New Roman" w:cs="Times New Roman" w:hint="eastAsia"/>
          <w:sz w:val="24"/>
        </w:rPr>
        <w:t>3</w:t>
      </w:r>
      <w:r w:rsidR="0083025C" w:rsidRPr="00FB5917">
        <w:rPr>
          <w:rFonts w:ascii="Times New Roman" w:eastAsia="宋体" w:hAnsi="Times New Roman" w:cs="Times New Roman"/>
          <w:sz w:val="24"/>
        </w:rPr>
        <w:t>）</w:t>
      </w:r>
      <w:r w:rsidR="0083025C">
        <w:rPr>
          <w:rFonts w:ascii="Times New Roman" w:eastAsia="宋体" w:hAnsi="Times New Roman" w:cs="Times New Roman" w:hint="eastAsia"/>
          <w:sz w:val="24"/>
        </w:rPr>
        <w:t>职业可替代性</w:t>
      </w:r>
      <w:r w:rsidR="00FC57F8">
        <w:rPr>
          <w:rFonts w:ascii="Times New Roman" w:eastAsia="宋体" w:hAnsi="Times New Roman" w:cs="Times New Roman" w:hint="eastAsia"/>
          <w:sz w:val="24"/>
        </w:rPr>
        <w:t>：</w:t>
      </w:r>
      <w:r w:rsidR="0083025C" w:rsidRPr="00F82A7C">
        <w:rPr>
          <w:rFonts w:ascii="宋体" w:eastAsia="宋体" w:hAnsi="宋体" w:cs="Times New Roman"/>
          <w:sz w:val="24"/>
        </w:rPr>
        <w:t>“我的工作机构可以很容易招聘到在技能上取代我的人”</w:t>
      </w:r>
      <w:r w:rsidR="00FC57F8">
        <w:rPr>
          <w:rFonts w:ascii="宋体" w:eastAsia="宋体" w:hAnsi="宋体" w:cs="Times New Roman" w:hint="eastAsia"/>
          <w:sz w:val="24"/>
        </w:rPr>
        <w:t>；</w:t>
      </w:r>
      <w:r w:rsidRPr="00FB5917">
        <w:rPr>
          <w:rFonts w:ascii="Times New Roman" w:eastAsia="宋体" w:hAnsi="Times New Roman" w:cs="Times New Roman"/>
          <w:sz w:val="24"/>
        </w:rPr>
        <w:t>（</w:t>
      </w:r>
      <w:r w:rsidR="00142791">
        <w:rPr>
          <w:rFonts w:ascii="Times New Roman" w:eastAsia="宋体" w:hAnsi="Times New Roman" w:cs="Times New Roman" w:hint="eastAsia"/>
          <w:sz w:val="24"/>
        </w:rPr>
        <w:t>4</w:t>
      </w:r>
      <w:r w:rsidRPr="00FB5917">
        <w:rPr>
          <w:rFonts w:ascii="Times New Roman" w:eastAsia="宋体" w:hAnsi="Times New Roman" w:cs="Times New Roman"/>
          <w:sz w:val="24"/>
        </w:rPr>
        <w:t>）</w:t>
      </w:r>
      <w:r w:rsidR="00935116">
        <w:rPr>
          <w:rFonts w:ascii="Times New Roman" w:eastAsia="宋体" w:hAnsi="Times New Roman" w:cs="Times New Roman" w:hint="eastAsia"/>
          <w:sz w:val="24"/>
        </w:rPr>
        <w:t>公共</w:t>
      </w:r>
      <w:r w:rsidR="002F5304">
        <w:rPr>
          <w:rFonts w:ascii="Times New Roman" w:eastAsia="宋体" w:hAnsi="Times New Roman" w:cs="Times New Roman" w:hint="eastAsia"/>
          <w:sz w:val="24"/>
        </w:rPr>
        <w:t>评价</w:t>
      </w:r>
      <w:r w:rsidR="00FC57F8">
        <w:rPr>
          <w:rFonts w:ascii="Times New Roman" w:eastAsia="宋体" w:hAnsi="Times New Roman" w:cs="Times New Roman" w:hint="eastAsia"/>
          <w:sz w:val="24"/>
        </w:rPr>
        <w:t>：</w:t>
      </w:r>
      <w:r w:rsidRPr="00F82A7C">
        <w:rPr>
          <w:rFonts w:ascii="宋体" w:eastAsia="宋体" w:hAnsi="宋体" w:cs="Times New Roman"/>
          <w:sz w:val="24"/>
        </w:rPr>
        <w:t>“我的工作受到社会大众的尊重”</w:t>
      </w:r>
      <w:r w:rsidR="00510400">
        <w:rPr>
          <w:rFonts w:ascii="Times New Roman" w:eastAsia="宋体" w:hAnsi="Times New Roman" w:cs="Times New Roman" w:hint="eastAsia"/>
          <w:sz w:val="24"/>
        </w:rPr>
        <w:t>。</w:t>
      </w:r>
      <w:r w:rsidR="006E1DF7">
        <w:rPr>
          <w:rFonts w:ascii="Times New Roman" w:eastAsia="宋体" w:hAnsi="Times New Roman" w:cs="Times New Roman" w:hint="eastAsia"/>
          <w:sz w:val="24"/>
        </w:rPr>
        <w:t>前三</w:t>
      </w:r>
      <w:r w:rsidR="00FC57F8">
        <w:rPr>
          <w:rFonts w:ascii="Times New Roman" w:eastAsia="宋体" w:hAnsi="Times New Roman" w:cs="Times New Roman" w:hint="eastAsia"/>
          <w:sz w:val="24"/>
        </w:rPr>
        <w:t>项</w:t>
      </w:r>
      <w:r w:rsidR="00D23480">
        <w:rPr>
          <w:rFonts w:ascii="Times New Roman" w:eastAsia="宋体" w:hAnsi="Times New Roman" w:cs="Times New Roman" w:hint="eastAsia"/>
          <w:sz w:val="24"/>
        </w:rPr>
        <w:t>反映个体的自我认知</w:t>
      </w:r>
      <w:r w:rsidR="006E1DF7">
        <w:rPr>
          <w:rFonts w:ascii="Times New Roman" w:eastAsia="宋体" w:hAnsi="Times New Roman" w:cs="Times New Roman" w:hint="eastAsia"/>
          <w:sz w:val="24"/>
        </w:rPr>
        <w:t>，第四</w:t>
      </w:r>
      <w:r w:rsidR="00D23480">
        <w:rPr>
          <w:rFonts w:ascii="Times New Roman" w:eastAsia="宋体" w:hAnsi="Times New Roman" w:cs="Times New Roman" w:hint="eastAsia"/>
          <w:sz w:val="24"/>
        </w:rPr>
        <w:t>项体现外在的社会评价。</w:t>
      </w:r>
    </w:p>
    <w:p w14:paraId="2F74505D" w14:textId="5AEE3496" w:rsidR="00692BB7" w:rsidRPr="00FB5917" w:rsidRDefault="008F3603" w:rsidP="007D15CE">
      <w:pPr>
        <w:spacing w:line="276" w:lineRule="auto"/>
        <w:ind w:firstLineChars="200" w:firstLine="480"/>
        <w:rPr>
          <w:rFonts w:ascii="Times New Roman" w:eastAsia="宋体" w:hAnsi="Times New Roman" w:cs="Times New Roman"/>
          <w:sz w:val="24"/>
        </w:rPr>
      </w:pPr>
      <w:r w:rsidRPr="00FB5917">
        <w:rPr>
          <w:rFonts w:ascii="Times New Roman" w:eastAsia="宋体" w:hAnsi="Times New Roman" w:cs="Times New Roman"/>
          <w:sz w:val="24"/>
        </w:rPr>
        <w:t>由于</w:t>
      </w:r>
      <w:r w:rsidR="00406166">
        <w:rPr>
          <w:rFonts w:ascii="Times New Roman" w:eastAsia="宋体" w:hAnsi="Times New Roman" w:cs="Times New Roman" w:hint="eastAsia"/>
          <w:sz w:val="24"/>
        </w:rPr>
        <w:t>上述题</w:t>
      </w:r>
      <w:r w:rsidRPr="00FB5917">
        <w:rPr>
          <w:rFonts w:ascii="Times New Roman" w:eastAsia="宋体" w:hAnsi="Times New Roman" w:cs="Times New Roman"/>
          <w:sz w:val="24"/>
        </w:rPr>
        <w:t>项均采用</w:t>
      </w:r>
      <w:r w:rsidRPr="00FB5917">
        <w:rPr>
          <w:rFonts w:ascii="Times New Roman" w:eastAsia="宋体" w:hAnsi="Times New Roman" w:cs="Times New Roman"/>
          <w:sz w:val="24"/>
        </w:rPr>
        <w:t>1</w:t>
      </w:r>
      <w:r w:rsidRPr="00FB5917">
        <w:rPr>
          <w:rFonts w:ascii="Times New Roman" w:eastAsia="宋体" w:hAnsi="Times New Roman" w:cs="Times New Roman"/>
          <w:sz w:val="24"/>
        </w:rPr>
        <w:t>至</w:t>
      </w:r>
      <w:r w:rsidRPr="00FB5917">
        <w:rPr>
          <w:rFonts w:ascii="Times New Roman" w:eastAsia="宋体" w:hAnsi="Times New Roman" w:cs="Times New Roman"/>
          <w:sz w:val="24"/>
        </w:rPr>
        <w:t>5</w:t>
      </w:r>
      <w:r w:rsidRPr="00FB5917">
        <w:rPr>
          <w:rFonts w:ascii="Times New Roman" w:eastAsia="宋体" w:hAnsi="Times New Roman" w:cs="Times New Roman"/>
          <w:sz w:val="24"/>
        </w:rPr>
        <w:t>分的</w:t>
      </w:r>
      <w:r w:rsidR="007E18B2">
        <w:rPr>
          <w:rFonts w:ascii="Times New Roman" w:eastAsia="宋体" w:hAnsi="Times New Roman" w:cs="Times New Roman" w:hint="eastAsia"/>
          <w:sz w:val="24"/>
        </w:rPr>
        <w:t>李克特</w:t>
      </w:r>
      <w:r w:rsidRPr="00FB5917">
        <w:rPr>
          <w:rFonts w:ascii="Times New Roman" w:eastAsia="宋体" w:hAnsi="Times New Roman" w:cs="Times New Roman"/>
          <w:sz w:val="24"/>
        </w:rPr>
        <w:t>量表，</w:t>
      </w:r>
      <w:r w:rsidR="007103DB">
        <w:rPr>
          <w:rFonts w:ascii="Times New Roman" w:eastAsia="宋体" w:hAnsi="Times New Roman" w:cs="Times New Roman" w:hint="eastAsia"/>
          <w:sz w:val="24"/>
        </w:rPr>
        <w:t>量纲</w:t>
      </w:r>
      <w:r w:rsidRPr="00FB5917">
        <w:rPr>
          <w:rFonts w:ascii="Times New Roman" w:eastAsia="宋体" w:hAnsi="Times New Roman" w:cs="Times New Roman"/>
          <w:sz w:val="24"/>
        </w:rPr>
        <w:t>一致，且信度良好（</w:t>
      </w:r>
      <w:r w:rsidRPr="00FB5917">
        <w:rPr>
          <w:rFonts w:ascii="Times New Roman" w:eastAsia="宋体" w:hAnsi="Times New Roman" w:cs="Times New Roman"/>
          <w:sz w:val="24"/>
        </w:rPr>
        <w:t>Cronbach’s α = 0.723</w:t>
      </w:r>
      <w:r w:rsidRPr="00FB5917">
        <w:rPr>
          <w:rFonts w:ascii="Times New Roman" w:eastAsia="宋体" w:hAnsi="Times New Roman" w:cs="Times New Roman"/>
          <w:sz w:val="24"/>
        </w:rPr>
        <w:t>），本文对其</w:t>
      </w:r>
      <w:r w:rsidR="00F823D0">
        <w:rPr>
          <w:rFonts w:ascii="Times New Roman" w:eastAsia="宋体" w:hAnsi="Times New Roman" w:cs="Times New Roman" w:hint="eastAsia"/>
          <w:sz w:val="24"/>
        </w:rPr>
        <w:t>进行</w:t>
      </w:r>
      <w:r w:rsidR="001D6BF3">
        <w:rPr>
          <w:rFonts w:ascii="Times New Roman" w:eastAsia="宋体" w:hAnsi="Times New Roman" w:cs="Times New Roman" w:hint="eastAsia"/>
          <w:sz w:val="24"/>
        </w:rPr>
        <w:t>等</w:t>
      </w:r>
      <w:r w:rsidR="00495AD5">
        <w:rPr>
          <w:rFonts w:ascii="Times New Roman" w:eastAsia="宋体" w:hAnsi="Times New Roman" w:cs="Times New Roman" w:hint="eastAsia"/>
          <w:sz w:val="24"/>
        </w:rPr>
        <w:t>权</w:t>
      </w:r>
      <w:r w:rsidR="00F823D0">
        <w:rPr>
          <w:rFonts w:ascii="Times New Roman" w:eastAsia="宋体" w:hAnsi="Times New Roman" w:cs="Times New Roman" w:hint="eastAsia"/>
          <w:sz w:val="24"/>
        </w:rPr>
        <w:t>重</w:t>
      </w:r>
      <w:r w:rsidRPr="00FB5917">
        <w:rPr>
          <w:rFonts w:ascii="Times New Roman" w:eastAsia="宋体" w:hAnsi="Times New Roman" w:cs="Times New Roman"/>
          <w:sz w:val="24"/>
        </w:rPr>
        <w:t>加总</w:t>
      </w:r>
      <w:r w:rsidR="00F823D0">
        <w:rPr>
          <w:rFonts w:ascii="Times New Roman" w:eastAsia="宋体" w:hAnsi="Times New Roman" w:cs="Times New Roman" w:hint="eastAsia"/>
          <w:sz w:val="24"/>
        </w:rPr>
        <w:t>以</w:t>
      </w:r>
      <w:r w:rsidRPr="00FB5917">
        <w:rPr>
          <w:rFonts w:ascii="Times New Roman" w:eastAsia="宋体" w:hAnsi="Times New Roman" w:cs="Times New Roman"/>
          <w:sz w:val="24"/>
        </w:rPr>
        <w:t>构造复合指标。这种</w:t>
      </w:r>
      <w:r w:rsidR="001234CA">
        <w:rPr>
          <w:rFonts w:ascii="Times New Roman" w:eastAsia="宋体" w:hAnsi="Times New Roman" w:cs="Times New Roman" w:hint="eastAsia"/>
          <w:sz w:val="24"/>
        </w:rPr>
        <w:t>做法</w:t>
      </w:r>
      <w:r w:rsidRPr="00FB5917">
        <w:rPr>
          <w:rFonts w:ascii="Times New Roman" w:eastAsia="宋体" w:hAnsi="Times New Roman" w:cs="Times New Roman"/>
          <w:sz w:val="24"/>
        </w:rPr>
        <w:t>在</w:t>
      </w:r>
      <w:r w:rsidR="00796617">
        <w:rPr>
          <w:rFonts w:ascii="Times New Roman" w:eastAsia="宋体" w:hAnsi="Times New Roman" w:cs="Times New Roman" w:hint="eastAsia"/>
          <w:sz w:val="24"/>
        </w:rPr>
        <w:t>构造潜变量时</w:t>
      </w:r>
      <w:r w:rsidRPr="00FB5917">
        <w:rPr>
          <w:rFonts w:ascii="Times New Roman" w:eastAsia="宋体" w:hAnsi="Times New Roman" w:cs="Times New Roman"/>
          <w:sz w:val="24"/>
        </w:rPr>
        <w:t>具有</w:t>
      </w:r>
      <w:r w:rsidR="00796617">
        <w:rPr>
          <w:rFonts w:ascii="Times New Roman" w:eastAsia="宋体" w:hAnsi="Times New Roman" w:cs="Times New Roman" w:hint="eastAsia"/>
          <w:sz w:val="24"/>
        </w:rPr>
        <w:t>方法</w:t>
      </w:r>
      <w:r w:rsidRPr="00FB5917">
        <w:rPr>
          <w:rFonts w:ascii="Times New Roman" w:eastAsia="宋体" w:hAnsi="Times New Roman" w:cs="Times New Roman"/>
          <w:sz w:val="24"/>
        </w:rPr>
        <w:t>合理性</w:t>
      </w:r>
      <w:r w:rsidR="006B173A">
        <w:rPr>
          <w:rFonts w:ascii="Times New Roman" w:eastAsia="宋体" w:hAnsi="Times New Roman" w:cs="Times New Roman" w:hint="eastAsia"/>
          <w:sz w:val="24"/>
        </w:rPr>
        <w:t>，</w:t>
      </w:r>
      <w:r w:rsidR="00262C4C">
        <w:rPr>
          <w:rFonts w:ascii="Times New Roman" w:eastAsia="宋体" w:hAnsi="Times New Roman" w:cs="Times New Roman" w:hint="eastAsia"/>
          <w:sz w:val="24"/>
        </w:rPr>
        <w:t>既可</w:t>
      </w:r>
      <w:r w:rsidRPr="00FB5917">
        <w:rPr>
          <w:rFonts w:ascii="Times New Roman" w:eastAsia="宋体" w:hAnsi="Times New Roman" w:cs="Times New Roman"/>
          <w:sz w:val="24"/>
        </w:rPr>
        <w:t>避免</w:t>
      </w:r>
      <w:r w:rsidR="00673E6F">
        <w:rPr>
          <w:rFonts w:ascii="Times New Roman" w:eastAsia="宋体" w:hAnsi="Times New Roman" w:cs="Times New Roman" w:hint="eastAsia"/>
          <w:sz w:val="24"/>
        </w:rPr>
        <w:t>人为</w:t>
      </w:r>
      <w:r w:rsidRPr="00FB5917">
        <w:rPr>
          <w:rFonts w:ascii="Times New Roman" w:eastAsia="宋体" w:hAnsi="Times New Roman" w:cs="Times New Roman"/>
          <w:sz w:val="24"/>
        </w:rPr>
        <w:t>引入权重偏差</w:t>
      </w:r>
      <w:r w:rsidR="00796617" w:rsidRPr="00FB5917">
        <w:rPr>
          <w:rFonts w:ascii="Times New Roman" w:eastAsia="宋体" w:hAnsi="Times New Roman" w:cs="Times New Roman"/>
          <w:sz w:val="24"/>
        </w:rPr>
        <w:t>（</w:t>
      </w:r>
      <w:r w:rsidR="00796617" w:rsidRPr="00FB5917">
        <w:rPr>
          <w:rFonts w:ascii="Times New Roman" w:eastAsia="宋体" w:hAnsi="Times New Roman" w:cs="Times New Roman"/>
          <w:sz w:val="24"/>
        </w:rPr>
        <w:t>DeVellis, 2017: 150</w:t>
      </w:r>
      <w:r w:rsidR="00796617" w:rsidRPr="00FB5917">
        <w:rPr>
          <w:rFonts w:ascii="Times New Roman" w:eastAsia="宋体" w:hAnsi="Times New Roman" w:cs="Times New Roman"/>
          <w:sz w:val="24"/>
        </w:rPr>
        <w:t>）</w:t>
      </w:r>
      <w:r w:rsidR="00DB7FC2">
        <w:rPr>
          <w:rFonts w:ascii="Times New Roman" w:eastAsia="宋体" w:hAnsi="Times New Roman" w:cs="Times New Roman" w:hint="eastAsia"/>
          <w:sz w:val="24"/>
        </w:rPr>
        <w:t>，</w:t>
      </w:r>
      <w:r w:rsidR="005577E1" w:rsidRPr="00FB5917">
        <w:rPr>
          <w:rFonts w:ascii="Times New Roman" w:eastAsia="宋体" w:hAnsi="Times New Roman" w:cs="Times New Roman"/>
          <w:sz w:val="24"/>
        </w:rPr>
        <w:t>也是测量主观态度的常见</w:t>
      </w:r>
      <w:r w:rsidR="00796617">
        <w:rPr>
          <w:rFonts w:ascii="Times New Roman" w:eastAsia="宋体" w:hAnsi="Times New Roman" w:cs="Times New Roman" w:hint="eastAsia"/>
          <w:sz w:val="24"/>
        </w:rPr>
        <w:t>手段</w:t>
      </w:r>
      <w:r w:rsidR="005577E1" w:rsidRPr="00FB5917">
        <w:rPr>
          <w:rFonts w:ascii="Times New Roman" w:eastAsia="宋体" w:hAnsi="Times New Roman" w:cs="Times New Roman"/>
          <w:sz w:val="24"/>
        </w:rPr>
        <w:t>（王颉琼、李黎明</w:t>
      </w:r>
      <w:r w:rsidR="005577E1" w:rsidRPr="00FB5917">
        <w:rPr>
          <w:rFonts w:ascii="Times New Roman" w:eastAsia="宋体" w:hAnsi="Times New Roman" w:cs="Times New Roman"/>
          <w:sz w:val="24"/>
        </w:rPr>
        <w:t xml:space="preserve">, 2024; </w:t>
      </w:r>
      <w:r w:rsidR="005577E1" w:rsidRPr="00FB5917">
        <w:rPr>
          <w:rFonts w:ascii="Times New Roman" w:eastAsia="宋体" w:hAnsi="Times New Roman" w:cs="Times New Roman"/>
          <w:sz w:val="24"/>
        </w:rPr>
        <w:t>吕鹏、刘学</w:t>
      </w:r>
      <w:r w:rsidR="005577E1" w:rsidRPr="00FB5917">
        <w:rPr>
          <w:rFonts w:ascii="Times New Roman" w:eastAsia="宋体" w:hAnsi="Times New Roman" w:cs="Times New Roman"/>
          <w:sz w:val="24"/>
        </w:rPr>
        <w:t xml:space="preserve">, 2020; </w:t>
      </w:r>
      <w:r w:rsidR="005577E1" w:rsidRPr="00FB5917">
        <w:rPr>
          <w:rFonts w:ascii="Times New Roman" w:eastAsia="宋体" w:hAnsi="Times New Roman" w:cs="Times New Roman"/>
          <w:sz w:val="24"/>
        </w:rPr>
        <w:t>柳建坤、许弘智</w:t>
      </w:r>
      <w:r w:rsidR="005577E1" w:rsidRPr="00FB5917">
        <w:rPr>
          <w:rFonts w:ascii="Times New Roman" w:eastAsia="宋体" w:hAnsi="Times New Roman" w:cs="Times New Roman"/>
          <w:sz w:val="24"/>
        </w:rPr>
        <w:t>, 2019</w:t>
      </w:r>
      <w:r w:rsidR="005577E1" w:rsidRPr="00FB5917">
        <w:rPr>
          <w:rFonts w:ascii="Times New Roman" w:eastAsia="宋体" w:hAnsi="Times New Roman" w:cs="Times New Roman"/>
          <w:sz w:val="24"/>
        </w:rPr>
        <w:t>）</w:t>
      </w:r>
      <w:r w:rsidR="00827523" w:rsidRPr="00FB5917">
        <w:rPr>
          <w:rFonts w:ascii="Times New Roman" w:eastAsia="宋体" w:hAnsi="Times New Roman" w:cs="Times New Roman"/>
          <w:sz w:val="24"/>
        </w:rPr>
        <w:t>。</w:t>
      </w:r>
      <w:r w:rsidR="005B4F03" w:rsidRPr="00FB5917">
        <w:rPr>
          <w:rFonts w:ascii="Times New Roman" w:eastAsia="宋体" w:hAnsi="Times New Roman" w:cs="Times New Roman"/>
          <w:sz w:val="24"/>
        </w:rPr>
        <w:t>加总后变量值域为</w:t>
      </w:r>
      <w:r w:rsidR="00EF4912">
        <w:rPr>
          <w:rFonts w:ascii="Times New Roman" w:eastAsia="宋体" w:hAnsi="Times New Roman" w:cs="Times New Roman" w:hint="eastAsia"/>
          <w:sz w:val="24"/>
        </w:rPr>
        <w:t>4</w:t>
      </w:r>
      <w:r w:rsidR="005B4F03" w:rsidRPr="00FB5917">
        <w:rPr>
          <w:rFonts w:ascii="Times New Roman" w:eastAsia="宋体" w:hAnsi="Times New Roman" w:cs="Times New Roman"/>
          <w:sz w:val="24"/>
        </w:rPr>
        <w:t>至</w:t>
      </w:r>
      <w:r w:rsidR="00EF4912">
        <w:rPr>
          <w:rFonts w:ascii="Times New Roman" w:eastAsia="宋体" w:hAnsi="Times New Roman" w:cs="Times New Roman" w:hint="eastAsia"/>
          <w:sz w:val="24"/>
        </w:rPr>
        <w:t>20</w:t>
      </w:r>
      <w:r w:rsidR="005B4F03" w:rsidRPr="00FB5917">
        <w:rPr>
          <w:rFonts w:ascii="Times New Roman" w:eastAsia="宋体" w:hAnsi="Times New Roman" w:cs="Times New Roman"/>
          <w:sz w:val="24"/>
        </w:rPr>
        <w:t>，</w:t>
      </w:r>
      <w:r w:rsidR="00C81B6C" w:rsidRPr="00FB5917">
        <w:rPr>
          <w:rFonts w:ascii="Times New Roman" w:eastAsia="宋体" w:hAnsi="Times New Roman" w:cs="Times New Roman"/>
          <w:sz w:val="24"/>
        </w:rPr>
        <w:t>本文在模型中将其视为连续变量</w:t>
      </w:r>
      <w:r w:rsidR="009B51BF">
        <w:rPr>
          <w:rFonts w:ascii="Times New Roman" w:eastAsia="宋体" w:hAnsi="Times New Roman" w:cs="Times New Roman" w:hint="eastAsia"/>
          <w:sz w:val="24"/>
        </w:rPr>
        <w:t>。</w:t>
      </w:r>
      <w:r w:rsidR="00C81B6C">
        <w:rPr>
          <w:rFonts w:ascii="Times New Roman" w:eastAsia="宋体" w:hAnsi="Times New Roman" w:cs="Times New Roman" w:hint="eastAsia"/>
          <w:sz w:val="24"/>
        </w:rPr>
        <w:t>其</w:t>
      </w:r>
      <w:r w:rsidR="005B4F03" w:rsidRPr="00FB5917">
        <w:rPr>
          <w:rFonts w:ascii="Times New Roman" w:eastAsia="宋体" w:hAnsi="Times New Roman" w:cs="Times New Roman"/>
          <w:sz w:val="24"/>
        </w:rPr>
        <w:t>均值为</w:t>
      </w:r>
      <w:r w:rsidR="005B4F03" w:rsidRPr="00FB5917">
        <w:rPr>
          <w:rFonts w:ascii="Times New Roman" w:eastAsia="宋体" w:hAnsi="Times New Roman" w:cs="Times New Roman"/>
          <w:sz w:val="24"/>
        </w:rPr>
        <w:t>1</w:t>
      </w:r>
      <w:r w:rsidR="00302BD5">
        <w:rPr>
          <w:rFonts w:ascii="Times New Roman" w:eastAsia="宋体" w:hAnsi="Times New Roman" w:cs="Times New Roman" w:hint="eastAsia"/>
          <w:sz w:val="24"/>
        </w:rPr>
        <w:t>3</w:t>
      </w:r>
      <w:r w:rsidR="005B4F03" w:rsidRPr="00FB5917">
        <w:rPr>
          <w:rFonts w:ascii="Times New Roman" w:eastAsia="宋体" w:hAnsi="Times New Roman" w:cs="Times New Roman"/>
          <w:sz w:val="24"/>
        </w:rPr>
        <w:t>.4</w:t>
      </w:r>
      <w:r w:rsidR="00302BD5">
        <w:rPr>
          <w:rFonts w:ascii="Times New Roman" w:eastAsia="宋体" w:hAnsi="Times New Roman" w:cs="Times New Roman" w:hint="eastAsia"/>
          <w:sz w:val="24"/>
        </w:rPr>
        <w:t>6</w:t>
      </w:r>
      <w:r w:rsidR="005B4F03" w:rsidRPr="00FB5917">
        <w:rPr>
          <w:rFonts w:ascii="Times New Roman" w:eastAsia="宋体" w:hAnsi="Times New Roman" w:cs="Times New Roman"/>
          <w:sz w:val="24"/>
        </w:rPr>
        <w:t>，</w:t>
      </w:r>
      <w:r w:rsidR="0002601E">
        <w:rPr>
          <w:rFonts w:ascii="Times New Roman" w:eastAsia="宋体" w:hAnsi="Times New Roman" w:cs="Times New Roman" w:hint="eastAsia"/>
          <w:sz w:val="24"/>
        </w:rPr>
        <w:t>中位数为</w:t>
      </w:r>
      <w:r w:rsidR="008A18F5">
        <w:rPr>
          <w:rFonts w:ascii="Times New Roman" w:eastAsia="宋体" w:hAnsi="Times New Roman" w:cs="Times New Roman" w:hint="eastAsia"/>
          <w:sz w:val="24"/>
        </w:rPr>
        <w:t>13</w:t>
      </w:r>
      <w:r w:rsidR="0002601E">
        <w:rPr>
          <w:rFonts w:ascii="Times New Roman" w:eastAsia="宋体" w:hAnsi="Times New Roman" w:cs="Times New Roman" w:hint="eastAsia"/>
          <w:sz w:val="24"/>
        </w:rPr>
        <w:t>，</w:t>
      </w:r>
      <w:r w:rsidR="005B4F03" w:rsidRPr="00FB5917">
        <w:rPr>
          <w:rFonts w:ascii="Times New Roman" w:eastAsia="宋体" w:hAnsi="Times New Roman" w:cs="Times New Roman"/>
          <w:sz w:val="24"/>
        </w:rPr>
        <w:t>标准差为</w:t>
      </w:r>
      <w:r w:rsidR="005B4F03" w:rsidRPr="00FB5917">
        <w:rPr>
          <w:rFonts w:ascii="Times New Roman" w:eastAsia="宋体" w:hAnsi="Times New Roman" w:cs="Times New Roman"/>
          <w:sz w:val="24"/>
        </w:rPr>
        <w:t>3.08</w:t>
      </w:r>
      <w:r w:rsidR="009B51BF">
        <w:rPr>
          <w:rFonts w:ascii="Times New Roman" w:eastAsia="宋体" w:hAnsi="Times New Roman" w:cs="Times New Roman" w:hint="eastAsia"/>
          <w:sz w:val="24"/>
        </w:rPr>
        <w:t>，</w:t>
      </w:r>
      <w:r w:rsidR="005343D6">
        <w:rPr>
          <w:rFonts w:ascii="Times New Roman" w:eastAsia="宋体" w:hAnsi="Times New Roman" w:cs="Times New Roman" w:hint="eastAsia"/>
          <w:sz w:val="24"/>
        </w:rPr>
        <w:t>显示</w:t>
      </w:r>
      <w:r w:rsidR="009A63FD">
        <w:rPr>
          <w:rFonts w:ascii="Times New Roman" w:eastAsia="宋体" w:hAnsi="Times New Roman" w:cs="Times New Roman" w:hint="eastAsia"/>
          <w:sz w:val="24"/>
        </w:rPr>
        <w:t>程序员</w:t>
      </w:r>
      <w:r w:rsidR="005343D6">
        <w:rPr>
          <w:rFonts w:ascii="Times New Roman" w:eastAsia="宋体" w:hAnsi="Times New Roman" w:cs="Times New Roman" w:hint="eastAsia"/>
          <w:sz w:val="24"/>
        </w:rPr>
        <w:t>的职业认同整体</w:t>
      </w:r>
      <w:r w:rsidR="00DC45C8">
        <w:rPr>
          <w:rFonts w:ascii="Times New Roman" w:eastAsia="宋体" w:hAnsi="Times New Roman" w:cs="Times New Roman" w:hint="eastAsia"/>
          <w:sz w:val="24"/>
        </w:rPr>
        <w:t>呈现</w:t>
      </w:r>
      <w:r w:rsidR="0026058B">
        <w:rPr>
          <w:rFonts w:ascii="Times New Roman" w:eastAsia="宋体" w:hAnsi="Times New Roman" w:cs="Times New Roman" w:hint="eastAsia"/>
          <w:sz w:val="24"/>
        </w:rPr>
        <w:t>中等偏上</w:t>
      </w:r>
      <w:r w:rsidR="009B51BF">
        <w:rPr>
          <w:rFonts w:ascii="Times New Roman" w:eastAsia="宋体" w:hAnsi="Times New Roman" w:cs="Times New Roman" w:hint="eastAsia"/>
          <w:sz w:val="24"/>
        </w:rPr>
        <w:t>的</w:t>
      </w:r>
      <w:r w:rsidR="009A63FD">
        <w:rPr>
          <w:rFonts w:ascii="Times New Roman" w:eastAsia="宋体" w:hAnsi="Times New Roman" w:cs="Times New Roman" w:hint="eastAsia"/>
          <w:sz w:val="24"/>
        </w:rPr>
        <w:t>水平</w:t>
      </w:r>
      <w:r w:rsidR="00BE3FD4">
        <w:rPr>
          <w:rFonts w:ascii="Times New Roman" w:eastAsia="宋体" w:hAnsi="Times New Roman" w:cs="Times New Roman" w:hint="eastAsia"/>
          <w:sz w:val="24"/>
        </w:rPr>
        <w:t>。</w:t>
      </w:r>
    </w:p>
    <w:bookmarkEnd w:id="15"/>
    <w:p w14:paraId="7B5148D0" w14:textId="58CB0458" w:rsidR="00D768B5" w:rsidRPr="001B3862" w:rsidRDefault="00D768B5" w:rsidP="001B3862">
      <w:pPr>
        <w:pStyle w:val="4"/>
        <w:spacing w:beforeLines="50" w:before="156" w:afterLines="50" w:after="156" w:line="276" w:lineRule="auto"/>
        <w:ind w:leftChars="200" w:left="420"/>
        <w:rPr>
          <w:rFonts w:ascii="黑体" w:eastAsia="黑体" w:hAnsi="黑体" w:cs="Times New Roman"/>
          <w:color w:val="000000" w:themeColor="text1"/>
          <w:sz w:val="24"/>
          <w:szCs w:val="24"/>
        </w:rPr>
      </w:pPr>
      <w:r w:rsidRPr="001B3862">
        <w:rPr>
          <w:rFonts w:ascii="Times New Roman" w:eastAsia="黑体" w:hAnsi="Times New Roman" w:cs="Times New Roman"/>
          <w:color w:val="000000" w:themeColor="text1"/>
          <w:sz w:val="24"/>
          <w:szCs w:val="24"/>
        </w:rPr>
        <w:t>2.</w:t>
      </w:r>
      <w:r w:rsidR="001B3862">
        <w:rPr>
          <w:rFonts w:ascii="Times New Roman" w:eastAsia="黑体" w:hAnsi="Times New Roman" w:cs="Times New Roman" w:hint="eastAsia"/>
          <w:color w:val="000000" w:themeColor="text1"/>
          <w:sz w:val="24"/>
          <w:szCs w:val="24"/>
        </w:rPr>
        <w:t xml:space="preserve"> </w:t>
      </w:r>
      <w:r w:rsidRPr="001B3862">
        <w:rPr>
          <w:rFonts w:ascii="黑体" w:eastAsia="黑体" w:hAnsi="黑体" w:cs="Times New Roman" w:hint="eastAsia"/>
          <w:color w:val="000000" w:themeColor="text1"/>
          <w:sz w:val="24"/>
          <w:szCs w:val="24"/>
        </w:rPr>
        <w:t>自变量：日均工作时长</w:t>
      </w:r>
      <w:r w:rsidR="009F59CD">
        <w:rPr>
          <w:rFonts w:ascii="黑体" w:eastAsia="黑体" w:hAnsi="黑体" w:cs="Times New Roman" w:hint="eastAsia"/>
          <w:color w:val="000000" w:themeColor="text1"/>
          <w:sz w:val="24"/>
          <w:szCs w:val="24"/>
        </w:rPr>
        <w:t>与月收入</w:t>
      </w:r>
    </w:p>
    <w:p w14:paraId="7745B2E3" w14:textId="6BD1AE31" w:rsidR="00DF7DD8" w:rsidRPr="00B675B6" w:rsidRDefault="00DF7DD8" w:rsidP="00684DC3">
      <w:pPr>
        <w:spacing w:line="276" w:lineRule="auto"/>
        <w:ind w:firstLineChars="200" w:firstLine="480"/>
        <w:rPr>
          <w:rFonts w:ascii="Times New Roman" w:eastAsia="宋体" w:hAnsi="Times New Roman" w:cs="Times New Roman"/>
          <w:sz w:val="24"/>
        </w:rPr>
      </w:pPr>
      <w:r w:rsidRPr="00B675B6">
        <w:rPr>
          <w:rFonts w:ascii="Times New Roman" w:eastAsia="宋体" w:hAnsi="Times New Roman" w:cs="Times New Roman"/>
          <w:sz w:val="24"/>
        </w:rPr>
        <w:t>本研究的第一组假设基于劳动</w:t>
      </w:r>
      <w:r w:rsidRPr="00D341F6">
        <w:rPr>
          <w:rFonts w:ascii="宋体" w:eastAsia="宋体" w:hAnsi="宋体" w:cs="Times New Roman"/>
          <w:sz w:val="24"/>
        </w:rPr>
        <w:t>“投入</w:t>
      </w:r>
      <w:r w:rsidR="006D0AC9">
        <w:rPr>
          <w:rFonts w:ascii="宋体" w:eastAsia="宋体" w:hAnsi="宋体" w:cs="Times New Roman" w:hint="eastAsia"/>
          <w:sz w:val="24"/>
        </w:rPr>
        <w:t>-</w:t>
      </w:r>
      <w:r w:rsidRPr="00D341F6">
        <w:rPr>
          <w:rFonts w:ascii="宋体" w:eastAsia="宋体" w:hAnsi="宋体" w:cs="Times New Roman"/>
          <w:sz w:val="24"/>
        </w:rPr>
        <w:t>回报”</w:t>
      </w:r>
      <w:r w:rsidRPr="00B675B6">
        <w:rPr>
          <w:rFonts w:ascii="Times New Roman" w:eastAsia="宋体" w:hAnsi="Times New Roman" w:cs="Times New Roman"/>
          <w:sz w:val="24"/>
        </w:rPr>
        <w:t>框架提出</w:t>
      </w:r>
      <w:r w:rsidR="0030741A">
        <w:rPr>
          <w:rFonts w:ascii="Times New Roman" w:eastAsia="宋体" w:hAnsi="Times New Roman" w:cs="Times New Roman" w:hint="eastAsia"/>
          <w:sz w:val="24"/>
        </w:rPr>
        <w:t>。相应地，</w:t>
      </w:r>
      <w:r w:rsidRPr="00B675B6">
        <w:rPr>
          <w:rFonts w:ascii="Times New Roman" w:eastAsia="宋体" w:hAnsi="Times New Roman" w:cs="Times New Roman"/>
          <w:sz w:val="24"/>
        </w:rPr>
        <w:t>自变量为</w:t>
      </w:r>
      <w:r w:rsidR="001A03CF">
        <w:rPr>
          <w:rFonts w:ascii="Times New Roman" w:eastAsia="宋体" w:hAnsi="Times New Roman" w:cs="Times New Roman" w:hint="eastAsia"/>
          <w:sz w:val="24"/>
        </w:rPr>
        <w:t>日均工作时长和</w:t>
      </w:r>
      <w:r w:rsidR="00AD5551">
        <w:rPr>
          <w:rFonts w:ascii="Times New Roman" w:eastAsia="宋体" w:hAnsi="Times New Roman" w:cs="Times New Roman" w:hint="eastAsia"/>
          <w:sz w:val="24"/>
        </w:rPr>
        <w:t>月收入</w:t>
      </w:r>
      <w:r w:rsidR="00F31B2B">
        <w:rPr>
          <w:rFonts w:ascii="Times New Roman" w:eastAsia="宋体" w:hAnsi="Times New Roman" w:cs="Times New Roman" w:hint="eastAsia"/>
          <w:sz w:val="24"/>
        </w:rPr>
        <w:t>，分别代表程序员在劳动中的</w:t>
      </w:r>
      <w:r w:rsidR="00F34973">
        <w:rPr>
          <w:rFonts w:ascii="Times New Roman" w:eastAsia="宋体" w:hAnsi="Times New Roman" w:cs="Times New Roman" w:hint="eastAsia"/>
          <w:sz w:val="24"/>
        </w:rPr>
        <w:t>投入</w:t>
      </w:r>
      <w:r w:rsidR="00F31B2B">
        <w:rPr>
          <w:rFonts w:ascii="Times New Roman" w:eastAsia="宋体" w:hAnsi="Times New Roman" w:cs="Times New Roman" w:hint="eastAsia"/>
          <w:sz w:val="24"/>
        </w:rPr>
        <w:t>和</w:t>
      </w:r>
      <w:r w:rsidR="00223471">
        <w:rPr>
          <w:rFonts w:ascii="Times New Roman" w:eastAsia="宋体" w:hAnsi="Times New Roman" w:cs="Times New Roman" w:hint="eastAsia"/>
          <w:sz w:val="24"/>
        </w:rPr>
        <w:t>回报</w:t>
      </w:r>
      <w:r w:rsidR="00F31B2B">
        <w:rPr>
          <w:rFonts w:ascii="Times New Roman" w:eastAsia="宋体" w:hAnsi="Times New Roman" w:cs="Times New Roman" w:hint="eastAsia"/>
          <w:sz w:val="24"/>
        </w:rPr>
        <w:t>。</w:t>
      </w:r>
    </w:p>
    <w:p w14:paraId="25B14AD9" w14:textId="2CD072AE" w:rsidR="00F1771A" w:rsidRPr="00F9064B" w:rsidRDefault="00DF7DD8" w:rsidP="007954CD">
      <w:pPr>
        <w:spacing w:beforeLines="25" w:before="78" w:afterLines="25" w:after="78" w:line="276" w:lineRule="auto"/>
        <w:ind w:firstLineChars="200" w:firstLine="480"/>
        <w:rPr>
          <w:rFonts w:ascii="Times New Roman" w:eastAsia="宋体" w:hAnsi="Times New Roman" w:cs="Times New Roman"/>
          <w:sz w:val="24"/>
        </w:rPr>
      </w:pPr>
      <w:r w:rsidRPr="00F9064B">
        <w:rPr>
          <w:rFonts w:ascii="Times New Roman" w:eastAsia="宋体" w:hAnsi="Times New Roman" w:cs="Times New Roman"/>
          <w:sz w:val="24"/>
        </w:rPr>
        <w:t>（</w:t>
      </w:r>
      <w:r w:rsidR="003D5165">
        <w:rPr>
          <w:rFonts w:ascii="Times New Roman" w:eastAsia="宋体" w:hAnsi="Times New Roman" w:cs="Times New Roman" w:hint="eastAsia"/>
          <w:sz w:val="24"/>
        </w:rPr>
        <w:t>1</w:t>
      </w:r>
      <w:r w:rsidRPr="00F9064B">
        <w:rPr>
          <w:rFonts w:ascii="Times New Roman" w:eastAsia="宋体" w:hAnsi="Times New Roman" w:cs="Times New Roman"/>
          <w:sz w:val="24"/>
        </w:rPr>
        <w:t>）日均工作时长</w:t>
      </w:r>
    </w:p>
    <w:p w14:paraId="593444AD" w14:textId="1BB0FB53" w:rsidR="00DF7DD8" w:rsidRPr="0094392A" w:rsidRDefault="0028634F" w:rsidP="00684DC3">
      <w:pPr>
        <w:spacing w:line="276"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sz w:val="24"/>
        </w:rPr>
        <w:t>日均</w:t>
      </w:r>
      <w:r w:rsidR="00DF7DD8" w:rsidRPr="00B675B6">
        <w:rPr>
          <w:rFonts w:ascii="Times New Roman" w:eastAsia="宋体" w:hAnsi="Times New Roman" w:cs="Times New Roman"/>
          <w:sz w:val="24"/>
        </w:rPr>
        <w:t>工作时长由题项</w:t>
      </w:r>
      <w:r w:rsidR="00DF7DD8" w:rsidRPr="00D95313">
        <w:rPr>
          <w:rFonts w:ascii="宋体" w:eastAsia="宋体" w:hAnsi="宋体" w:cs="Times New Roman"/>
          <w:sz w:val="24"/>
        </w:rPr>
        <w:t>“您平均每天在单位工作_____小时”</w:t>
      </w:r>
      <w:r w:rsidR="00DF7DD8" w:rsidRPr="00B675B6">
        <w:rPr>
          <w:rFonts w:ascii="Times New Roman" w:eastAsia="宋体" w:hAnsi="Times New Roman" w:cs="Times New Roman"/>
          <w:sz w:val="24"/>
        </w:rPr>
        <w:t>测量，原始数据为连续型变量。由于样本中存在明显违背常识的极端值（</w:t>
      </w:r>
      <w:r w:rsidR="00B84FAB">
        <w:rPr>
          <w:rFonts w:ascii="Times New Roman" w:eastAsia="宋体" w:hAnsi="Times New Roman" w:cs="Times New Roman" w:hint="eastAsia"/>
          <w:sz w:val="24"/>
        </w:rPr>
        <w:t>例如，</w:t>
      </w:r>
      <w:r w:rsidR="00DF7DD8" w:rsidRPr="00B675B6">
        <w:rPr>
          <w:rFonts w:ascii="Times New Roman" w:eastAsia="宋体" w:hAnsi="Times New Roman" w:cs="Times New Roman"/>
          <w:sz w:val="24"/>
        </w:rPr>
        <w:t>最小为</w:t>
      </w:r>
      <w:r w:rsidR="00DF7DD8" w:rsidRPr="00B675B6">
        <w:rPr>
          <w:rFonts w:ascii="Times New Roman" w:eastAsia="宋体" w:hAnsi="Times New Roman" w:cs="Times New Roman"/>
          <w:sz w:val="24"/>
        </w:rPr>
        <w:t>0</w:t>
      </w:r>
      <w:r w:rsidR="00DF7DD8" w:rsidRPr="00B675B6">
        <w:rPr>
          <w:rFonts w:ascii="Times New Roman" w:eastAsia="宋体" w:hAnsi="Times New Roman" w:cs="Times New Roman"/>
          <w:sz w:val="24"/>
        </w:rPr>
        <w:t>小时，最大为</w:t>
      </w:r>
      <w:r w:rsidR="00DF7DD8" w:rsidRPr="00B675B6">
        <w:rPr>
          <w:rFonts w:ascii="Times New Roman" w:eastAsia="宋体" w:hAnsi="Times New Roman" w:cs="Times New Roman"/>
          <w:sz w:val="24"/>
        </w:rPr>
        <w:t>24</w:t>
      </w:r>
      <w:r w:rsidR="00DF7DD8" w:rsidRPr="00B675B6">
        <w:rPr>
          <w:rFonts w:ascii="Times New Roman" w:eastAsia="宋体" w:hAnsi="Times New Roman" w:cs="Times New Roman"/>
          <w:sz w:val="24"/>
        </w:rPr>
        <w:t>小时），本文对该变量进行了双侧</w:t>
      </w:r>
      <w:r w:rsidR="00DF7DD8" w:rsidRPr="00B675B6">
        <w:rPr>
          <w:rFonts w:ascii="Times New Roman" w:eastAsia="宋体" w:hAnsi="Times New Roman" w:cs="Times New Roman"/>
          <w:sz w:val="24"/>
        </w:rPr>
        <w:t>2.5%</w:t>
      </w:r>
      <w:r w:rsidR="00DF7DD8" w:rsidRPr="00B675B6">
        <w:rPr>
          <w:rFonts w:ascii="Times New Roman" w:eastAsia="宋体" w:hAnsi="Times New Roman" w:cs="Times New Roman"/>
          <w:sz w:val="24"/>
        </w:rPr>
        <w:t>的缩尾处理。处理后，日均工作时长的最小值为</w:t>
      </w:r>
      <w:r w:rsidR="00DF7DD8" w:rsidRPr="00B675B6">
        <w:rPr>
          <w:rFonts w:ascii="Times New Roman" w:eastAsia="宋体" w:hAnsi="Times New Roman" w:cs="Times New Roman"/>
          <w:sz w:val="24"/>
        </w:rPr>
        <w:t>4</w:t>
      </w:r>
      <w:r w:rsidR="00DF7DD8" w:rsidRPr="00B675B6">
        <w:rPr>
          <w:rFonts w:ascii="Times New Roman" w:eastAsia="宋体" w:hAnsi="Times New Roman" w:cs="Times New Roman"/>
          <w:sz w:val="24"/>
        </w:rPr>
        <w:t>小时，最大值为</w:t>
      </w:r>
      <w:r w:rsidR="00DF7DD8" w:rsidRPr="00B675B6">
        <w:rPr>
          <w:rFonts w:ascii="Times New Roman" w:eastAsia="宋体" w:hAnsi="Times New Roman" w:cs="Times New Roman"/>
          <w:sz w:val="24"/>
        </w:rPr>
        <w:t>12</w:t>
      </w:r>
      <w:r w:rsidR="00DF7DD8" w:rsidRPr="00B675B6">
        <w:rPr>
          <w:rFonts w:ascii="Times New Roman" w:eastAsia="宋体" w:hAnsi="Times New Roman" w:cs="Times New Roman"/>
          <w:sz w:val="24"/>
        </w:rPr>
        <w:t>小时，均值为</w:t>
      </w:r>
      <w:r w:rsidR="00DF7DD8" w:rsidRPr="00B675B6">
        <w:rPr>
          <w:rFonts w:ascii="Times New Roman" w:eastAsia="宋体" w:hAnsi="Times New Roman" w:cs="Times New Roman"/>
          <w:sz w:val="24"/>
        </w:rPr>
        <w:t>8.66</w:t>
      </w:r>
      <w:r w:rsidR="00DF7DD8" w:rsidRPr="00B675B6">
        <w:rPr>
          <w:rFonts w:ascii="Times New Roman" w:eastAsia="宋体" w:hAnsi="Times New Roman" w:cs="Times New Roman"/>
          <w:sz w:val="24"/>
        </w:rPr>
        <w:t>小时。</w:t>
      </w:r>
      <w:r w:rsidR="0036171E" w:rsidRPr="0094392A">
        <w:rPr>
          <w:rFonts w:ascii="Times New Roman" w:eastAsia="宋体" w:hAnsi="Times New Roman" w:cs="Times New Roman" w:hint="eastAsia"/>
          <w:color w:val="000000" w:themeColor="text1"/>
          <w:sz w:val="24"/>
        </w:rPr>
        <w:t>基于</w:t>
      </w:r>
      <w:r w:rsidR="0051407C" w:rsidRPr="0094392A">
        <w:rPr>
          <w:rFonts w:ascii="Times New Roman" w:eastAsia="宋体" w:hAnsi="Times New Roman" w:cs="Times New Roman" w:hint="eastAsia"/>
          <w:color w:val="000000" w:themeColor="text1"/>
          <w:sz w:val="24"/>
        </w:rPr>
        <w:t>分析需要，</w:t>
      </w:r>
      <w:r w:rsidR="001B6D05" w:rsidRPr="0094392A">
        <w:rPr>
          <w:rFonts w:ascii="Times New Roman" w:eastAsia="宋体" w:hAnsi="Times New Roman" w:cs="Times New Roman" w:hint="eastAsia"/>
          <w:color w:val="000000" w:themeColor="text1"/>
          <w:sz w:val="24"/>
        </w:rPr>
        <w:t>本文</w:t>
      </w:r>
      <w:r w:rsidR="00DE59E0" w:rsidRPr="0094392A">
        <w:rPr>
          <w:rFonts w:ascii="Times New Roman" w:eastAsia="宋体" w:hAnsi="Times New Roman" w:cs="Times New Roman" w:hint="eastAsia"/>
          <w:color w:val="000000" w:themeColor="text1"/>
          <w:sz w:val="24"/>
        </w:rPr>
        <w:t>以</w:t>
      </w:r>
      <w:r w:rsidR="00DD67DD" w:rsidRPr="0094392A">
        <w:rPr>
          <w:rFonts w:ascii="Times New Roman" w:eastAsia="宋体" w:hAnsi="Times New Roman" w:cs="Times New Roman" w:hint="eastAsia"/>
          <w:color w:val="000000" w:themeColor="text1"/>
          <w:sz w:val="24"/>
        </w:rPr>
        <w:t>同为</w:t>
      </w:r>
      <w:r w:rsidR="004E0CB2" w:rsidRPr="0094392A">
        <w:rPr>
          <w:rFonts w:ascii="Times New Roman" w:eastAsia="宋体" w:hAnsi="Times New Roman" w:cs="Times New Roman" w:hint="eastAsia"/>
          <w:color w:val="000000" w:themeColor="text1"/>
          <w:sz w:val="24"/>
        </w:rPr>
        <w:t>样本均值和</w:t>
      </w:r>
      <w:r w:rsidR="00DE59E0" w:rsidRPr="0094392A">
        <w:rPr>
          <w:rFonts w:ascii="Times New Roman" w:eastAsia="宋体" w:hAnsi="Times New Roman" w:cs="Times New Roman" w:hint="eastAsia"/>
          <w:color w:val="000000" w:themeColor="text1"/>
          <w:sz w:val="24"/>
        </w:rPr>
        <w:t>法定标准工作时长</w:t>
      </w:r>
      <w:r w:rsidR="00C13B24" w:rsidRPr="0094392A">
        <w:rPr>
          <w:rFonts w:ascii="Times New Roman" w:eastAsia="宋体" w:hAnsi="Times New Roman" w:cs="Times New Roman" w:hint="eastAsia"/>
          <w:color w:val="000000" w:themeColor="text1"/>
          <w:sz w:val="24"/>
        </w:rPr>
        <w:t>的</w:t>
      </w:r>
      <w:r w:rsidR="00DE59E0" w:rsidRPr="0094392A">
        <w:rPr>
          <w:rFonts w:ascii="Times New Roman" w:eastAsia="宋体" w:hAnsi="Times New Roman" w:cs="Times New Roman" w:hint="eastAsia"/>
          <w:color w:val="000000" w:themeColor="text1"/>
          <w:sz w:val="24"/>
        </w:rPr>
        <w:t>8</w:t>
      </w:r>
      <w:r w:rsidR="00DE59E0" w:rsidRPr="0094392A">
        <w:rPr>
          <w:rFonts w:ascii="Times New Roman" w:eastAsia="宋体" w:hAnsi="Times New Roman" w:cs="Times New Roman" w:hint="eastAsia"/>
          <w:color w:val="000000" w:themeColor="text1"/>
          <w:sz w:val="24"/>
        </w:rPr>
        <w:t>小时</w:t>
      </w:r>
      <w:r w:rsidR="005A1E50" w:rsidRPr="0094392A">
        <w:rPr>
          <w:rFonts w:ascii="Times New Roman" w:eastAsia="宋体" w:hAnsi="Times New Roman" w:cs="Times New Roman" w:hint="eastAsia"/>
          <w:color w:val="000000" w:themeColor="text1"/>
          <w:sz w:val="24"/>
        </w:rPr>
        <w:t>（庄家炽</w:t>
      </w:r>
      <w:r w:rsidR="005A1E50" w:rsidRPr="0094392A">
        <w:rPr>
          <w:rFonts w:ascii="Times New Roman" w:eastAsia="宋体" w:hAnsi="Times New Roman" w:cs="Times New Roman"/>
          <w:color w:val="000000" w:themeColor="text1"/>
          <w:sz w:val="24"/>
        </w:rPr>
        <w:t>, 2018</w:t>
      </w:r>
      <w:r w:rsidR="005A1E50" w:rsidRPr="0094392A">
        <w:rPr>
          <w:rFonts w:ascii="Times New Roman" w:eastAsia="宋体" w:hAnsi="Times New Roman" w:cs="Times New Roman" w:hint="eastAsia"/>
          <w:color w:val="000000" w:themeColor="text1"/>
          <w:sz w:val="24"/>
        </w:rPr>
        <w:t>）</w:t>
      </w:r>
      <w:r w:rsidR="00DE59E0" w:rsidRPr="0094392A">
        <w:rPr>
          <w:rFonts w:ascii="Times New Roman" w:eastAsia="宋体" w:hAnsi="Times New Roman" w:cs="Times New Roman" w:hint="eastAsia"/>
          <w:color w:val="000000" w:themeColor="text1"/>
          <w:sz w:val="24"/>
        </w:rPr>
        <w:t>为界</w:t>
      </w:r>
      <w:r w:rsidR="0074140D" w:rsidRPr="0094392A">
        <w:rPr>
          <w:rFonts w:ascii="Times New Roman" w:eastAsia="宋体" w:hAnsi="Times New Roman" w:cs="Times New Roman" w:hint="eastAsia"/>
          <w:color w:val="000000" w:themeColor="text1"/>
          <w:sz w:val="24"/>
        </w:rPr>
        <w:t>，</w:t>
      </w:r>
      <w:r w:rsidR="0074140D" w:rsidRPr="0094392A">
        <w:rPr>
          <w:rFonts w:ascii="Times New Roman" w:eastAsia="宋体" w:hAnsi="Times New Roman" w:cs="Times New Roman"/>
          <w:color w:val="000000" w:themeColor="text1"/>
          <w:sz w:val="24"/>
        </w:rPr>
        <w:t>进一步将该变量二元化</w:t>
      </w:r>
      <w:r w:rsidR="00DF7DD8" w:rsidRPr="0094392A">
        <w:rPr>
          <w:rFonts w:ascii="Times New Roman" w:eastAsia="宋体" w:hAnsi="Times New Roman" w:cs="Times New Roman"/>
          <w:color w:val="000000" w:themeColor="text1"/>
          <w:sz w:val="24"/>
        </w:rPr>
        <w:t>：日均工作不超过</w:t>
      </w:r>
      <w:r w:rsidR="00DF7DD8" w:rsidRPr="0094392A">
        <w:rPr>
          <w:rFonts w:ascii="Times New Roman" w:eastAsia="宋体" w:hAnsi="Times New Roman" w:cs="Times New Roman"/>
          <w:color w:val="000000" w:themeColor="text1"/>
          <w:sz w:val="24"/>
        </w:rPr>
        <w:t>8</w:t>
      </w:r>
      <w:r w:rsidR="00DF7DD8" w:rsidRPr="0094392A">
        <w:rPr>
          <w:rFonts w:ascii="Times New Roman" w:eastAsia="宋体" w:hAnsi="Times New Roman" w:cs="Times New Roman"/>
          <w:color w:val="000000" w:themeColor="text1"/>
          <w:sz w:val="24"/>
        </w:rPr>
        <w:t>小时者赋值为</w:t>
      </w:r>
      <w:r w:rsidR="00DF7DD8" w:rsidRPr="0094392A">
        <w:rPr>
          <w:rFonts w:ascii="Times New Roman" w:eastAsia="宋体" w:hAnsi="Times New Roman" w:cs="Times New Roman"/>
          <w:color w:val="000000" w:themeColor="text1"/>
          <w:sz w:val="24"/>
        </w:rPr>
        <w:t>0</w:t>
      </w:r>
      <w:r w:rsidR="00BA2950" w:rsidRPr="0094392A">
        <w:rPr>
          <w:rFonts w:ascii="宋体" w:eastAsia="宋体" w:hAnsi="宋体" w:cs="Times New Roman" w:hint="eastAsia"/>
          <w:color w:val="000000" w:themeColor="text1"/>
          <w:sz w:val="24"/>
        </w:rPr>
        <w:t>（</w:t>
      </w:r>
      <w:r w:rsidR="00BA2950" w:rsidRPr="0094392A">
        <w:rPr>
          <w:rFonts w:ascii="Times New Roman" w:eastAsia="宋体" w:hAnsi="Times New Roman" w:cs="Times New Roman"/>
          <w:i/>
          <w:iCs/>
          <w:color w:val="000000" w:themeColor="text1"/>
          <w:sz w:val="24"/>
        </w:rPr>
        <w:t>N</w:t>
      </w:r>
      <w:r w:rsidR="00BA2950" w:rsidRPr="0094392A">
        <w:rPr>
          <w:rFonts w:ascii="Times New Roman" w:eastAsia="宋体" w:hAnsi="Times New Roman" w:cs="Times New Roman"/>
          <w:color w:val="000000" w:themeColor="text1"/>
          <w:sz w:val="24"/>
        </w:rPr>
        <w:t xml:space="preserve"> = </w:t>
      </w:r>
      <w:r w:rsidR="003E7273" w:rsidRPr="0094392A">
        <w:rPr>
          <w:rFonts w:ascii="Times New Roman" w:eastAsia="宋体" w:hAnsi="Times New Roman" w:cs="Times New Roman" w:hint="eastAsia"/>
          <w:color w:val="000000" w:themeColor="text1"/>
          <w:sz w:val="24"/>
        </w:rPr>
        <w:t>7854</w:t>
      </w:r>
      <w:r w:rsidR="00BA2950" w:rsidRPr="0094392A">
        <w:rPr>
          <w:rFonts w:ascii="Times New Roman" w:eastAsia="宋体" w:hAnsi="Times New Roman" w:cs="Times New Roman"/>
          <w:color w:val="000000" w:themeColor="text1"/>
          <w:sz w:val="24"/>
        </w:rPr>
        <w:t xml:space="preserve">, </w:t>
      </w:r>
      <w:r w:rsidR="003E7273" w:rsidRPr="0094392A">
        <w:rPr>
          <w:rFonts w:ascii="Times New Roman" w:eastAsia="宋体" w:hAnsi="Times New Roman" w:cs="Times New Roman" w:hint="eastAsia"/>
          <w:color w:val="000000" w:themeColor="text1"/>
          <w:sz w:val="24"/>
        </w:rPr>
        <w:t>54.22</w:t>
      </w:r>
      <w:r w:rsidR="00BA2950" w:rsidRPr="0094392A">
        <w:rPr>
          <w:rFonts w:ascii="Times New Roman" w:eastAsia="宋体" w:hAnsi="Times New Roman" w:cs="Times New Roman"/>
          <w:color w:val="000000" w:themeColor="text1"/>
          <w:sz w:val="24"/>
        </w:rPr>
        <w:t>%</w:t>
      </w:r>
      <w:r w:rsidR="00BA2950" w:rsidRPr="0094392A">
        <w:rPr>
          <w:rFonts w:ascii="宋体" w:eastAsia="宋体" w:hAnsi="宋体" w:cs="Times New Roman" w:hint="eastAsia"/>
          <w:color w:val="000000" w:themeColor="text1"/>
          <w:sz w:val="24"/>
        </w:rPr>
        <w:t>）</w:t>
      </w:r>
      <w:r w:rsidR="00DF7DD8" w:rsidRPr="0094392A">
        <w:rPr>
          <w:rFonts w:ascii="Times New Roman" w:eastAsia="宋体" w:hAnsi="Times New Roman" w:cs="Times New Roman"/>
          <w:color w:val="000000" w:themeColor="text1"/>
          <w:sz w:val="24"/>
        </w:rPr>
        <w:t>，超过</w:t>
      </w:r>
      <w:r w:rsidR="00DF7DD8" w:rsidRPr="0094392A">
        <w:rPr>
          <w:rFonts w:ascii="Times New Roman" w:eastAsia="宋体" w:hAnsi="Times New Roman" w:cs="Times New Roman"/>
          <w:color w:val="000000" w:themeColor="text1"/>
          <w:sz w:val="24"/>
        </w:rPr>
        <w:t>8</w:t>
      </w:r>
      <w:r w:rsidR="00DF7DD8" w:rsidRPr="0094392A">
        <w:rPr>
          <w:rFonts w:ascii="Times New Roman" w:eastAsia="宋体" w:hAnsi="Times New Roman" w:cs="Times New Roman"/>
          <w:color w:val="000000" w:themeColor="text1"/>
          <w:sz w:val="24"/>
        </w:rPr>
        <w:t>小时者赋值为</w:t>
      </w:r>
      <w:r w:rsidR="00DF7DD8" w:rsidRPr="0094392A">
        <w:rPr>
          <w:rFonts w:ascii="Times New Roman" w:eastAsia="宋体" w:hAnsi="Times New Roman" w:cs="Times New Roman"/>
          <w:color w:val="000000" w:themeColor="text1"/>
          <w:sz w:val="24"/>
        </w:rPr>
        <w:t>1</w:t>
      </w:r>
      <w:r w:rsidR="00BA2950" w:rsidRPr="0094392A">
        <w:rPr>
          <w:rFonts w:ascii="宋体" w:eastAsia="宋体" w:hAnsi="宋体" w:cs="Times New Roman" w:hint="eastAsia"/>
          <w:color w:val="000000" w:themeColor="text1"/>
          <w:sz w:val="24"/>
        </w:rPr>
        <w:t>（</w:t>
      </w:r>
      <w:r w:rsidR="00BA2950" w:rsidRPr="0094392A">
        <w:rPr>
          <w:rFonts w:ascii="Times New Roman" w:eastAsia="宋体" w:hAnsi="Times New Roman" w:cs="Times New Roman"/>
          <w:i/>
          <w:iCs/>
          <w:color w:val="000000" w:themeColor="text1"/>
          <w:sz w:val="24"/>
        </w:rPr>
        <w:t>N</w:t>
      </w:r>
      <w:r w:rsidR="00BA2950" w:rsidRPr="0094392A">
        <w:rPr>
          <w:rFonts w:ascii="Times New Roman" w:eastAsia="宋体" w:hAnsi="Times New Roman" w:cs="Times New Roman"/>
          <w:color w:val="000000" w:themeColor="text1"/>
          <w:sz w:val="24"/>
        </w:rPr>
        <w:t xml:space="preserve"> = </w:t>
      </w:r>
      <w:r w:rsidR="003E7273" w:rsidRPr="0094392A">
        <w:rPr>
          <w:rFonts w:ascii="Times New Roman" w:eastAsia="宋体" w:hAnsi="Times New Roman" w:cs="Times New Roman" w:hint="eastAsia"/>
          <w:color w:val="000000" w:themeColor="text1"/>
          <w:sz w:val="24"/>
        </w:rPr>
        <w:t>6631</w:t>
      </w:r>
      <w:r w:rsidR="00BA2950" w:rsidRPr="0094392A">
        <w:rPr>
          <w:rFonts w:ascii="Times New Roman" w:eastAsia="宋体" w:hAnsi="Times New Roman" w:cs="Times New Roman"/>
          <w:color w:val="000000" w:themeColor="text1"/>
          <w:sz w:val="24"/>
        </w:rPr>
        <w:t xml:space="preserve">, </w:t>
      </w:r>
      <w:r w:rsidR="003E7273" w:rsidRPr="0094392A">
        <w:rPr>
          <w:rFonts w:ascii="Times New Roman" w:eastAsia="宋体" w:hAnsi="Times New Roman" w:cs="Times New Roman" w:hint="eastAsia"/>
          <w:color w:val="000000" w:themeColor="text1"/>
          <w:sz w:val="24"/>
        </w:rPr>
        <w:t>45.78</w:t>
      </w:r>
      <w:r w:rsidR="00BA2950" w:rsidRPr="0094392A">
        <w:rPr>
          <w:rFonts w:ascii="Times New Roman" w:eastAsia="宋体" w:hAnsi="Times New Roman" w:cs="Times New Roman"/>
          <w:color w:val="000000" w:themeColor="text1"/>
          <w:sz w:val="24"/>
        </w:rPr>
        <w:t>%</w:t>
      </w:r>
      <w:r w:rsidR="00BA2950" w:rsidRPr="0094392A">
        <w:rPr>
          <w:rFonts w:ascii="宋体" w:eastAsia="宋体" w:hAnsi="宋体" w:cs="Times New Roman" w:hint="eastAsia"/>
          <w:color w:val="000000" w:themeColor="text1"/>
          <w:sz w:val="24"/>
        </w:rPr>
        <w:t>）</w:t>
      </w:r>
      <w:r w:rsidR="00DF7DD8" w:rsidRPr="0094392A">
        <w:rPr>
          <w:rFonts w:ascii="Times New Roman" w:eastAsia="宋体" w:hAnsi="Times New Roman" w:cs="Times New Roman"/>
          <w:color w:val="000000" w:themeColor="text1"/>
          <w:sz w:val="24"/>
        </w:rPr>
        <w:t>。</w:t>
      </w:r>
    </w:p>
    <w:p w14:paraId="2F0224DC" w14:textId="0A0EAFE1" w:rsidR="003D5165" w:rsidRPr="00F9064B" w:rsidRDefault="003D5165" w:rsidP="00BB2B73">
      <w:pPr>
        <w:spacing w:beforeLines="25" w:before="78" w:afterLines="25" w:after="78" w:line="276"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w:t>
      </w:r>
      <w:r w:rsidRPr="00F9064B">
        <w:rPr>
          <w:rFonts w:ascii="Times New Roman" w:eastAsia="宋体" w:hAnsi="Times New Roman" w:cs="Times New Roman"/>
          <w:sz w:val="24"/>
        </w:rPr>
        <w:t>月收入</w:t>
      </w:r>
    </w:p>
    <w:p w14:paraId="3B8BE7D1" w14:textId="059CC7BA" w:rsidR="00824A28" w:rsidRPr="00B44C53" w:rsidRDefault="003D5165" w:rsidP="004E2ED1">
      <w:pPr>
        <w:spacing w:line="276" w:lineRule="auto"/>
        <w:ind w:firstLineChars="200" w:firstLine="480"/>
        <w:rPr>
          <w:rFonts w:ascii="Times New Roman" w:eastAsia="宋体" w:hAnsi="Times New Roman" w:cs="Times New Roman"/>
          <w:color w:val="EE0000"/>
          <w:sz w:val="24"/>
        </w:rPr>
      </w:pPr>
      <w:r w:rsidRPr="00B44C53">
        <w:rPr>
          <w:rFonts w:ascii="Times New Roman" w:eastAsia="宋体" w:hAnsi="Times New Roman" w:cs="Times New Roman"/>
          <w:color w:val="EE0000"/>
          <w:sz w:val="24"/>
          <w:highlight w:val="yellow"/>
        </w:rPr>
        <w:t>收入由题项</w:t>
      </w:r>
      <w:r w:rsidRPr="00B44C53">
        <w:rPr>
          <w:rFonts w:ascii="宋体" w:eastAsia="宋体" w:hAnsi="宋体" w:cs="Times New Roman"/>
          <w:color w:val="EE0000"/>
          <w:sz w:val="24"/>
          <w:highlight w:val="yellow"/>
        </w:rPr>
        <w:t>“</w:t>
      </w:r>
      <w:r w:rsidRPr="00B44C53">
        <w:rPr>
          <w:rFonts w:ascii="Times New Roman" w:eastAsia="宋体" w:hAnsi="Times New Roman" w:cs="Times New Roman"/>
          <w:color w:val="EE0000"/>
          <w:sz w:val="24"/>
          <w:highlight w:val="yellow"/>
        </w:rPr>
        <w:t>2022</w:t>
      </w:r>
      <w:r w:rsidRPr="00B44C53">
        <w:rPr>
          <w:rFonts w:ascii="Times New Roman" w:eastAsia="宋体" w:hAnsi="Times New Roman" w:cs="Times New Roman"/>
          <w:color w:val="EE0000"/>
          <w:sz w:val="24"/>
          <w:highlight w:val="yellow"/>
        </w:rPr>
        <w:t>年，您的个人总收入（包括基本工资、绩效和其他收入）是</w:t>
      </w:r>
      <w:r w:rsidRPr="00B44C53">
        <w:rPr>
          <w:rFonts w:ascii="Times New Roman" w:eastAsia="宋体" w:hAnsi="Times New Roman" w:cs="Times New Roman"/>
          <w:color w:val="EE0000"/>
          <w:sz w:val="24"/>
          <w:highlight w:val="yellow"/>
        </w:rPr>
        <w:t>_____</w:t>
      </w:r>
      <w:r w:rsidRPr="00B44C53">
        <w:rPr>
          <w:rFonts w:ascii="Times New Roman" w:eastAsia="宋体" w:hAnsi="Times New Roman" w:cs="Times New Roman"/>
          <w:color w:val="EE0000"/>
          <w:sz w:val="24"/>
          <w:highlight w:val="yellow"/>
        </w:rPr>
        <w:t>元人民币</w:t>
      </w:r>
      <w:r w:rsidRPr="00B44C53">
        <w:rPr>
          <w:rFonts w:ascii="宋体" w:eastAsia="宋体" w:hAnsi="宋体" w:cs="Times New Roman"/>
          <w:color w:val="EE0000"/>
          <w:sz w:val="24"/>
          <w:highlight w:val="yellow"/>
        </w:rPr>
        <w:t>”</w:t>
      </w:r>
      <w:r w:rsidRPr="00B44C53">
        <w:rPr>
          <w:rFonts w:ascii="Times New Roman" w:eastAsia="宋体" w:hAnsi="Times New Roman" w:cs="Times New Roman"/>
          <w:color w:val="EE0000"/>
          <w:sz w:val="24"/>
          <w:highlight w:val="yellow"/>
        </w:rPr>
        <w:t>测量，原始变量包含</w:t>
      </w:r>
      <w:r w:rsidRPr="00B44C53">
        <w:rPr>
          <w:rFonts w:ascii="宋体" w:eastAsia="宋体" w:hAnsi="宋体" w:cs="Times New Roman"/>
          <w:color w:val="EE0000"/>
          <w:sz w:val="24"/>
          <w:highlight w:val="yellow"/>
        </w:rPr>
        <w:t>“</w:t>
      </w:r>
      <w:r w:rsidRPr="00B44C53">
        <w:rPr>
          <w:rFonts w:ascii="Times New Roman" w:eastAsia="宋体" w:hAnsi="Times New Roman" w:cs="Times New Roman"/>
          <w:color w:val="EE0000"/>
          <w:sz w:val="24"/>
          <w:highlight w:val="yellow"/>
        </w:rPr>
        <w:t>6</w:t>
      </w:r>
      <w:r w:rsidRPr="00B44C53">
        <w:rPr>
          <w:rFonts w:ascii="Times New Roman" w:eastAsia="宋体" w:hAnsi="Times New Roman" w:cs="Times New Roman"/>
          <w:color w:val="EE0000"/>
          <w:sz w:val="24"/>
          <w:highlight w:val="yellow"/>
        </w:rPr>
        <w:t>万元及以下</w:t>
      </w:r>
      <w:r w:rsidRPr="00B44C53">
        <w:rPr>
          <w:rFonts w:ascii="宋体" w:eastAsia="宋体" w:hAnsi="宋体" w:cs="Times New Roman"/>
          <w:color w:val="EE0000"/>
          <w:sz w:val="24"/>
          <w:highlight w:val="yellow"/>
        </w:rPr>
        <w:t>”</w:t>
      </w:r>
      <w:r w:rsidR="00D73030" w:rsidRPr="00B44C53">
        <w:rPr>
          <w:rFonts w:ascii="宋体" w:eastAsia="宋体" w:hAnsi="宋体" w:cs="Times New Roman" w:hint="eastAsia"/>
          <w:color w:val="EE0000"/>
          <w:sz w:val="24"/>
          <w:highlight w:val="yellow"/>
        </w:rPr>
        <w:t>（</w:t>
      </w:r>
      <w:r w:rsidR="00D73030" w:rsidRPr="00B44C53">
        <w:rPr>
          <w:rFonts w:ascii="Times New Roman" w:eastAsia="宋体" w:hAnsi="Times New Roman" w:cs="Times New Roman"/>
          <w:i/>
          <w:iCs/>
          <w:color w:val="EE0000"/>
          <w:sz w:val="24"/>
          <w:highlight w:val="yellow"/>
        </w:rPr>
        <w:t>N</w:t>
      </w:r>
      <w:r w:rsidR="00D73030" w:rsidRPr="00B44C53">
        <w:rPr>
          <w:rFonts w:ascii="Times New Roman" w:eastAsia="宋体" w:hAnsi="Times New Roman" w:cs="Times New Roman"/>
          <w:color w:val="EE0000"/>
          <w:sz w:val="24"/>
          <w:highlight w:val="yellow"/>
        </w:rPr>
        <w:t xml:space="preserve"> = 3063, 21.15%</w:t>
      </w:r>
      <w:r w:rsidR="00D73030" w:rsidRPr="00B44C53">
        <w:rPr>
          <w:rFonts w:ascii="宋体" w:eastAsia="宋体" w:hAnsi="宋体" w:cs="Times New Roman" w:hint="eastAsia"/>
          <w:color w:val="EE0000"/>
          <w:sz w:val="24"/>
          <w:highlight w:val="yellow"/>
        </w:rPr>
        <w:t>），</w:t>
      </w:r>
      <w:r w:rsidRPr="00B44C53">
        <w:rPr>
          <w:rFonts w:ascii="宋体" w:eastAsia="宋体" w:hAnsi="宋体" w:cs="Times New Roman"/>
          <w:color w:val="EE0000"/>
          <w:sz w:val="24"/>
          <w:highlight w:val="yellow"/>
        </w:rPr>
        <w:t>“</w:t>
      </w:r>
      <w:r w:rsidRPr="00B44C53">
        <w:rPr>
          <w:rFonts w:ascii="Times New Roman" w:eastAsia="宋体" w:hAnsi="Times New Roman" w:cs="Times New Roman"/>
          <w:color w:val="EE0000"/>
          <w:sz w:val="24"/>
          <w:highlight w:val="yellow"/>
        </w:rPr>
        <w:t>6</w:t>
      </w:r>
      <w:r w:rsidR="00946712">
        <w:rPr>
          <w:rFonts w:ascii="Times New Roman" w:eastAsia="宋体" w:hAnsi="Times New Roman" w:cs="Times New Roman" w:hint="eastAsia"/>
          <w:color w:val="EE0000"/>
          <w:sz w:val="24"/>
          <w:highlight w:val="yellow"/>
        </w:rPr>
        <w:t>-</w:t>
      </w:r>
      <w:r w:rsidRPr="00B44C53">
        <w:rPr>
          <w:rFonts w:ascii="Times New Roman" w:eastAsia="宋体" w:hAnsi="Times New Roman" w:cs="Times New Roman"/>
          <w:color w:val="EE0000"/>
          <w:sz w:val="24"/>
          <w:highlight w:val="yellow"/>
        </w:rPr>
        <w:t>12</w:t>
      </w:r>
      <w:r w:rsidRPr="00B44C53">
        <w:rPr>
          <w:rFonts w:ascii="Times New Roman" w:eastAsia="宋体" w:hAnsi="Times New Roman" w:cs="Times New Roman"/>
          <w:color w:val="EE0000"/>
          <w:sz w:val="24"/>
          <w:highlight w:val="yellow"/>
        </w:rPr>
        <w:t>万元</w:t>
      </w:r>
      <w:r w:rsidRPr="00B44C53">
        <w:rPr>
          <w:rFonts w:ascii="宋体" w:eastAsia="宋体" w:hAnsi="宋体" w:cs="Times New Roman"/>
          <w:color w:val="EE0000"/>
          <w:sz w:val="24"/>
          <w:highlight w:val="yellow"/>
        </w:rPr>
        <w:t>”</w:t>
      </w:r>
      <w:r w:rsidR="00152211" w:rsidRPr="00B44C53">
        <w:rPr>
          <w:rFonts w:ascii="宋体" w:eastAsia="宋体" w:hAnsi="宋体" w:cs="Times New Roman" w:hint="eastAsia"/>
          <w:color w:val="EE0000"/>
          <w:sz w:val="24"/>
          <w:highlight w:val="yellow"/>
        </w:rPr>
        <w:t>（</w:t>
      </w:r>
      <w:r w:rsidR="00152211" w:rsidRPr="00B44C53">
        <w:rPr>
          <w:rFonts w:ascii="Times New Roman" w:eastAsia="宋体" w:hAnsi="Times New Roman" w:cs="Times New Roman"/>
          <w:i/>
          <w:iCs/>
          <w:color w:val="EE0000"/>
          <w:sz w:val="24"/>
          <w:highlight w:val="yellow"/>
        </w:rPr>
        <w:t>N</w:t>
      </w:r>
      <w:r w:rsidR="00152211" w:rsidRPr="00B44C53">
        <w:rPr>
          <w:rFonts w:ascii="Times New Roman" w:eastAsia="宋体" w:hAnsi="Times New Roman" w:cs="Times New Roman"/>
          <w:color w:val="EE0000"/>
          <w:sz w:val="24"/>
          <w:highlight w:val="yellow"/>
        </w:rPr>
        <w:t xml:space="preserve"> = </w:t>
      </w:r>
      <w:r w:rsidR="00152211" w:rsidRPr="00B44C53">
        <w:rPr>
          <w:rFonts w:ascii="Times New Roman" w:eastAsia="宋体" w:hAnsi="Times New Roman" w:cs="Times New Roman" w:hint="eastAsia"/>
          <w:color w:val="EE0000"/>
          <w:sz w:val="24"/>
          <w:highlight w:val="yellow"/>
        </w:rPr>
        <w:t>4</w:t>
      </w:r>
      <w:r w:rsidR="00152211" w:rsidRPr="00B44C53">
        <w:rPr>
          <w:rFonts w:ascii="Times New Roman" w:eastAsia="宋体" w:hAnsi="Times New Roman" w:cs="Times New Roman"/>
          <w:color w:val="EE0000"/>
          <w:sz w:val="24"/>
          <w:highlight w:val="yellow"/>
        </w:rPr>
        <w:t>3</w:t>
      </w:r>
      <w:r w:rsidR="00152211" w:rsidRPr="00B44C53">
        <w:rPr>
          <w:rFonts w:ascii="Times New Roman" w:eastAsia="宋体" w:hAnsi="Times New Roman" w:cs="Times New Roman" w:hint="eastAsia"/>
          <w:color w:val="EE0000"/>
          <w:sz w:val="24"/>
          <w:highlight w:val="yellow"/>
        </w:rPr>
        <w:t>77</w:t>
      </w:r>
      <w:r w:rsidR="00152211" w:rsidRPr="00B44C53">
        <w:rPr>
          <w:rFonts w:ascii="Times New Roman" w:eastAsia="宋体" w:hAnsi="Times New Roman" w:cs="Times New Roman"/>
          <w:color w:val="EE0000"/>
          <w:sz w:val="24"/>
          <w:highlight w:val="yellow"/>
        </w:rPr>
        <w:t xml:space="preserve">, </w:t>
      </w:r>
      <w:r w:rsidR="00152211" w:rsidRPr="00B44C53">
        <w:rPr>
          <w:rFonts w:ascii="Times New Roman" w:eastAsia="宋体" w:hAnsi="Times New Roman" w:cs="Times New Roman" w:hint="eastAsia"/>
          <w:color w:val="EE0000"/>
          <w:sz w:val="24"/>
          <w:highlight w:val="yellow"/>
        </w:rPr>
        <w:t>30</w:t>
      </w:r>
      <w:r w:rsidR="00152211" w:rsidRPr="00B44C53">
        <w:rPr>
          <w:rFonts w:ascii="Times New Roman" w:eastAsia="宋体" w:hAnsi="Times New Roman" w:cs="Times New Roman"/>
          <w:color w:val="EE0000"/>
          <w:sz w:val="24"/>
          <w:highlight w:val="yellow"/>
        </w:rPr>
        <w:t>.</w:t>
      </w:r>
      <w:r w:rsidR="00152211" w:rsidRPr="00B44C53">
        <w:rPr>
          <w:rFonts w:ascii="Times New Roman" w:eastAsia="宋体" w:hAnsi="Times New Roman" w:cs="Times New Roman" w:hint="eastAsia"/>
          <w:color w:val="EE0000"/>
          <w:sz w:val="24"/>
          <w:highlight w:val="yellow"/>
        </w:rPr>
        <w:t>22</w:t>
      </w:r>
      <w:r w:rsidR="00152211" w:rsidRPr="00B44C53">
        <w:rPr>
          <w:rFonts w:ascii="Times New Roman" w:eastAsia="宋体" w:hAnsi="Times New Roman" w:cs="Times New Roman"/>
          <w:color w:val="EE0000"/>
          <w:sz w:val="24"/>
          <w:highlight w:val="yellow"/>
        </w:rPr>
        <w:t>%</w:t>
      </w:r>
      <w:r w:rsidR="00152211" w:rsidRPr="00B44C53">
        <w:rPr>
          <w:rFonts w:ascii="宋体" w:eastAsia="宋体" w:hAnsi="宋体" w:cs="Times New Roman" w:hint="eastAsia"/>
          <w:color w:val="EE0000"/>
          <w:sz w:val="24"/>
          <w:highlight w:val="yellow"/>
        </w:rPr>
        <w:t>），</w:t>
      </w:r>
      <w:r w:rsidRPr="00B44C53">
        <w:rPr>
          <w:rFonts w:ascii="宋体" w:eastAsia="宋体" w:hAnsi="宋体" w:cs="Times New Roman"/>
          <w:color w:val="EE0000"/>
          <w:sz w:val="24"/>
          <w:highlight w:val="yellow"/>
        </w:rPr>
        <w:t>“</w:t>
      </w:r>
      <w:r w:rsidRPr="00B44C53">
        <w:rPr>
          <w:rFonts w:ascii="Times New Roman" w:eastAsia="宋体" w:hAnsi="Times New Roman" w:cs="Times New Roman"/>
          <w:color w:val="EE0000"/>
          <w:sz w:val="24"/>
          <w:highlight w:val="yellow"/>
        </w:rPr>
        <w:t>1</w:t>
      </w:r>
      <w:r w:rsidR="004B1B97">
        <w:rPr>
          <w:rFonts w:ascii="Times New Roman" w:eastAsia="宋体" w:hAnsi="Times New Roman" w:cs="Times New Roman" w:hint="eastAsia"/>
          <w:color w:val="EE0000"/>
          <w:sz w:val="24"/>
          <w:highlight w:val="yellow"/>
        </w:rPr>
        <w:t>2-2</w:t>
      </w:r>
      <w:r w:rsidRPr="00B44C53">
        <w:rPr>
          <w:rFonts w:ascii="Times New Roman" w:eastAsia="宋体" w:hAnsi="Times New Roman" w:cs="Times New Roman"/>
          <w:color w:val="EE0000"/>
          <w:sz w:val="24"/>
          <w:highlight w:val="yellow"/>
        </w:rPr>
        <w:t>4</w:t>
      </w:r>
      <w:r w:rsidRPr="00B44C53">
        <w:rPr>
          <w:rFonts w:ascii="Times New Roman" w:eastAsia="宋体" w:hAnsi="Times New Roman" w:cs="Times New Roman"/>
          <w:color w:val="EE0000"/>
          <w:sz w:val="24"/>
          <w:highlight w:val="yellow"/>
        </w:rPr>
        <w:t>万元</w:t>
      </w:r>
      <w:r w:rsidRPr="00B44C53">
        <w:rPr>
          <w:rFonts w:ascii="宋体" w:eastAsia="宋体" w:hAnsi="宋体" w:cs="Times New Roman"/>
          <w:color w:val="EE0000"/>
          <w:sz w:val="24"/>
          <w:highlight w:val="yellow"/>
        </w:rPr>
        <w:t>”</w:t>
      </w:r>
      <w:r w:rsidR="00152211" w:rsidRPr="00B44C53">
        <w:rPr>
          <w:rFonts w:ascii="宋体" w:eastAsia="宋体" w:hAnsi="宋体" w:cs="Times New Roman" w:hint="eastAsia"/>
          <w:color w:val="EE0000"/>
          <w:sz w:val="24"/>
          <w:highlight w:val="yellow"/>
        </w:rPr>
        <w:t>（</w:t>
      </w:r>
      <w:r w:rsidR="00152211" w:rsidRPr="00B44C53">
        <w:rPr>
          <w:rFonts w:ascii="Times New Roman" w:eastAsia="宋体" w:hAnsi="Times New Roman" w:cs="Times New Roman"/>
          <w:i/>
          <w:iCs/>
          <w:color w:val="EE0000"/>
          <w:sz w:val="24"/>
          <w:highlight w:val="yellow"/>
        </w:rPr>
        <w:t>N</w:t>
      </w:r>
      <w:r w:rsidR="00152211" w:rsidRPr="00B44C53">
        <w:rPr>
          <w:rFonts w:ascii="Times New Roman" w:eastAsia="宋体" w:hAnsi="Times New Roman" w:cs="Times New Roman"/>
          <w:color w:val="EE0000"/>
          <w:sz w:val="24"/>
          <w:highlight w:val="yellow"/>
        </w:rPr>
        <w:t xml:space="preserve"> = </w:t>
      </w:r>
      <w:r w:rsidR="00152211" w:rsidRPr="00B44C53">
        <w:rPr>
          <w:rFonts w:ascii="Times New Roman" w:eastAsia="宋体" w:hAnsi="Times New Roman" w:cs="Times New Roman" w:hint="eastAsia"/>
          <w:color w:val="EE0000"/>
          <w:sz w:val="24"/>
          <w:highlight w:val="yellow"/>
        </w:rPr>
        <w:t>4077</w:t>
      </w:r>
      <w:r w:rsidR="00152211" w:rsidRPr="00B44C53">
        <w:rPr>
          <w:rFonts w:ascii="Times New Roman" w:eastAsia="宋体" w:hAnsi="Times New Roman" w:cs="Times New Roman"/>
          <w:color w:val="EE0000"/>
          <w:sz w:val="24"/>
          <w:highlight w:val="yellow"/>
        </w:rPr>
        <w:t xml:space="preserve">, </w:t>
      </w:r>
      <w:r w:rsidR="009B4643">
        <w:rPr>
          <w:rFonts w:ascii="Times New Roman" w:eastAsia="宋体" w:hAnsi="Times New Roman" w:cs="Times New Roman" w:hint="eastAsia"/>
          <w:color w:val="EE0000"/>
          <w:sz w:val="24"/>
          <w:highlight w:val="yellow"/>
        </w:rPr>
        <w:t>28</w:t>
      </w:r>
      <w:r w:rsidR="00152211" w:rsidRPr="00B44C53">
        <w:rPr>
          <w:rFonts w:ascii="Times New Roman" w:eastAsia="宋体" w:hAnsi="Times New Roman" w:cs="Times New Roman"/>
          <w:color w:val="EE0000"/>
          <w:sz w:val="24"/>
          <w:highlight w:val="yellow"/>
        </w:rPr>
        <w:t>.</w:t>
      </w:r>
      <w:r w:rsidR="009B4643">
        <w:rPr>
          <w:rFonts w:ascii="Times New Roman" w:eastAsia="宋体" w:hAnsi="Times New Roman" w:cs="Times New Roman" w:hint="eastAsia"/>
          <w:color w:val="EE0000"/>
          <w:sz w:val="24"/>
          <w:highlight w:val="yellow"/>
        </w:rPr>
        <w:t>15</w:t>
      </w:r>
      <w:r w:rsidR="00152211" w:rsidRPr="00B44C53">
        <w:rPr>
          <w:rFonts w:ascii="Times New Roman" w:eastAsia="宋体" w:hAnsi="Times New Roman" w:cs="Times New Roman"/>
          <w:color w:val="EE0000"/>
          <w:sz w:val="24"/>
          <w:highlight w:val="yellow"/>
        </w:rPr>
        <w:t>%</w:t>
      </w:r>
      <w:r w:rsidR="00152211" w:rsidRPr="00B44C53">
        <w:rPr>
          <w:rFonts w:ascii="宋体" w:eastAsia="宋体" w:hAnsi="宋体" w:cs="Times New Roman" w:hint="eastAsia"/>
          <w:color w:val="EE0000"/>
          <w:sz w:val="24"/>
          <w:highlight w:val="yellow"/>
        </w:rPr>
        <w:t>），</w:t>
      </w:r>
      <w:r w:rsidRPr="00B44C53">
        <w:rPr>
          <w:rFonts w:ascii="宋体" w:eastAsia="宋体" w:hAnsi="宋体" w:cs="Times New Roman"/>
          <w:color w:val="EE0000"/>
          <w:sz w:val="24"/>
          <w:highlight w:val="yellow"/>
        </w:rPr>
        <w:t>“</w:t>
      </w:r>
      <w:r w:rsidRPr="00B44C53">
        <w:rPr>
          <w:rFonts w:ascii="Times New Roman" w:eastAsia="宋体" w:hAnsi="Times New Roman" w:cs="Times New Roman"/>
          <w:color w:val="EE0000"/>
          <w:sz w:val="24"/>
          <w:highlight w:val="yellow"/>
        </w:rPr>
        <w:t>24</w:t>
      </w:r>
      <w:r w:rsidR="00D64BAE">
        <w:rPr>
          <w:rFonts w:ascii="Times New Roman" w:eastAsia="宋体" w:hAnsi="Times New Roman" w:cs="Times New Roman" w:hint="eastAsia"/>
          <w:color w:val="EE0000"/>
          <w:sz w:val="24"/>
          <w:highlight w:val="yellow"/>
        </w:rPr>
        <w:t>-</w:t>
      </w:r>
      <w:r w:rsidRPr="00B44C53">
        <w:rPr>
          <w:rFonts w:ascii="Times New Roman" w:eastAsia="宋体" w:hAnsi="Times New Roman" w:cs="Times New Roman"/>
          <w:color w:val="EE0000"/>
          <w:sz w:val="24"/>
          <w:highlight w:val="yellow"/>
        </w:rPr>
        <w:t>36</w:t>
      </w:r>
      <w:r w:rsidRPr="00B44C53">
        <w:rPr>
          <w:rFonts w:ascii="Times New Roman" w:eastAsia="宋体" w:hAnsi="Times New Roman" w:cs="Times New Roman"/>
          <w:color w:val="EE0000"/>
          <w:sz w:val="24"/>
          <w:highlight w:val="yellow"/>
        </w:rPr>
        <w:t>万元</w:t>
      </w:r>
      <w:r w:rsidRPr="00B44C53">
        <w:rPr>
          <w:rFonts w:ascii="宋体" w:eastAsia="宋体" w:hAnsi="宋体" w:cs="Times New Roman"/>
          <w:color w:val="EE0000"/>
          <w:sz w:val="24"/>
          <w:highlight w:val="yellow"/>
        </w:rPr>
        <w:t>”</w:t>
      </w:r>
      <w:r w:rsidR="00B44C53" w:rsidRPr="00B44C53">
        <w:rPr>
          <w:rFonts w:ascii="宋体" w:eastAsia="宋体" w:hAnsi="宋体" w:cs="Times New Roman" w:hint="eastAsia"/>
          <w:color w:val="EE0000"/>
          <w:sz w:val="24"/>
          <w:highlight w:val="yellow"/>
        </w:rPr>
        <w:t>（</w:t>
      </w:r>
      <w:r w:rsidR="00B44C53" w:rsidRPr="00B44C53">
        <w:rPr>
          <w:rFonts w:ascii="Times New Roman" w:eastAsia="宋体" w:hAnsi="Times New Roman" w:cs="Times New Roman"/>
          <w:i/>
          <w:iCs/>
          <w:color w:val="EE0000"/>
          <w:sz w:val="24"/>
          <w:highlight w:val="yellow"/>
        </w:rPr>
        <w:t>N</w:t>
      </w:r>
      <w:r w:rsidR="00B44C53" w:rsidRPr="00B44C53">
        <w:rPr>
          <w:rFonts w:ascii="Times New Roman" w:eastAsia="宋体" w:hAnsi="Times New Roman" w:cs="Times New Roman"/>
          <w:color w:val="EE0000"/>
          <w:sz w:val="24"/>
          <w:highlight w:val="yellow"/>
        </w:rPr>
        <w:t xml:space="preserve"> = </w:t>
      </w:r>
      <w:r w:rsidR="00B44C53">
        <w:rPr>
          <w:rFonts w:ascii="Times New Roman" w:eastAsia="宋体" w:hAnsi="Times New Roman" w:cs="Times New Roman" w:hint="eastAsia"/>
          <w:color w:val="EE0000"/>
          <w:sz w:val="24"/>
          <w:highlight w:val="yellow"/>
        </w:rPr>
        <w:t>1724</w:t>
      </w:r>
      <w:r w:rsidR="00B44C53" w:rsidRPr="00B44C53">
        <w:rPr>
          <w:rFonts w:ascii="Times New Roman" w:eastAsia="宋体" w:hAnsi="Times New Roman" w:cs="Times New Roman"/>
          <w:color w:val="EE0000"/>
          <w:sz w:val="24"/>
          <w:highlight w:val="yellow"/>
        </w:rPr>
        <w:t xml:space="preserve">, </w:t>
      </w:r>
      <w:r w:rsidR="00B44C53">
        <w:rPr>
          <w:rFonts w:ascii="Times New Roman" w:eastAsia="宋体" w:hAnsi="Times New Roman" w:cs="Times New Roman" w:hint="eastAsia"/>
          <w:color w:val="EE0000"/>
          <w:sz w:val="24"/>
          <w:highlight w:val="yellow"/>
        </w:rPr>
        <w:t>11</w:t>
      </w:r>
      <w:r w:rsidR="00B44C53" w:rsidRPr="00B44C53">
        <w:rPr>
          <w:rFonts w:ascii="Times New Roman" w:eastAsia="宋体" w:hAnsi="Times New Roman" w:cs="Times New Roman"/>
          <w:color w:val="EE0000"/>
          <w:sz w:val="24"/>
          <w:highlight w:val="yellow"/>
        </w:rPr>
        <w:t>.</w:t>
      </w:r>
      <w:r w:rsidR="00B44C53">
        <w:rPr>
          <w:rFonts w:ascii="Times New Roman" w:eastAsia="宋体" w:hAnsi="Times New Roman" w:cs="Times New Roman" w:hint="eastAsia"/>
          <w:color w:val="EE0000"/>
          <w:sz w:val="24"/>
          <w:highlight w:val="yellow"/>
        </w:rPr>
        <w:t>90</w:t>
      </w:r>
      <w:r w:rsidR="00B44C53" w:rsidRPr="00B44C53">
        <w:rPr>
          <w:rFonts w:ascii="Times New Roman" w:eastAsia="宋体" w:hAnsi="Times New Roman" w:cs="Times New Roman"/>
          <w:color w:val="EE0000"/>
          <w:sz w:val="24"/>
          <w:highlight w:val="yellow"/>
        </w:rPr>
        <w:t>%</w:t>
      </w:r>
      <w:r w:rsidR="00B44C53" w:rsidRPr="00B44C53">
        <w:rPr>
          <w:rFonts w:ascii="宋体" w:eastAsia="宋体" w:hAnsi="宋体" w:cs="Times New Roman" w:hint="eastAsia"/>
          <w:color w:val="EE0000"/>
          <w:sz w:val="24"/>
          <w:highlight w:val="yellow"/>
        </w:rPr>
        <w:t>），</w:t>
      </w:r>
      <w:r w:rsidRPr="00B44C53">
        <w:rPr>
          <w:rFonts w:ascii="宋体" w:eastAsia="宋体" w:hAnsi="宋体" w:cs="Times New Roman"/>
          <w:color w:val="EE0000"/>
          <w:sz w:val="24"/>
          <w:highlight w:val="yellow"/>
        </w:rPr>
        <w:t>“</w:t>
      </w:r>
      <w:r w:rsidRPr="00B44C53">
        <w:rPr>
          <w:rFonts w:ascii="Times New Roman" w:eastAsia="宋体" w:hAnsi="Times New Roman" w:cs="Times New Roman"/>
          <w:color w:val="EE0000"/>
          <w:sz w:val="24"/>
          <w:highlight w:val="yellow"/>
        </w:rPr>
        <w:t>36</w:t>
      </w:r>
      <w:r w:rsidR="00DD70E0">
        <w:rPr>
          <w:rFonts w:ascii="Times New Roman" w:eastAsia="宋体" w:hAnsi="Times New Roman" w:cs="Times New Roman" w:hint="eastAsia"/>
          <w:color w:val="EE0000"/>
          <w:sz w:val="24"/>
          <w:highlight w:val="yellow"/>
        </w:rPr>
        <w:t>-</w:t>
      </w:r>
      <w:r w:rsidRPr="00B44C53">
        <w:rPr>
          <w:rFonts w:ascii="Times New Roman" w:eastAsia="宋体" w:hAnsi="Times New Roman" w:cs="Times New Roman"/>
          <w:color w:val="EE0000"/>
          <w:sz w:val="24"/>
          <w:highlight w:val="yellow"/>
        </w:rPr>
        <w:t>50</w:t>
      </w:r>
      <w:r w:rsidRPr="00B44C53">
        <w:rPr>
          <w:rFonts w:ascii="Times New Roman" w:eastAsia="宋体" w:hAnsi="Times New Roman" w:cs="Times New Roman"/>
          <w:color w:val="EE0000"/>
          <w:sz w:val="24"/>
          <w:highlight w:val="yellow"/>
        </w:rPr>
        <w:t>万元</w:t>
      </w:r>
      <w:r w:rsidRPr="00B44C53">
        <w:rPr>
          <w:rFonts w:ascii="宋体" w:eastAsia="宋体" w:hAnsi="宋体" w:cs="Times New Roman"/>
          <w:color w:val="EE0000"/>
          <w:sz w:val="24"/>
          <w:highlight w:val="yellow"/>
        </w:rPr>
        <w:t>”</w:t>
      </w:r>
      <w:r w:rsidR="00F82EC1" w:rsidRPr="00B44C53">
        <w:rPr>
          <w:rFonts w:ascii="宋体" w:eastAsia="宋体" w:hAnsi="宋体" w:cs="Times New Roman" w:hint="eastAsia"/>
          <w:color w:val="EE0000"/>
          <w:sz w:val="24"/>
          <w:highlight w:val="yellow"/>
        </w:rPr>
        <w:t>（</w:t>
      </w:r>
      <w:r w:rsidR="00F82EC1" w:rsidRPr="00B44C53">
        <w:rPr>
          <w:rFonts w:ascii="Times New Roman" w:eastAsia="宋体" w:hAnsi="Times New Roman" w:cs="Times New Roman"/>
          <w:i/>
          <w:iCs/>
          <w:color w:val="EE0000"/>
          <w:sz w:val="24"/>
          <w:highlight w:val="yellow"/>
        </w:rPr>
        <w:t>N</w:t>
      </w:r>
      <w:r w:rsidR="00F82EC1" w:rsidRPr="00B44C53">
        <w:rPr>
          <w:rFonts w:ascii="Times New Roman" w:eastAsia="宋体" w:hAnsi="Times New Roman" w:cs="Times New Roman"/>
          <w:color w:val="EE0000"/>
          <w:sz w:val="24"/>
          <w:highlight w:val="yellow"/>
        </w:rPr>
        <w:t xml:space="preserve"> = </w:t>
      </w:r>
      <w:r w:rsidR="00F82EC1">
        <w:rPr>
          <w:rFonts w:ascii="Times New Roman" w:eastAsia="宋体" w:hAnsi="Times New Roman" w:cs="Times New Roman" w:hint="eastAsia"/>
          <w:color w:val="EE0000"/>
          <w:sz w:val="24"/>
          <w:highlight w:val="yellow"/>
        </w:rPr>
        <w:t>725</w:t>
      </w:r>
      <w:r w:rsidR="00F82EC1" w:rsidRPr="00B44C53">
        <w:rPr>
          <w:rFonts w:ascii="Times New Roman" w:eastAsia="宋体" w:hAnsi="Times New Roman" w:cs="Times New Roman"/>
          <w:color w:val="EE0000"/>
          <w:sz w:val="24"/>
          <w:highlight w:val="yellow"/>
        </w:rPr>
        <w:t xml:space="preserve">, </w:t>
      </w:r>
      <w:r w:rsidR="00F82EC1">
        <w:rPr>
          <w:rFonts w:ascii="Times New Roman" w:eastAsia="宋体" w:hAnsi="Times New Roman" w:cs="Times New Roman" w:hint="eastAsia"/>
          <w:color w:val="EE0000"/>
          <w:sz w:val="24"/>
          <w:highlight w:val="yellow"/>
        </w:rPr>
        <w:t>5</w:t>
      </w:r>
      <w:r w:rsidR="00F82EC1" w:rsidRPr="00B44C53">
        <w:rPr>
          <w:rFonts w:ascii="Times New Roman" w:eastAsia="宋体" w:hAnsi="Times New Roman" w:cs="Times New Roman"/>
          <w:color w:val="EE0000"/>
          <w:sz w:val="24"/>
          <w:highlight w:val="yellow"/>
        </w:rPr>
        <w:t>.</w:t>
      </w:r>
      <w:r w:rsidR="00F82EC1">
        <w:rPr>
          <w:rFonts w:ascii="Times New Roman" w:eastAsia="宋体" w:hAnsi="Times New Roman" w:cs="Times New Roman" w:hint="eastAsia"/>
          <w:color w:val="EE0000"/>
          <w:sz w:val="24"/>
          <w:highlight w:val="yellow"/>
        </w:rPr>
        <w:t>01</w:t>
      </w:r>
      <w:r w:rsidR="00F82EC1" w:rsidRPr="00B44C53">
        <w:rPr>
          <w:rFonts w:ascii="Times New Roman" w:eastAsia="宋体" w:hAnsi="Times New Roman" w:cs="Times New Roman"/>
          <w:color w:val="EE0000"/>
          <w:sz w:val="24"/>
          <w:highlight w:val="yellow"/>
        </w:rPr>
        <w:t>%</w:t>
      </w:r>
      <w:r w:rsidR="00F82EC1" w:rsidRPr="00B44C53">
        <w:rPr>
          <w:rFonts w:ascii="宋体" w:eastAsia="宋体" w:hAnsi="宋体" w:cs="Times New Roman" w:hint="eastAsia"/>
          <w:color w:val="EE0000"/>
          <w:sz w:val="24"/>
          <w:highlight w:val="yellow"/>
        </w:rPr>
        <w:t>），</w:t>
      </w:r>
      <w:r w:rsidRPr="00B44C53">
        <w:rPr>
          <w:rFonts w:ascii="宋体" w:eastAsia="宋体" w:hAnsi="宋体" w:cs="Times New Roman"/>
          <w:color w:val="EE0000"/>
          <w:sz w:val="24"/>
          <w:highlight w:val="yellow"/>
        </w:rPr>
        <w:t>“</w:t>
      </w:r>
      <w:r w:rsidRPr="00B44C53">
        <w:rPr>
          <w:rFonts w:ascii="Times New Roman" w:eastAsia="宋体" w:hAnsi="Times New Roman" w:cs="Times New Roman"/>
          <w:color w:val="EE0000"/>
          <w:sz w:val="24"/>
          <w:highlight w:val="yellow"/>
        </w:rPr>
        <w:t>50</w:t>
      </w:r>
      <w:r w:rsidR="00621E33">
        <w:rPr>
          <w:rFonts w:ascii="Times New Roman" w:eastAsia="宋体" w:hAnsi="Times New Roman" w:cs="Times New Roman" w:hint="eastAsia"/>
          <w:color w:val="EE0000"/>
          <w:sz w:val="24"/>
          <w:highlight w:val="yellow"/>
        </w:rPr>
        <w:t>-</w:t>
      </w:r>
      <w:r w:rsidRPr="00B44C53">
        <w:rPr>
          <w:rFonts w:ascii="Times New Roman" w:eastAsia="宋体" w:hAnsi="Times New Roman" w:cs="Times New Roman"/>
          <w:color w:val="EE0000"/>
          <w:sz w:val="24"/>
          <w:highlight w:val="yellow"/>
        </w:rPr>
        <w:t>100</w:t>
      </w:r>
      <w:r w:rsidRPr="00B44C53">
        <w:rPr>
          <w:rFonts w:ascii="Times New Roman" w:eastAsia="宋体" w:hAnsi="Times New Roman" w:cs="Times New Roman"/>
          <w:color w:val="EE0000"/>
          <w:sz w:val="24"/>
          <w:highlight w:val="yellow"/>
        </w:rPr>
        <w:t>万</w:t>
      </w:r>
      <w:r w:rsidRPr="00B44C53">
        <w:rPr>
          <w:rFonts w:ascii="Times New Roman" w:eastAsia="宋体" w:hAnsi="Times New Roman" w:cs="Times New Roman"/>
          <w:color w:val="EE0000"/>
          <w:sz w:val="24"/>
          <w:highlight w:val="yellow"/>
        </w:rPr>
        <w:lastRenderedPageBreak/>
        <w:t>元</w:t>
      </w:r>
      <w:r w:rsidRPr="00B44C53">
        <w:rPr>
          <w:rFonts w:ascii="宋体" w:eastAsia="宋体" w:hAnsi="宋体" w:cs="Times New Roman"/>
          <w:color w:val="EE0000"/>
          <w:sz w:val="24"/>
          <w:highlight w:val="yellow"/>
        </w:rPr>
        <w:t>”</w:t>
      </w:r>
      <w:r w:rsidR="00DB5B8A" w:rsidRPr="00B44C53">
        <w:rPr>
          <w:rFonts w:ascii="宋体" w:eastAsia="宋体" w:hAnsi="宋体" w:cs="Times New Roman" w:hint="eastAsia"/>
          <w:color w:val="EE0000"/>
          <w:sz w:val="24"/>
          <w:highlight w:val="yellow"/>
        </w:rPr>
        <w:t>（</w:t>
      </w:r>
      <w:r w:rsidR="00DB5B8A" w:rsidRPr="00B44C53">
        <w:rPr>
          <w:rFonts w:ascii="Times New Roman" w:eastAsia="宋体" w:hAnsi="Times New Roman" w:cs="Times New Roman"/>
          <w:i/>
          <w:iCs/>
          <w:color w:val="EE0000"/>
          <w:sz w:val="24"/>
          <w:highlight w:val="yellow"/>
        </w:rPr>
        <w:t>N</w:t>
      </w:r>
      <w:r w:rsidR="00DB5B8A" w:rsidRPr="00B44C53">
        <w:rPr>
          <w:rFonts w:ascii="Times New Roman" w:eastAsia="宋体" w:hAnsi="Times New Roman" w:cs="Times New Roman"/>
          <w:color w:val="EE0000"/>
          <w:sz w:val="24"/>
          <w:highlight w:val="yellow"/>
        </w:rPr>
        <w:t xml:space="preserve"> = </w:t>
      </w:r>
      <w:r w:rsidR="00DB5B8A">
        <w:rPr>
          <w:rFonts w:ascii="Times New Roman" w:eastAsia="宋体" w:hAnsi="Times New Roman" w:cs="Times New Roman" w:hint="eastAsia"/>
          <w:color w:val="EE0000"/>
          <w:sz w:val="24"/>
          <w:highlight w:val="yellow"/>
        </w:rPr>
        <w:t>330</w:t>
      </w:r>
      <w:r w:rsidR="00DB5B8A" w:rsidRPr="00B44C53">
        <w:rPr>
          <w:rFonts w:ascii="Times New Roman" w:eastAsia="宋体" w:hAnsi="Times New Roman" w:cs="Times New Roman"/>
          <w:color w:val="EE0000"/>
          <w:sz w:val="24"/>
          <w:highlight w:val="yellow"/>
        </w:rPr>
        <w:t xml:space="preserve">, </w:t>
      </w:r>
      <w:r w:rsidR="00C25466">
        <w:rPr>
          <w:rFonts w:ascii="Times New Roman" w:eastAsia="宋体" w:hAnsi="Times New Roman" w:cs="Times New Roman" w:hint="eastAsia"/>
          <w:color w:val="EE0000"/>
          <w:sz w:val="24"/>
          <w:highlight w:val="yellow"/>
        </w:rPr>
        <w:t>2.28</w:t>
      </w:r>
      <w:r w:rsidR="00DB5B8A" w:rsidRPr="00B44C53">
        <w:rPr>
          <w:rFonts w:ascii="Times New Roman" w:eastAsia="宋体" w:hAnsi="Times New Roman" w:cs="Times New Roman"/>
          <w:color w:val="EE0000"/>
          <w:sz w:val="24"/>
          <w:highlight w:val="yellow"/>
        </w:rPr>
        <w:t>%</w:t>
      </w:r>
      <w:r w:rsidR="00DB5B8A" w:rsidRPr="00B44C53">
        <w:rPr>
          <w:rFonts w:ascii="宋体" w:eastAsia="宋体" w:hAnsi="宋体" w:cs="Times New Roman" w:hint="eastAsia"/>
          <w:color w:val="EE0000"/>
          <w:sz w:val="24"/>
          <w:highlight w:val="yellow"/>
        </w:rPr>
        <w:t>）</w:t>
      </w:r>
      <w:r w:rsidRPr="00B44C53">
        <w:rPr>
          <w:rFonts w:ascii="Times New Roman" w:eastAsia="宋体" w:hAnsi="Times New Roman" w:cs="Times New Roman"/>
          <w:color w:val="EE0000"/>
          <w:sz w:val="24"/>
          <w:highlight w:val="yellow"/>
        </w:rPr>
        <w:t>与</w:t>
      </w:r>
      <w:r w:rsidRPr="00B44C53">
        <w:rPr>
          <w:rFonts w:ascii="宋体" w:eastAsia="宋体" w:hAnsi="宋体" w:cs="Times New Roman"/>
          <w:color w:val="EE0000"/>
          <w:sz w:val="24"/>
          <w:highlight w:val="yellow"/>
        </w:rPr>
        <w:t>“</w:t>
      </w:r>
      <w:r w:rsidRPr="00B44C53">
        <w:rPr>
          <w:rFonts w:ascii="Times New Roman" w:eastAsia="宋体" w:hAnsi="Times New Roman" w:cs="Times New Roman"/>
          <w:color w:val="EE0000"/>
          <w:sz w:val="24"/>
          <w:highlight w:val="yellow"/>
        </w:rPr>
        <w:t>100</w:t>
      </w:r>
      <w:r w:rsidRPr="00B44C53">
        <w:rPr>
          <w:rFonts w:ascii="Times New Roman" w:eastAsia="宋体" w:hAnsi="Times New Roman" w:cs="Times New Roman"/>
          <w:color w:val="EE0000"/>
          <w:sz w:val="24"/>
          <w:highlight w:val="yellow"/>
        </w:rPr>
        <w:t>万元以上</w:t>
      </w:r>
      <w:r w:rsidRPr="00B44C53">
        <w:rPr>
          <w:rFonts w:ascii="宋体" w:eastAsia="宋体" w:hAnsi="宋体" w:cs="Times New Roman"/>
          <w:color w:val="EE0000"/>
          <w:sz w:val="24"/>
          <w:highlight w:val="yellow"/>
        </w:rPr>
        <w:t>”</w:t>
      </w:r>
      <w:r w:rsidR="00516F20" w:rsidRPr="00B44C53">
        <w:rPr>
          <w:rFonts w:ascii="宋体" w:eastAsia="宋体" w:hAnsi="宋体" w:cs="Times New Roman" w:hint="eastAsia"/>
          <w:color w:val="EE0000"/>
          <w:sz w:val="24"/>
          <w:highlight w:val="yellow"/>
        </w:rPr>
        <w:t>（</w:t>
      </w:r>
      <w:r w:rsidR="00516F20" w:rsidRPr="00B44C53">
        <w:rPr>
          <w:rFonts w:ascii="Times New Roman" w:eastAsia="宋体" w:hAnsi="Times New Roman" w:cs="Times New Roman"/>
          <w:i/>
          <w:iCs/>
          <w:color w:val="EE0000"/>
          <w:sz w:val="24"/>
          <w:highlight w:val="yellow"/>
        </w:rPr>
        <w:t>N</w:t>
      </w:r>
      <w:r w:rsidR="00516F20" w:rsidRPr="00B44C53">
        <w:rPr>
          <w:rFonts w:ascii="Times New Roman" w:eastAsia="宋体" w:hAnsi="Times New Roman" w:cs="Times New Roman"/>
          <w:color w:val="EE0000"/>
          <w:sz w:val="24"/>
          <w:highlight w:val="yellow"/>
        </w:rPr>
        <w:t xml:space="preserve"> = </w:t>
      </w:r>
      <w:r w:rsidR="007B6869">
        <w:rPr>
          <w:rFonts w:ascii="Times New Roman" w:eastAsia="宋体" w:hAnsi="Times New Roman" w:cs="Times New Roman" w:hint="eastAsia"/>
          <w:color w:val="EE0000"/>
          <w:sz w:val="24"/>
          <w:highlight w:val="yellow"/>
        </w:rPr>
        <w:t>189</w:t>
      </w:r>
      <w:r w:rsidR="00516F20" w:rsidRPr="00B44C53">
        <w:rPr>
          <w:rFonts w:ascii="Times New Roman" w:eastAsia="宋体" w:hAnsi="Times New Roman" w:cs="Times New Roman"/>
          <w:color w:val="EE0000"/>
          <w:sz w:val="24"/>
          <w:highlight w:val="yellow"/>
        </w:rPr>
        <w:t xml:space="preserve">, </w:t>
      </w:r>
      <w:r w:rsidR="00ED5A47">
        <w:rPr>
          <w:rFonts w:ascii="Times New Roman" w:eastAsia="宋体" w:hAnsi="Times New Roman" w:cs="Times New Roman" w:hint="eastAsia"/>
          <w:color w:val="EE0000"/>
          <w:sz w:val="24"/>
          <w:highlight w:val="yellow"/>
        </w:rPr>
        <w:t>1</w:t>
      </w:r>
      <w:r w:rsidR="00516F20" w:rsidRPr="00B44C53">
        <w:rPr>
          <w:rFonts w:ascii="Times New Roman" w:eastAsia="宋体" w:hAnsi="Times New Roman" w:cs="Times New Roman"/>
          <w:color w:val="EE0000"/>
          <w:sz w:val="24"/>
          <w:highlight w:val="yellow"/>
        </w:rPr>
        <w:t>.</w:t>
      </w:r>
      <w:r w:rsidR="00ED5A47">
        <w:rPr>
          <w:rFonts w:ascii="Times New Roman" w:eastAsia="宋体" w:hAnsi="Times New Roman" w:cs="Times New Roman" w:hint="eastAsia"/>
          <w:color w:val="EE0000"/>
          <w:sz w:val="24"/>
          <w:highlight w:val="yellow"/>
        </w:rPr>
        <w:t>30</w:t>
      </w:r>
      <w:r w:rsidR="00516F20" w:rsidRPr="00B44C53">
        <w:rPr>
          <w:rFonts w:ascii="Times New Roman" w:eastAsia="宋体" w:hAnsi="Times New Roman" w:cs="Times New Roman"/>
          <w:color w:val="EE0000"/>
          <w:sz w:val="24"/>
          <w:highlight w:val="yellow"/>
        </w:rPr>
        <w:t>%</w:t>
      </w:r>
      <w:r w:rsidR="00516F20" w:rsidRPr="00B44C53">
        <w:rPr>
          <w:rFonts w:ascii="宋体" w:eastAsia="宋体" w:hAnsi="宋体" w:cs="Times New Roman" w:hint="eastAsia"/>
          <w:color w:val="EE0000"/>
          <w:sz w:val="24"/>
          <w:highlight w:val="yellow"/>
        </w:rPr>
        <w:t>），</w:t>
      </w:r>
      <w:r w:rsidRPr="00B44C53">
        <w:rPr>
          <w:rFonts w:ascii="Times New Roman" w:eastAsia="宋体" w:hAnsi="Times New Roman" w:cs="Times New Roman"/>
          <w:color w:val="EE0000"/>
          <w:sz w:val="24"/>
          <w:highlight w:val="yellow"/>
        </w:rPr>
        <w:t>共</w:t>
      </w:r>
      <w:r w:rsidRPr="00B44C53">
        <w:rPr>
          <w:rFonts w:ascii="Times New Roman" w:eastAsia="宋体" w:hAnsi="Times New Roman" w:cs="Times New Roman"/>
          <w:color w:val="EE0000"/>
          <w:sz w:val="24"/>
          <w:highlight w:val="yellow"/>
        </w:rPr>
        <w:t>7</w:t>
      </w:r>
      <w:r w:rsidRPr="00B44C53">
        <w:rPr>
          <w:rFonts w:ascii="Times New Roman" w:eastAsia="宋体" w:hAnsi="Times New Roman" w:cs="Times New Roman"/>
          <w:color w:val="EE0000"/>
          <w:sz w:val="24"/>
          <w:highlight w:val="yellow"/>
        </w:rPr>
        <w:t>个分组</w:t>
      </w:r>
      <w:r w:rsidR="00D73030" w:rsidRPr="00B44C53">
        <w:rPr>
          <w:rFonts w:ascii="Times New Roman" w:eastAsia="宋体" w:hAnsi="Times New Roman" w:cs="Times New Roman" w:hint="eastAsia"/>
          <w:color w:val="EE0000"/>
          <w:sz w:val="24"/>
          <w:highlight w:val="yellow"/>
        </w:rPr>
        <w:t>。</w:t>
      </w:r>
    </w:p>
    <w:p w14:paraId="51F64AD7" w14:textId="5F413B84" w:rsidR="0062232D" w:rsidRPr="00F603C7" w:rsidRDefault="0062232D" w:rsidP="00E205A8">
      <w:pPr>
        <w:spacing w:line="276" w:lineRule="auto"/>
        <w:ind w:firstLineChars="200" w:firstLine="480"/>
        <w:rPr>
          <w:rFonts w:ascii="Times New Roman" w:eastAsia="宋体" w:hAnsi="Times New Roman" w:cs="Times New Roman"/>
          <w:color w:val="EE0000"/>
          <w:sz w:val="24"/>
          <w:highlight w:val="yellow"/>
        </w:rPr>
      </w:pPr>
      <w:bookmarkStart w:id="16" w:name="OLE_LINK3"/>
      <w:r>
        <w:rPr>
          <w:rFonts w:ascii="Times New Roman" w:eastAsia="宋体" w:hAnsi="Times New Roman" w:cs="Times New Roman" w:hint="eastAsia"/>
          <w:color w:val="EE0000"/>
          <w:sz w:val="24"/>
          <w:highlight w:val="yellow"/>
        </w:rPr>
        <w:t>可以看出</w:t>
      </w:r>
      <w:r w:rsidRPr="00F603C7">
        <w:rPr>
          <w:rFonts w:ascii="Times New Roman" w:eastAsia="宋体" w:hAnsi="Times New Roman" w:cs="Times New Roman"/>
          <w:color w:val="EE0000"/>
          <w:sz w:val="24"/>
          <w:highlight w:val="yellow"/>
        </w:rPr>
        <w:t>，原始</w:t>
      </w:r>
      <w:r w:rsidR="00EA112E">
        <w:rPr>
          <w:rFonts w:ascii="Times New Roman" w:eastAsia="宋体" w:hAnsi="Times New Roman" w:cs="Times New Roman" w:hint="eastAsia"/>
          <w:color w:val="EE0000"/>
          <w:sz w:val="24"/>
          <w:highlight w:val="yellow"/>
        </w:rPr>
        <w:t>问卷</w:t>
      </w:r>
      <w:r w:rsidRPr="00F603C7">
        <w:rPr>
          <w:rFonts w:ascii="Times New Roman" w:eastAsia="宋体" w:hAnsi="Times New Roman" w:cs="Times New Roman"/>
          <w:color w:val="EE0000"/>
          <w:sz w:val="24"/>
          <w:highlight w:val="yellow"/>
        </w:rPr>
        <w:t>以不等距区间</w:t>
      </w:r>
      <w:r w:rsidR="006F5F83">
        <w:rPr>
          <w:rFonts w:ascii="Times New Roman" w:eastAsia="宋体" w:hAnsi="Times New Roman" w:cs="Times New Roman" w:hint="eastAsia"/>
          <w:color w:val="EE0000"/>
          <w:sz w:val="24"/>
          <w:highlight w:val="yellow"/>
        </w:rPr>
        <w:t>的</w:t>
      </w:r>
      <w:r w:rsidRPr="00F603C7">
        <w:rPr>
          <w:rFonts w:ascii="Times New Roman" w:eastAsia="宋体" w:hAnsi="Times New Roman" w:cs="Times New Roman"/>
          <w:color w:val="EE0000"/>
          <w:sz w:val="24"/>
          <w:highlight w:val="yellow"/>
        </w:rPr>
        <w:t>形式</w:t>
      </w:r>
      <w:r w:rsidR="00D0278E">
        <w:rPr>
          <w:rFonts w:ascii="Times New Roman" w:eastAsia="宋体" w:hAnsi="Times New Roman" w:cs="Times New Roman" w:hint="eastAsia"/>
          <w:color w:val="EE0000"/>
          <w:sz w:val="24"/>
          <w:highlight w:val="yellow"/>
        </w:rPr>
        <w:t>测量</w:t>
      </w:r>
      <w:r w:rsidR="002C5D46">
        <w:rPr>
          <w:rFonts w:ascii="Times New Roman" w:eastAsia="宋体" w:hAnsi="Times New Roman" w:cs="Times New Roman" w:hint="eastAsia"/>
          <w:color w:val="EE0000"/>
          <w:sz w:val="24"/>
          <w:highlight w:val="yellow"/>
        </w:rPr>
        <w:t>程序员的年</w:t>
      </w:r>
      <w:r w:rsidR="00D0278E">
        <w:rPr>
          <w:rFonts w:ascii="Times New Roman" w:eastAsia="宋体" w:hAnsi="Times New Roman" w:cs="Times New Roman" w:hint="eastAsia"/>
          <w:color w:val="EE0000"/>
          <w:sz w:val="24"/>
          <w:highlight w:val="yellow"/>
        </w:rPr>
        <w:t>收入</w:t>
      </w:r>
      <w:r w:rsidRPr="00F603C7">
        <w:rPr>
          <w:rFonts w:ascii="Times New Roman" w:eastAsia="宋体" w:hAnsi="Times New Roman" w:cs="Times New Roman"/>
          <w:color w:val="EE0000"/>
          <w:sz w:val="24"/>
          <w:highlight w:val="yellow"/>
        </w:rPr>
        <w:t>，</w:t>
      </w:r>
      <w:r w:rsidR="00715DAB" w:rsidRPr="00715DAB">
        <w:rPr>
          <w:rFonts w:ascii="Times New Roman" w:eastAsia="宋体" w:hAnsi="Times New Roman" w:cs="Times New Roman"/>
          <w:color w:val="EE0000"/>
          <w:sz w:val="24"/>
          <w:highlight w:val="yellow"/>
        </w:rPr>
        <w:t>高收入档位的区间跨度</w:t>
      </w:r>
      <w:r w:rsidR="007605C2">
        <w:rPr>
          <w:rFonts w:ascii="Times New Roman" w:eastAsia="宋体" w:hAnsi="Times New Roman" w:cs="Times New Roman" w:hint="eastAsia"/>
          <w:color w:val="EE0000"/>
          <w:sz w:val="24"/>
          <w:highlight w:val="yellow"/>
        </w:rPr>
        <w:t>明显</w:t>
      </w:r>
      <w:r w:rsidR="00715DAB" w:rsidRPr="00715DAB">
        <w:rPr>
          <w:rFonts w:ascii="Times New Roman" w:eastAsia="宋体" w:hAnsi="Times New Roman" w:cs="Times New Roman"/>
          <w:color w:val="EE0000"/>
          <w:sz w:val="24"/>
          <w:highlight w:val="yellow"/>
        </w:rPr>
        <w:t>大于中低收入档位</w:t>
      </w:r>
      <w:r w:rsidR="00715DAB">
        <w:rPr>
          <w:rFonts w:ascii="Times New Roman" w:eastAsia="宋体" w:hAnsi="Times New Roman" w:cs="Times New Roman" w:hint="eastAsia"/>
          <w:color w:val="EE0000"/>
          <w:sz w:val="24"/>
          <w:highlight w:val="yellow"/>
        </w:rPr>
        <w:t>，</w:t>
      </w:r>
      <w:r w:rsidRPr="00F603C7">
        <w:rPr>
          <w:rFonts w:ascii="Times New Roman" w:eastAsia="宋体" w:hAnsi="Times New Roman" w:cs="Times New Roman"/>
          <w:color w:val="EE0000"/>
          <w:sz w:val="24"/>
          <w:highlight w:val="yellow"/>
        </w:rPr>
        <w:t>最高收入组</w:t>
      </w:r>
      <w:r w:rsidR="00A51B7C">
        <w:rPr>
          <w:rFonts w:ascii="Times New Roman" w:eastAsia="宋体" w:hAnsi="Times New Roman" w:cs="Times New Roman" w:hint="eastAsia"/>
          <w:color w:val="EE0000"/>
          <w:sz w:val="24"/>
          <w:highlight w:val="yellow"/>
        </w:rPr>
        <w:t>甚至</w:t>
      </w:r>
      <w:r w:rsidRPr="00F603C7">
        <w:rPr>
          <w:rFonts w:ascii="Times New Roman" w:eastAsia="宋体" w:hAnsi="Times New Roman" w:cs="Times New Roman"/>
          <w:color w:val="EE0000"/>
          <w:sz w:val="24"/>
          <w:highlight w:val="yellow"/>
        </w:rPr>
        <w:t>为开放区间</w:t>
      </w:r>
      <w:r w:rsidR="00CC3CD9">
        <w:rPr>
          <w:rFonts w:ascii="Times New Roman" w:eastAsia="宋体" w:hAnsi="Times New Roman" w:cs="Times New Roman" w:hint="eastAsia"/>
          <w:color w:val="EE0000"/>
          <w:sz w:val="24"/>
          <w:highlight w:val="yellow"/>
        </w:rPr>
        <w:t>。</w:t>
      </w:r>
      <w:r w:rsidR="00FD6202">
        <w:rPr>
          <w:rFonts w:ascii="Times New Roman" w:eastAsia="宋体" w:hAnsi="Times New Roman" w:cs="Times New Roman" w:hint="eastAsia"/>
          <w:color w:val="EE0000"/>
          <w:sz w:val="24"/>
          <w:highlight w:val="yellow"/>
        </w:rPr>
        <w:t>若仍将收入</w:t>
      </w:r>
      <w:r w:rsidR="00D0050A">
        <w:rPr>
          <w:rFonts w:ascii="Times New Roman" w:eastAsia="宋体" w:hAnsi="Times New Roman" w:cs="Times New Roman" w:hint="eastAsia"/>
          <w:color w:val="EE0000"/>
          <w:sz w:val="24"/>
          <w:highlight w:val="yellow"/>
        </w:rPr>
        <w:t>作为</w:t>
      </w:r>
      <w:r w:rsidR="00FD6202">
        <w:rPr>
          <w:rFonts w:ascii="Times New Roman" w:eastAsia="宋体" w:hAnsi="Times New Roman" w:cs="Times New Roman" w:hint="eastAsia"/>
          <w:color w:val="EE0000"/>
          <w:sz w:val="24"/>
          <w:highlight w:val="yellow"/>
        </w:rPr>
        <w:t>定序变量</w:t>
      </w:r>
      <w:r w:rsidR="00D0050A">
        <w:rPr>
          <w:rFonts w:ascii="Times New Roman" w:eastAsia="宋体" w:hAnsi="Times New Roman" w:cs="Times New Roman" w:hint="eastAsia"/>
          <w:color w:val="EE0000"/>
          <w:sz w:val="24"/>
          <w:highlight w:val="yellow"/>
        </w:rPr>
        <w:t>纳入模型</w:t>
      </w:r>
      <w:r w:rsidR="00FD6202">
        <w:rPr>
          <w:rFonts w:ascii="Times New Roman" w:eastAsia="宋体" w:hAnsi="Times New Roman" w:cs="Times New Roman" w:hint="eastAsia"/>
          <w:color w:val="EE0000"/>
          <w:sz w:val="24"/>
          <w:highlight w:val="yellow"/>
        </w:rPr>
        <w:t>，</w:t>
      </w:r>
      <w:r w:rsidR="006B1B38" w:rsidRPr="006B1B38">
        <w:rPr>
          <w:rFonts w:ascii="Times New Roman" w:eastAsia="宋体" w:hAnsi="Times New Roman" w:cs="Times New Roman"/>
          <w:color w:val="EE0000"/>
          <w:sz w:val="24"/>
          <w:highlight w:val="yellow"/>
        </w:rPr>
        <w:t>容易</w:t>
      </w:r>
      <w:r w:rsidR="00BC1137" w:rsidRPr="006B1B38">
        <w:rPr>
          <w:rFonts w:ascii="Times New Roman" w:eastAsia="宋体" w:hAnsi="Times New Roman" w:cs="Times New Roman"/>
          <w:color w:val="EE0000"/>
          <w:sz w:val="24"/>
          <w:highlight w:val="yellow"/>
        </w:rPr>
        <w:t>使</w:t>
      </w:r>
      <w:r w:rsidR="00BC1137" w:rsidRPr="00E55718">
        <w:rPr>
          <w:rFonts w:ascii="宋体" w:eastAsia="宋体" w:hAnsi="宋体" w:cs="Times New Roman"/>
          <w:color w:val="EE0000"/>
          <w:sz w:val="24"/>
          <w:highlight w:val="yellow"/>
        </w:rPr>
        <w:t>“档位变化”</w:t>
      </w:r>
      <w:r w:rsidR="00BC1137" w:rsidRPr="006B1B38">
        <w:rPr>
          <w:rFonts w:ascii="Times New Roman" w:eastAsia="宋体" w:hAnsi="Times New Roman" w:cs="Times New Roman"/>
          <w:color w:val="EE0000"/>
          <w:sz w:val="24"/>
          <w:highlight w:val="yellow"/>
        </w:rPr>
        <w:t>的实际含义失去一致性</w:t>
      </w:r>
      <w:r w:rsidR="00BC1137">
        <w:rPr>
          <w:rFonts w:ascii="Times New Roman" w:eastAsia="宋体" w:hAnsi="Times New Roman" w:cs="Times New Roman" w:hint="eastAsia"/>
          <w:color w:val="EE0000"/>
          <w:sz w:val="24"/>
          <w:highlight w:val="yellow"/>
        </w:rPr>
        <w:t>，</w:t>
      </w:r>
      <w:r w:rsidR="00FC3070">
        <w:rPr>
          <w:rFonts w:ascii="Times New Roman" w:eastAsia="宋体" w:hAnsi="Times New Roman" w:cs="Times New Roman" w:hint="eastAsia"/>
          <w:color w:val="EE0000"/>
          <w:sz w:val="24"/>
          <w:highlight w:val="yellow"/>
        </w:rPr>
        <w:t>从而</w:t>
      </w:r>
      <w:r w:rsidR="00DC7463">
        <w:rPr>
          <w:rFonts w:ascii="Times New Roman" w:eastAsia="宋体" w:hAnsi="Times New Roman" w:cs="Times New Roman" w:hint="eastAsia"/>
          <w:color w:val="EE0000"/>
          <w:sz w:val="24"/>
          <w:highlight w:val="yellow"/>
        </w:rPr>
        <w:t>扭曲</w:t>
      </w:r>
      <w:r w:rsidR="000D0277">
        <w:rPr>
          <w:rFonts w:ascii="Times New Roman" w:eastAsia="宋体" w:hAnsi="Times New Roman" w:cs="Times New Roman" w:hint="eastAsia"/>
          <w:color w:val="EE0000"/>
          <w:sz w:val="24"/>
          <w:highlight w:val="yellow"/>
        </w:rPr>
        <w:t>收入提升对职业认同的</w:t>
      </w:r>
      <w:r w:rsidR="00EE3716">
        <w:rPr>
          <w:rFonts w:ascii="Times New Roman" w:eastAsia="宋体" w:hAnsi="Times New Roman" w:cs="Times New Roman" w:hint="eastAsia"/>
          <w:color w:val="EE0000"/>
          <w:sz w:val="24"/>
          <w:highlight w:val="yellow"/>
        </w:rPr>
        <w:t>真实</w:t>
      </w:r>
      <w:r w:rsidR="000D0277">
        <w:rPr>
          <w:rFonts w:ascii="Times New Roman" w:eastAsia="宋体" w:hAnsi="Times New Roman" w:cs="Times New Roman" w:hint="eastAsia"/>
          <w:color w:val="EE0000"/>
          <w:sz w:val="24"/>
          <w:highlight w:val="yellow"/>
        </w:rPr>
        <w:t>影响</w:t>
      </w:r>
      <w:r w:rsidR="006B1B38" w:rsidRPr="006B1B38">
        <w:rPr>
          <w:rFonts w:ascii="Times New Roman" w:eastAsia="宋体" w:hAnsi="Times New Roman" w:cs="Times New Roman"/>
          <w:color w:val="EE0000"/>
          <w:sz w:val="24"/>
          <w:highlight w:val="yellow"/>
        </w:rPr>
        <w:t>。</w:t>
      </w:r>
      <w:r w:rsidR="00A63F9C" w:rsidRPr="00A63F9C">
        <w:rPr>
          <w:rFonts w:ascii="Times New Roman" w:eastAsia="宋体" w:hAnsi="Times New Roman" w:cs="Times New Roman"/>
          <w:color w:val="EE0000"/>
          <w:sz w:val="24"/>
          <w:highlight w:val="yellow"/>
        </w:rPr>
        <w:t>相比之下，将收入转化为</w:t>
      </w:r>
      <w:r w:rsidR="00A63F9C" w:rsidRPr="000B2B6B">
        <w:rPr>
          <w:rFonts w:ascii="宋体" w:eastAsia="宋体" w:hAnsi="宋体" w:cs="Times New Roman"/>
          <w:color w:val="EE0000"/>
          <w:sz w:val="24"/>
          <w:highlight w:val="yellow"/>
        </w:rPr>
        <w:t>“是否达到行业基本薪资带”</w:t>
      </w:r>
      <w:r w:rsidR="00A63F9C" w:rsidRPr="00A63F9C">
        <w:rPr>
          <w:rFonts w:ascii="Times New Roman" w:eastAsia="宋体" w:hAnsi="Times New Roman" w:cs="Times New Roman"/>
          <w:color w:val="EE0000"/>
          <w:sz w:val="24"/>
          <w:highlight w:val="yellow"/>
        </w:rPr>
        <w:t>的虚拟变量，可以避免对档位变化施加隐含的</w:t>
      </w:r>
      <w:r w:rsidR="00DA5BAE">
        <w:rPr>
          <w:rFonts w:ascii="Times New Roman" w:eastAsia="宋体" w:hAnsi="Times New Roman" w:cs="Times New Roman" w:hint="eastAsia"/>
          <w:color w:val="EE0000"/>
          <w:sz w:val="24"/>
          <w:highlight w:val="yellow"/>
        </w:rPr>
        <w:t>一致性</w:t>
      </w:r>
      <w:r w:rsidR="00A63F9C" w:rsidRPr="00A63F9C">
        <w:rPr>
          <w:rFonts w:ascii="Times New Roman" w:eastAsia="宋体" w:hAnsi="Times New Roman" w:cs="Times New Roman"/>
          <w:color w:val="EE0000"/>
          <w:sz w:val="24"/>
          <w:highlight w:val="yellow"/>
        </w:rPr>
        <w:t>假设</w:t>
      </w:r>
      <w:r w:rsidR="00AB6D1A">
        <w:rPr>
          <w:rFonts w:ascii="Times New Roman" w:eastAsia="宋体" w:hAnsi="Times New Roman" w:cs="Times New Roman" w:hint="eastAsia"/>
          <w:color w:val="EE0000"/>
          <w:sz w:val="24"/>
          <w:highlight w:val="yellow"/>
        </w:rPr>
        <w:t>，</w:t>
      </w:r>
      <w:r w:rsidR="00A9094E">
        <w:rPr>
          <w:rFonts w:ascii="Times New Roman" w:eastAsia="宋体" w:hAnsi="Times New Roman" w:cs="Times New Roman" w:hint="eastAsia"/>
          <w:color w:val="EE0000"/>
          <w:sz w:val="24"/>
          <w:highlight w:val="yellow"/>
        </w:rPr>
        <w:t>更直接地</w:t>
      </w:r>
      <w:r w:rsidR="00AB6D1A">
        <w:rPr>
          <w:rFonts w:ascii="Times New Roman" w:eastAsia="宋体" w:hAnsi="Times New Roman" w:cs="Times New Roman" w:hint="eastAsia"/>
          <w:color w:val="EE0000"/>
          <w:sz w:val="24"/>
          <w:highlight w:val="yellow"/>
        </w:rPr>
        <w:t>分析收入是否</w:t>
      </w:r>
      <w:r w:rsidR="00F235B9">
        <w:rPr>
          <w:rFonts w:ascii="Times New Roman" w:eastAsia="宋体" w:hAnsi="Times New Roman" w:cs="Times New Roman" w:hint="eastAsia"/>
          <w:color w:val="EE0000"/>
          <w:sz w:val="24"/>
          <w:highlight w:val="yellow"/>
        </w:rPr>
        <w:t>跨越</w:t>
      </w:r>
      <w:r w:rsidR="00AB6D1A">
        <w:rPr>
          <w:rFonts w:ascii="Times New Roman" w:eastAsia="宋体" w:hAnsi="Times New Roman" w:cs="Times New Roman" w:hint="eastAsia"/>
          <w:color w:val="EE0000"/>
          <w:sz w:val="24"/>
          <w:highlight w:val="yellow"/>
        </w:rPr>
        <w:t>特定结构性门槛</w:t>
      </w:r>
      <w:r w:rsidR="001950F9">
        <w:rPr>
          <w:rFonts w:ascii="Times New Roman" w:eastAsia="宋体" w:hAnsi="Times New Roman" w:cs="Times New Roman" w:hint="eastAsia"/>
          <w:color w:val="EE0000"/>
          <w:sz w:val="24"/>
          <w:highlight w:val="yellow"/>
        </w:rPr>
        <w:t>所产生的差异化</w:t>
      </w:r>
      <w:r w:rsidR="00AB6D1A">
        <w:rPr>
          <w:rFonts w:ascii="Times New Roman" w:eastAsia="宋体" w:hAnsi="Times New Roman" w:cs="Times New Roman" w:hint="eastAsia"/>
          <w:color w:val="EE0000"/>
          <w:sz w:val="24"/>
          <w:highlight w:val="yellow"/>
        </w:rPr>
        <w:t>效应</w:t>
      </w:r>
      <w:r w:rsidR="00A63F9C" w:rsidRPr="00A63F9C">
        <w:rPr>
          <w:rFonts w:ascii="Times New Roman" w:eastAsia="宋体" w:hAnsi="Times New Roman" w:cs="Times New Roman" w:hint="eastAsia"/>
          <w:color w:val="EE0000"/>
          <w:sz w:val="24"/>
          <w:highlight w:val="yellow"/>
        </w:rPr>
        <w:t>。</w:t>
      </w:r>
    </w:p>
    <w:p w14:paraId="1B30D89F" w14:textId="2C8762CE" w:rsidR="008D6D9A" w:rsidRDefault="0062232D" w:rsidP="00D669A1">
      <w:pPr>
        <w:spacing w:line="276" w:lineRule="auto"/>
        <w:ind w:firstLineChars="200" w:firstLine="480"/>
        <w:rPr>
          <w:rFonts w:ascii="Times New Roman" w:eastAsia="宋体" w:hAnsi="Times New Roman" w:cs="Times New Roman"/>
          <w:color w:val="EE0000"/>
          <w:sz w:val="24"/>
          <w:highlight w:val="yellow"/>
        </w:rPr>
      </w:pPr>
      <w:r w:rsidRPr="00F603C7">
        <w:rPr>
          <w:rFonts w:ascii="Times New Roman" w:eastAsia="宋体" w:hAnsi="Times New Roman" w:cs="Times New Roman"/>
          <w:color w:val="EE0000"/>
          <w:sz w:val="24"/>
          <w:highlight w:val="yellow"/>
        </w:rPr>
        <w:t>从</w:t>
      </w:r>
      <w:r w:rsidR="008D6D9A">
        <w:rPr>
          <w:rFonts w:ascii="Times New Roman" w:eastAsia="宋体" w:hAnsi="Times New Roman" w:cs="Times New Roman" w:hint="eastAsia"/>
          <w:color w:val="EE0000"/>
          <w:sz w:val="24"/>
          <w:highlight w:val="yellow"/>
        </w:rPr>
        <w:t>国家统计局</w:t>
      </w:r>
      <w:r>
        <w:rPr>
          <w:rFonts w:ascii="Times New Roman" w:eastAsia="宋体" w:hAnsi="Times New Roman" w:cs="Times New Roman" w:hint="eastAsia"/>
          <w:color w:val="EE0000"/>
          <w:sz w:val="24"/>
          <w:highlight w:val="yellow"/>
        </w:rPr>
        <w:t>对城镇私营单位的统计数据来看，</w:t>
      </w:r>
      <w:r w:rsidRPr="00F603C7">
        <w:rPr>
          <w:rFonts w:ascii="Times New Roman" w:eastAsia="宋体" w:hAnsi="Times New Roman" w:cs="Times New Roman"/>
          <w:color w:val="EE0000"/>
          <w:sz w:val="24"/>
          <w:highlight w:val="yellow"/>
        </w:rPr>
        <w:t>信息传输、软件和信息技术服务业的平均年薪为</w:t>
      </w:r>
      <w:r w:rsidRPr="00F603C7">
        <w:rPr>
          <w:rFonts w:ascii="Times New Roman" w:eastAsia="宋体" w:hAnsi="Times New Roman" w:cs="Times New Roman"/>
          <w:color w:val="EE0000"/>
          <w:sz w:val="24"/>
          <w:highlight w:val="yellow"/>
        </w:rPr>
        <w:t>123193</w:t>
      </w:r>
      <w:r w:rsidRPr="00F603C7">
        <w:rPr>
          <w:rFonts w:ascii="Times New Roman" w:eastAsia="宋体" w:hAnsi="Times New Roman" w:cs="Times New Roman"/>
          <w:color w:val="EE0000"/>
          <w:sz w:val="24"/>
          <w:highlight w:val="yellow"/>
        </w:rPr>
        <w:t>元</w:t>
      </w:r>
      <w:r w:rsidR="00177F2B">
        <w:rPr>
          <w:rFonts w:ascii="Times New Roman" w:eastAsia="宋体" w:hAnsi="Times New Roman" w:cs="Times New Roman" w:hint="eastAsia"/>
          <w:color w:val="EE0000"/>
          <w:sz w:val="24"/>
          <w:highlight w:val="yellow"/>
        </w:rPr>
        <w:t>，折合月薪约</w:t>
      </w:r>
      <w:r w:rsidR="00177F2B" w:rsidRPr="008D6D9A">
        <w:rPr>
          <w:rFonts w:ascii="Times New Roman" w:eastAsia="宋体" w:hAnsi="Times New Roman" w:cs="Times New Roman"/>
          <w:color w:val="EE0000"/>
          <w:sz w:val="24"/>
          <w:highlight w:val="yellow"/>
        </w:rPr>
        <w:t>1</w:t>
      </w:r>
      <w:r w:rsidR="00177F2B" w:rsidRPr="008D6D9A">
        <w:rPr>
          <w:rFonts w:ascii="Times New Roman" w:eastAsia="宋体" w:hAnsi="Times New Roman" w:cs="Times New Roman"/>
          <w:color w:val="EE0000"/>
          <w:sz w:val="24"/>
          <w:highlight w:val="yellow"/>
        </w:rPr>
        <w:t>万元</w:t>
      </w:r>
      <w:r w:rsidR="000738FF">
        <w:rPr>
          <w:rFonts w:ascii="Times New Roman" w:eastAsia="宋体" w:hAnsi="Times New Roman" w:cs="Times New Roman" w:hint="eastAsia"/>
          <w:color w:val="EE0000"/>
          <w:sz w:val="24"/>
          <w:highlight w:val="yellow"/>
        </w:rPr>
        <w:t>。</w:t>
      </w:r>
      <w:r w:rsidR="00CC62D0" w:rsidRPr="00F66C30">
        <w:rPr>
          <w:rStyle w:val="afa"/>
          <w:rFonts w:ascii="宋体" w:eastAsia="宋体" w:hAnsi="宋体" w:cs="Times New Roman"/>
          <w:color w:val="EE0000"/>
          <w:sz w:val="24"/>
          <w:highlight w:val="yellow"/>
        </w:rPr>
        <w:footnoteReference w:id="5"/>
      </w:r>
      <w:r w:rsidR="00CC62D0">
        <w:rPr>
          <w:rFonts w:ascii="Times New Roman" w:eastAsia="宋体" w:hAnsi="Times New Roman" w:cs="Times New Roman" w:hint="eastAsia"/>
          <w:color w:val="EE0000"/>
          <w:sz w:val="24"/>
          <w:highlight w:val="yellow"/>
        </w:rPr>
        <w:t xml:space="preserve"> </w:t>
      </w:r>
      <w:r w:rsidR="000738FF" w:rsidRPr="008D6D9A">
        <w:rPr>
          <w:rFonts w:ascii="Times New Roman" w:eastAsia="宋体" w:hAnsi="Times New Roman" w:cs="Times New Roman"/>
          <w:color w:val="EE0000"/>
          <w:sz w:val="24"/>
          <w:highlight w:val="yellow"/>
        </w:rPr>
        <w:t>与此同时，本研究样本的年收入中位数落在</w:t>
      </w:r>
      <w:r w:rsidR="000738FF" w:rsidRPr="00D106FB">
        <w:rPr>
          <w:rFonts w:ascii="宋体" w:eastAsia="宋体" w:hAnsi="宋体" w:cs="Times New Roman"/>
          <w:color w:val="EE0000"/>
          <w:sz w:val="24"/>
          <w:highlight w:val="yellow"/>
        </w:rPr>
        <w:t>“</w:t>
      </w:r>
      <w:r w:rsidR="000738FF" w:rsidRPr="008D6D9A">
        <w:rPr>
          <w:rFonts w:ascii="Times New Roman" w:eastAsia="宋体" w:hAnsi="Times New Roman" w:cs="Times New Roman"/>
          <w:color w:val="EE0000"/>
          <w:sz w:val="24"/>
          <w:highlight w:val="yellow"/>
        </w:rPr>
        <w:t>6</w:t>
      </w:r>
      <w:r w:rsidR="000738FF">
        <w:rPr>
          <w:rFonts w:ascii="Times New Roman" w:eastAsia="宋体" w:hAnsi="Times New Roman" w:cs="Times New Roman" w:hint="eastAsia"/>
          <w:color w:val="EE0000"/>
          <w:sz w:val="24"/>
          <w:highlight w:val="yellow"/>
        </w:rPr>
        <w:t>-</w:t>
      </w:r>
      <w:r w:rsidR="000738FF" w:rsidRPr="008D6D9A">
        <w:rPr>
          <w:rFonts w:ascii="Times New Roman" w:eastAsia="宋体" w:hAnsi="Times New Roman" w:cs="Times New Roman"/>
          <w:color w:val="EE0000"/>
          <w:sz w:val="24"/>
          <w:highlight w:val="yellow"/>
        </w:rPr>
        <w:t>12</w:t>
      </w:r>
      <w:r w:rsidR="000738FF" w:rsidRPr="008D6D9A">
        <w:rPr>
          <w:rFonts w:ascii="Times New Roman" w:eastAsia="宋体" w:hAnsi="Times New Roman" w:cs="Times New Roman"/>
          <w:color w:val="EE0000"/>
          <w:sz w:val="24"/>
          <w:highlight w:val="yellow"/>
        </w:rPr>
        <w:t>万元</w:t>
      </w:r>
      <w:r w:rsidR="000738FF" w:rsidRPr="00D106FB">
        <w:rPr>
          <w:rFonts w:ascii="宋体" w:eastAsia="宋体" w:hAnsi="宋体" w:cs="Times New Roman"/>
          <w:color w:val="EE0000"/>
          <w:sz w:val="24"/>
          <w:highlight w:val="yellow"/>
        </w:rPr>
        <w:t>”</w:t>
      </w:r>
      <w:r w:rsidR="000738FF" w:rsidRPr="008D6D9A">
        <w:rPr>
          <w:rFonts w:ascii="Times New Roman" w:eastAsia="宋体" w:hAnsi="Times New Roman" w:cs="Times New Roman"/>
          <w:color w:val="EE0000"/>
          <w:sz w:val="24"/>
          <w:highlight w:val="yellow"/>
        </w:rPr>
        <w:t>区间，与上述行业平均水平高度一致，使该阈值在样本分布与行业现实之间形成自然对应</w:t>
      </w:r>
      <w:r w:rsidR="006A4F35">
        <w:rPr>
          <w:rFonts w:ascii="Times New Roman" w:eastAsia="宋体" w:hAnsi="Times New Roman" w:cs="Times New Roman" w:hint="eastAsia"/>
          <w:color w:val="EE0000"/>
          <w:sz w:val="24"/>
          <w:highlight w:val="yellow"/>
        </w:rPr>
        <w:t>。</w:t>
      </w:r>
      <w:r w:rsidR="002637A4">
        <w:rPr>
          <w:rFonts w:ascii="Times New Roman" w:eastAsia="宋体" w:hAnsi="Times New Roman" w:cs="Times New Roman" w:hint="eastAsia"/>
          <w:color w:val="EE0000"/>
          <w:sz w:val="24"/>
          <w:highlight w:val="yellow"/>
        </w:rPr>
        <w:t>结合</w:t>
      </w:r>
      <w:r w:rsidR="002637A4" w:rsidRPr="002637A4">
        <w:rPr>
          <w:rFonts w:ascii="Times New Roman" w:eastAsia="宋体" w:hAnsi="Times New Roman" w:cs="Times New Roman"/>
          <w:color w:val="EE0000"/>
          <w:sz w:val="24"/>
          <w:highlight w:val="yellow"/>
        </w:rPr>
        <w:t>收入分布呈现出中低区间集中、高端稀疏的右偏特征</w:t>
      </w:r>
      <w:r w:rsidR="002637A4" w:rsidRPr="002637A4">
        <w:rPr>
          <w:rFonts w:ascii="Times New Roman" w:eastAsia="宋体" w:hAnsi="Times New Roman" w:cs="Times New Roman" w:hint="eastAsia"/>
          <w:color w:val="EE0000"/>
          <w:sz w:val="24"/>
          <w:highlight w:val="yellow"/>
        </w:rPr>
        <w:t>，该处理方式</w:t>
      </w:r>
      <w:r w:rsidR="006A4F35">
        <w:rPr>
          <w:rFonts w:ascii="Times New Roman" w:eastAsia="宋体" w:hAnsi="Times New Roman" w:cs="Times New Roman" w:hint="eastAsia"/>
          <w:color w:val="EE0000"/>
          <w:sz w:val="24"/>
          <w:highlight w:val="yellow"/>
        </w:rPr>
        <w:t>亦</w:t>
      </w:r>
      <w:r w:rsidR="002637A4" w:rsidRPr="002637A4">
        <w:rPr>
          <w:rFonts w:ascii="Times New Roman" w:eastAsia="宋体" w:hAnsi="Times New Roman" w:cs="Times New Roman"/>
          <w:color w:val="EE0000"/>
          <w:sz w:val="24"/>
          <w:highlight w:val="yellow"/>
        </w:rPr>
        <w:t>有助于在不引入额外度量假设的情况下刻画收入差异</w:t>
      </w:r>
      <w:r w:rsidR="002637A4" w:rsidRPr="002637A4">
        <w:rPr>
          <w:rFonts w:ascii="Times New Roman" w:eastAsia="宋体" w:hAnsi="Times New Roman" w:cs="Times New Roman" w:hint="eastAsia"/>
          <w:color w:val="EE0000"/>
          <w:sz w:val="24"/>
          <w:highlight w:val="yellow"/>
        </w:rPr>
        <w:t>，</w:t>
      </w:r>
      <w:r w:rsidR="002637A4" w:rsidRPr="002637A4">
        <w:rPr>
          <w:rFonts w:ascii="Times New Roman" w:eastAsia="宋体" w:hAnsi="Times New Roman" w:cs="Times New Roman"/>
          <w:color w:val="EE0000"/>
          <w:sz w:val="24"/>
          <w:highlight w:val="yellow"/>
        </w:rPr>
        <w:t>避免收入效应</w:t>
      </w:r>
      <w:r w:rsidR="00586E1F">
        <w:rPr>
          <w:rFonts w:ascii="Times New Roman" w:eastAsia="宋体" w:hAnsi="Times New Roman" w:cs="Times New Roman" w:hint="eastAsia"/>
          <w:color w:val="EE0000"/>
          <w:sz w:val="24"/>
          <w:highlight w:val="yellow"/>
        </w:rPr>
        <w:t>在估计与解释上</w:t>
      </w:r>
      <w:r w:rsidR="002637A4" w:rsidRPr="002637A4">
        <w:rPr>
          <w:rFonts w:ascii="Times New Roman" w:eastAsia="宋体" w:hAnsi="Times New Roman" w:cs="Times New Roman"/>
          <w:color w:val="EE0000"/>
          <w:sz w:val="24"/>
          <w:highlight w:val="yellow"/>
        </w:rPr>
        <w:t>主要由少数高收入个体所主导</w:t>
      </w:r>
      <w:r w:rsidR="00D669A1">
        <w:rPr>
          <w:rFonts w:ascii="Times New Roman" w:eastAsia="宋体" w:hAnsi="Times New Roman" w:cs="Times New Roman" w:hint="eastAsia"/>
          <w:color w:val="EE0000"/>
          <w:sz w:val="24"/>
          <w:highlight w:val="yellow"/>
        </w:rPr>
        <w:t>。</w:t>
      </w:r>
      <w:r w:rsidR="008D6D9A" w:rsidRPr="008D6D9A">
        <w:rPr>
          <w:rFonts w:ascii="Times New Roman" w:eastAsia="宋体" w:hAnsi="Times New Roman" w:cs="Times New Roman"/>
          <w:color w:val="EE0000"/>
          <w:sz w:val="24"/>
          <w:highlight w:val="yellow"/>
        </w:rPr>
        <w:t>考虑到该行业在招聘与薪酬谈判中通常以月薪作为主要计价与比较单位，</w:t>
      </w:r>
      <w:r w:rsidR="008D6D9A" w:rsidRPr="0059460E">
        <w:rPr>
          <w:rFonts w:ascii="宋体" w:eastAsia="宋体" w:hAnsi="宋体" w:cs="Times New Roman"/>
          <w:color w:val="EE0000"/>
          <w:sz w:val="24"/>
          <w:highlight w:val="yellow"/>
        </w:rPr>
        <w:t>“</w:t>
      </w:r>
      <w:r w:rsidR="008D6D9A" w:rsidRPr="008D6D9A">
        <w:rPr>
          <w:rFonts w:ascii="Times New Roman" w:eastAsia="宋体" w:hAnsi="Times New Roman" w:cs="Times New Roman"/>
          <w:color w:val="EE0000"/>
          <w:sz w:val="24"/>
          <w:highlight w:val="yellow"/>
        </w:rPr>
        <w:t>月薪</w:t>
      </w:r>
      <w:r w:rsidR="008D6D9A" w:rsidRPr="008D6D9A">
        <w:rPr>
          <w:rFonts w:ascii="Times New Roman" w:eastAsia="宋体" w:hAnsi="Times New Roman" w:cs="Times New Roman"/>
          <w:color w:val="EE0000"/>
          <w:sz w:val="24"/>
          <w:highlight w:val="yellow"/>
        </w:rPr>
        <w:t>1</w:t>
      </w:r>
      <w:r w:rsidR="008D6D9A" w:rsidRPr="008D6D9A">
        <w:rPr>
          <w:rFonts w:ascii="Times New Roman" w:eastAsia="宋体" w:hAnsi="Times New Roman" w:cs="Times New Roman"/>
          <w:color w:val="EE0000"/>
          <w:sz w:val="24"/>
          <w:highlight w:val="yellow"/>
        </w:rPr>
        <w:t>万元</w:t>
      </w:r>
      <w:r w:rsidR="008D6D9A" w:rsidRPr="0059460E">
        <w:rPr>
          <w:rFonts w:ascii="宋体" w:eastAsia="宋体" w:hAnsi="宋体" w:cs="Times New Roman"/>
          <w:color w:val="EE0000"/>
          <w:sz w:val="24"/>
          <w:highlight w:val="yellow"/>
        </w:rPr>
        <w:t>”</w:t>
      </w:r>
      <w:r w:rsidR="008D6D9A" w:rsidRPr="008D6D9A">
        <w:rPr>
          <w:rFonts w:ascii="Times New Roman" w:eastAsia="宋体" w:hAnsi="Times New Roman" w:cs="Times New Roman"/>
          <w:color w:val="EE0000"/>
          <w:sz w:val="24"/>
          <w:highlight w:val="yellow"/>
        </w:rPr>
        <w:t>可被视为行业内普遍使用并认可的主流</w:t>
      </w:r>
      <w:r w:rsidR="00437A06">
        <w:rPr>
          <w:rFonts w:ascii="Times New Roman" w:eastAsia="宋体" w:hAnsi="Times New Roman" w:cs="Times New Roman" w:hint="eastAsia"/>
          <w:color w:val="EE0000"/>
          <w:sz w:val="24"/>
          <w:highlight w:val="yellow"/>
        </w:rPr>
        <w:t>薪资</w:t>
      </w:r>
      <w:r w:rsidR="008D6D9A" w:rsidRPr="008D6D9A">
        <w:rPr>
          <w:rFonts w:ascii="Times New Roman" w:eastAsia="宋体" w:hAnsi="Times New Roman" w:cs="Times New Roman"/>
          <w:color w:val="EE0000"/>
          <w:sz w:val="24"/>
          <w:highlight w:val="yellow"/>
        </w:rPr>
        <w:t>门槛。</w:t>
      </w:r>
    </w:p>
    <w:p w14:paraId="100038E7" w14:textId="09C2747B" w:rsidR="00F603C7" w:rsidRPr="00F603C7" w:rsidRDefault="0062232D" w:rsidP="00642EBB">
      <w:pPr>
        <w:spacing w:line="276" w:lineRule="auto"/>
        <w:ind w:firstLineChars="200" w:firstLine="480"/>
        <w:rPr>
          <w:rFonts w:ascii="Times New Roman" w:eastAsia="宋体" w:hAnsi="Times New Roman" w:cs="Times New Roman"/>
          <w:color w:val="EE0000"/>
          <w:sz w:val="24"/>
          <w:highlight w:val="yellow"/>
        </w:rPr>
      </w:pPr>
      <w:r w:rsidRPr="00F603C7">
        <w:rPr>
          <w:rFonts w:ascii="Times New Roman" w:eastAsia="宋体" w:hAnsi="Times New Roman" w:cs="Times New Roman"/>
          <w:color w:val="EE0000"/>
          <w:sz w:val="24"/>
          <w:highlight w:val="yellow"/>
        </w:rPr>
        <w:t>基于上述原因，本文将年收入转换为月收入，并据此构造</w:t>
      </w:r>
      <w:r w:rsidRPr="00F603C7">
        <w:rPr>
          <w:rFonts w:ascii="宋体" w:eastAsia="宋体" w:hAnsi="宋体" w:cs="Times New Roman"/>
          <w:color w:val="EE0000"/>
          <w:sz w:val="24"/>
          <w:highlight w:val="yellow"/>
        </w:rPr>
        <w:t>“</w:t>
      </w:r>
      <w:r w:rsidRPr="00F603C7">
        <w:rPr>
          <w:rFonts w:ascii="Times New Roman" w:eastAsia="宋体" w:hAnsi="Times New Roman" w:cs="Times New Roman"/>
          <w:color w:val="EE0000"/>
          <w:sz w:val="24"/>
          <w:highlight w:val="yellow"/>
        </w:rPr>
        <w:t>月薪是否达到</w:t>
      </w:r>
      <w:r w:rsidRPr="00F603C7">
        <w:rPr>
          <w:rFonts w:ascii="Times New Roman" w:eastAsia="宋体" w:hAnsi="Times New Roman" w:cs="Times New Roman"/>
          <w:color w:val="EE0000"/>
          <w:sz w:val="24"/>
          <w:highlight w:val="yellow"/>
        </w:rPr>
        <w:t>1</w:t>
      </w:r>
      <w:r w:rsidRPr="00F603C7">
        <w:rPr>
          <w:rFonts w:ascii="Times New Roman" w:eastAsia="宋体" w:hAnsi="Times New Roman" w:cs="Times New Roman"/>
          <w:color w:val="EE0000"/>
          <w:sz w:val="24"/>
          <w:highlight w:val="yellow"/>
        </w:rPr>
        <w:t>万元</w:t>
      </w:r>
      <w:r w:rsidRPr="00F603C7">
        <w:rPr>
          <w:rFonts w:ascii="宋体" w:eastAsia="宋体" w:hAnsi="宋体" w:cs="Times New Roman"/>
          <w:color w:val="EE0000"/>
          <w:sz w:val="24"/>
          <w:highlight w:val="yellow"/>
        </w:rPr>
        <w:t>”</w:t>
      </w:r>
      <w:r w:rsidRPr="00F603C7">
        <w:rPr>
          <w:rFonts w:ascii="Times New Roman" w:eastAsia="宋体" w:hAnsi="Times New Roman" w:cs="Times New Roman"/>
          <w:color w:val="EE0000"/>
          <w:sz w:val="24"/>
          <w:highlight w:val="yellow"/>
        </w:rPr>
        <w:t>的虚拟变量：低于</w:t>
      </w:r>
      <w:r w:rsidRPr="00F603C7">
        <w:rPr>
          <w:rFonts w:ascii="Times New Roman" w:eastAsia="宋体" w:hAnsi="Times New Roman" w:cs="Times New Roman"/>
          <w:color w:val="EE0000"/>
          <w:sz w:val="24"/>
          <w:highlight w:val="yellow"/>
        </w:rPr>
        <w:t>1</w:t>
      </w:r>
      <w:r w:rsidRPr="00F603C7">
        <w:rPr>
          <w:rFonts w:ascii="Times New Roman" w:eastAsia="宋体" w:hAnsi="Times New Roman" w:cs="Times New Roman"/>
          <w:color w:val="EE0000"/>
          <w:sz w:val="24"/>
          <w:highlight w:val="yellow"/>
        </w:rPr>
        <w:t>万元赋值为</w:t>
      </w:r>
      <w:r w:rsidRPr="00F603C7">
        <w:rPr>
          <w:rFonts w:ascii="Times New Roman" w:eastAsia="宋体" w:hAnsi="Times New Roman" w:cs="Times New Roman"/>
          <w:color w:val="EE0000"/>
          <w:sz w:val="24"/>
          <w:highlight w:val="yellow"/>
        </w:rPr>
        <w:t>0</w:t>
      </w:r>
      <w:r w:rsidR="00805582">
        <w:rPr>
          <w:rFonts w:ascii="Times New Roman" w:eastAsia="宋体" w:hAnsi="Times New Roman" w:cs="Times New Roman" w:hint="eastAsia"/>
          <w:color w:val="EE0000"/>
          <w:sz w:val="24"/>
          <w:highlight w:val="yellow"/>
        </w:rPr>
        <w:t>（</w:t>
      </w:r>
      <w:r w:rsidR="00805582" w:rsidRPr="00B44C53">
        <w:rPr>
          <w:rFonts w:ascii="Times New Roman" w:eastAsia="宋体" w:hAnsi="Times New Roman" w:cs="Times New Roman"/>
          <w:i/>
          <w:iCs/>
          <w:color w:val="EE0000"/>
          <w:sz w:val="24"/>
          <w:highlight w:val="yellow"/>
        </w:rPr>
        <w:t>N</w:t>
      </w:r>
      <w:r w:rsidR="00805582" w:rsidRPr="00B44C53">
        <w:rPr>
          <w:rFonts w:ascii="Times New Roman" w:eastAsia="宋体" w:hAnsi="Times New Roman" w:cs="Times New Roman"/>
          <w:color w:val="EE0000"/>
          <w:sz w:val="24"/>
          <w:highlight w:val="yellow"/>
        </w:rPr>
        <w:t xml:space="preserve"> = </w:t>
      </w:r>
      <w:r w:rsidR="00BA786A">
        <w:rPr>
          <w:rFonts w:ascii="Times New Roman" w:eastAsia="宋体" w:hAnsi="Times New Roman" w:cs="Times New Roman" w:hint="eastAsia"/>
          <w:color w:val="EE0000"/>
          <w:sz w:val="24"/>
          <w:highlight w:val="yellow"/>
        </w:rPr>
        <w:t>7440</w:t>
      </w:r>
      <w:r w:rsidR="00805582" w:rsidRPr="00B44C53">
        <w:rPr>
          <w:rFonts w:ascii="Times New Roman" w:eastAsia="宋体" w:hAnsi="Times New Roman" w:cs="Times New Roman"/>
          <w:color w:val="EE0000"/>
          <w:sz w:val="24"/>
          <w:highlight w:val="yellow"/>
        </w:rPr>
        <w:t xml:space="preserve">, </w:t>
      </w:r>
      <w:r w:rsidR="00BA786A">
        <w:rPr>
          <w:rFonts w:ascii="Times New Roman" w:eastAsia="宋体" w:hAnsi="Times New Roman" w:cs="Times New Roman" w:hint="eastAsia"/>
          <w:color w:val="EE0000"/>
          <w:sz w:val="24"/>
          <w:highlight w:val="yellow"/>
        </w:rPr>
        <w:t>51</w:t>
      </w:r>
      <w:r w:rsidR="00805582" w:rsidRPr="00B44C53">
        <w:rPr>
          <w:rFonts w:ascii="Times New Roman" w:eastAsia="宋体" w:hAnsi="Times New Roman" w:cs="Times New Roman"/>
          <w:color w:val="EE0000"/>
          <w:sz w:val="24"/>
          <w:highlight w:val="yellow"/>
        </w:rPr>
        <w:t>.</w:t>
      </w:r>
      <w:r w:rsidR="00BA786A">
        <w:rPr>
          <w:rFonts w:ascii="Times New Roman" w:eastAsia="宋体" w:hAnsi="Times New Roman" w:cs="Times New Roman" w:hint="eastAsia"/>
          <w:color w:val="EE0000"/>
          <w:sz w:val="24"/>
          <w:highlight w:val="yellow"/>
        </w:rPr>
        <w:t>36</w:t>
      </w:r>
      <w:r w:rsidR="00805582" w:rsidRPr="00B44C53">
        <w:rPr>
          <w:rFonts w:ascii="Times New Roman" w:eastAsia="宋体" w:hAnsi="Times New Roman" w:cs="Times New Roman"/>
          <w:color w:val="EE0000"/>
          <w:sz w:val="24"/>
          <w:highlight w:val="yellow"/>
        </w:rPr>
        <w:t>%</w:t>
      </w:r>
      <w:r w:rsidR="00805582">
        <w:rPr>
          <w:rFonts w:ascii="Times New Roman" w:eastAsia="宋体" w:hAnsi="Times New Roman" w:cs="Times New Roman" w:hint="eastAsia"/>
          <w:color w:val="EE0000"/>
          <w:sz w:val="24"/>
          <w:highlight w:val="yellow"/>
        </w:rPr>
        <w:t>）</w:t>
      </w:r>
      <w:r w:rsidRPr="00F603C7">
        <w:rPr>
          <w:rFonts w:ascii="Times New Roman" w:eastAsia="宋体" w:hAnsi="Times New Roman" w:cs="Times New Roman"/>
          <w:color w:val="EE0000"/>
          <w:sz w:val="24"/>
          <w:highlight w:val="yellow"/>
        </w:rPr>
        <w:t>，不低于</w:t>
      </w:r>
      <w:r w:rsidRPr="00F603C7">
        <w:rPr>
          <w:rFonts w:ascii="Times New Roman" w:eastAsia="宋体" w:hAnsi="Times New Roman" w:cs="Times New Roman"/>
          <w:color w:val="EE0000"/>
          <w:sz w:val="24"/>
          <w:highlight w:val="yellow"/>
        </w:rPr>
        <w:t>1</w:t>
      </w:r>
      <w:r w:rsidRPr="00F603C7">
        <w:rPr>
          <w:rFonts w:ascii="Times New Roman" w:eastAsia="宋体" w:hAnsi="Times New Roman" w:cs="Times New Roman"/>
          <w:color w:val="EE0000"/>
          <w:sz w:val="24"/>
          <w:highlight w:val="yellow"/>
        </w:rPr>
        <w:t>万元赋值为</w:t>
      </w:r>
      <w:r w:rsidRPr="00F603C7">
        <w:rPr>
          <w:rFonts w:ascii="Times New Roman" w:eastAsia="宋体" w:hAnsi="Times New Roman" w:cs="Times New Roman"/>
          <w:color w:val="EE0000"/>
          <w:sz w:val="24"/>
          <w:highlight w:val="yellow"/>
        </w:rPr>
        <w:t>1</w:t>
      </w:r>
      <w:r w:rsidR="00805582">
        <w:rPr>
          <w:rFonts w:ascii="Times New Roman" w:eastAsia="宋体" w:hAnsi="Times New Roman" w:cs="Times New Roman" w:hint="eastAsia"/>
          <w:color w:val="EE0000"/>
          <w:sz w:val="24"/>
          <w:highlight w:val="yellow"/>
        </w:rPr>
        <w:t>（</w:t>
      </w:r>
      <w:r w:rsidR="00805582" w:rsidRPr="00B44C53">
        <w:rPr>
          <w:rFonts w:ascii="Times New Roman" w:eastAsia="宋体" w:hAnsi="Times New Roman" w:cs="Times New Roman"/>
          <w:i/>
          <w:iCs/>
          <w:color w:val="EE0000"/>
          <w:sz w:val="24"/>
          <w:highlight w:val="yellow"/>
        </w:rPr>
        <w:t>N</w:t>
      </w:r>
      <w:r w:rsidR="00805582" w:rsidRPr="00B44C53">
        <w:rPr>
          <w:rFonts w:ascii="Times New Roman" w:eastAsia="宋体" w:hAnsi="Times New Roman" w:cs="Times New Roman"/>
          <w:color w:val="EE0000"/>
          <w:sz w:val="24"/>
          <w:highlight w:val="yellow"/>
        </w:rPr>
        <w:t xml:space="preserve"> = </w:t>
      </w:r>
      <w:r w:rsidR="00BA786A">
        <w:rPr>
          <w:rFonts w:ascii="Times New Roman" w:eastAsia="宋体" w:hAnsi="Times New Roman" w:cs="Times New Roman" w:hint="eastAsia"/>
          <w:color w:val="EE0000"/>
          <w:sz w:val="24"/>
          <w:highlight w:val="yellow"/>
        </w:rPr>
        <w:t>7045</w:t>
      </w:r>
      <w:r w:rsidR="00805582" w:rsidRPr="00B44C53">
        <w:rPr>
          <w:rFonts w:ascii="Times New Roman" w:eastAsia="宋体" w:hAnsi="Times New Roman" w:cs="Times New Roman"/>
          <w:color w:val="EE0000"/>
          <w:sz w:val="24"/>
          <w:highlight w:val="yellow"/>
        </w:rPr>
        <w:t xml:space="preserve">, </w:t>
      </w:r>
      <w:r w:rsidR="00BA786A">
        <w:rPr>
          <w:rFonts w:ascii="Times New Roman" w:eastAsia="宋体" w:hAnsi="Times New Roman" w:cs="Times New Roman" w:hint="eastAsia"/>
          <w:color w:val="EE0000"/>
          <w:sz w:val="24"/>
          <w:highlight w:val="yellow"/>
        </w:rPr>
        <w:t>4</w:t>
      </w:r>
      <w:r w:rsidR="00805582">
        <w:rPr>
          <w:rFonts w:ascii="Times New Roman" w:eastAsia="宋体" w:hAnsi="Times New Roman" w:cs="Times New Roman" w:hint="eastAsia"/>
          <w:color w:val="EE0000"/>
          <w:sz w:val="24"/>
          <w:highlight w:val="yellow"/>
        </w:rPr>
        <w:t>8</w:t>
      </w:r>
      <w:r w:rsidR="00805582" w:rsidRPr="00B44C53">
        <w:rPr>
          <w:rFonts w:ascii="Times New Roman" w:eastAsia="宋体" w:hAnsi="Times New Roman" w:cs="Times New Roman"/>
          <w:color w:val="EE0000"/>
          <w:sz w:val="24"/>
          <w:highlight w:val="yellow"/>
        </w:rPr>
        <w:t>.</w:t>
      </w:r>
      <w:r w:rsidR="00BA786A">
        <w:rPr>
          <w:rFonts w:ascii="Times New Roman" w:eastAsia="宋体" w:hAnsi="Times New Roman" w:cs="Times New Roman" w:hint="eastAsia"/>
          <w:color w:val="EE0000"/>
          <w:sz w:val="24"/>
          <w:highlight w:val="yellow"/>
        </w:rPr>
        <w:t>64</w:t>
      </w:r>
      <w:r w:rsidR="00805582" w:rsidRPr="00B44C53">
        <w:rPr>
          <w:rFonts w:ascii="Times New Roman" w:eastAsia="宋体" w:hAnsi="Times New Roman" w:cs="Times New Roman"/>
          <w:color w:val="EE0000"/>
          <w:sz w:val="24"/>
          <w:highlight w:val="yellow"/>
        </w:rPr>
        <w:t>%</w:t>
      </w:r>
      <w:r w:rsidR="00805582">
        <w:rPr>
          <w:rFonts w:ascii="Times New Roman" w:eastAsia="宋体" w:hAnsi="Times New Roman" w:cs="Times New Roman" w:hint="eastAsia"/>
          <w:color w:val="EE0000"/>
          <w:sz w:val="24"/>
          <w:highlight w:val="yellow"/>
        </w:rPr>
        <w:t>）</w:t>
      </w:r>
      <w:r w:rsidRPr="00F603C7">
        <w:rPr>
          <w:rFonts w:ascii="Times New Roman" w:eastAsia="宋体" w:hAnsi="Times New Roman" w:cs="Times New Roman"/>
          <w:color w:val="EE0000"/>
          <w:sz w:val="24"/>
          <w:highlight w:val="yellow"/>
        </w:rPr>
        <w:t>。</w:t>
      </w:r>
      <w:bookmarkEnd w:id="16"/>
    </w:p>
    <w:p w14:paraId="2B2869C3" w14:textId="258452E8" w:rsidR="0054580A" w:rsidRPr="00D41025" w:rsidRDefault="00B40419" w:rsidP="00B7673E">
      <w:pPr>
        <w:pStyle w:val="4"/>
        <w:spacing w:beforeLines="50" w:before="156" w:afterLines="50" w:after="156" w:line="276" w:lineRule="auto"/>
        <w:ind w:leftChars="200" w:left="420"/>
        <w:rPr>
          <w:rFonts w:ascii="黑体" w:eastAsia="黑体" w:hAnsi="黑体" w:cs="Times New Roman"/>
          <w:color w:val="000000" w:themeColor="text1"/>
          <w:sz w:val="24"/>
          <w:szCs w:val="24"/>
        </w:rPr>
      </w:pPr>
      <w:r w:rsidRPr="003424D8">
        <w:rPr>
          <w:rFonts w:ascii="Times New Roman" w:eastAsia="黑体" w:hAnsi="Times New Roman" w:cs="Times New Roman"/>
          <w:color w:val="000000" w:themeColor="text1"/>
          <w:sz w:val="24"/>
          <w:szCs w:val="24"/>
        </w:rPr>
        <w:t xml:space="preserve">3. </w:t>
      </w:r>
      <w:r w:rsidRPr="00D41025">
        <w:rPr>
          <w:rFonts w:ascii="黑体" w:eastAsia="黑体" w:hAnsi="黑体" w:cs="Times New Roman" w:hint="eastAsia"/>
          <w:color w:val="000000" w:themeColor="text1"/>
          <w:sz w:val="24"/>
          <w:szCs w:val="24"/>
        </w:rPr>
        <w:t>调节变量：两种择业动机</w:t>
      </w:r>
    </w:p>
    <w:p w14:paraId="36F96560" w14:textId="153457F0" w:rsidR="00FF0E19" w:rsidRPr="00FF0E19" w:rsidRDefault="00FF0E19" w:rsidP="0036314D">
      <w:pPr>
        <w:spacing w:line="276" w:lineRule="auto"/>
        <w:ind w:firstLineChars="200" w:firstLine="480"/>
        <w:rPr>
          <w:rFonts w:ascii="宋体" w:eastAsia="宋体" w:hAnsi="宋体" w:cs="Times New Roman"/>
          <w:sz w:val="24"/>
        </w:rPr>
      </w:pPr>
      <w:r w:rsidRPr="00FF0E19">
        <w:rPr>
          <w:rFonts w:ascii="宋体" w:eastAsia="宋体" w:hAnsi="宋体"/>
          <w:sz w:val="24"/>
        </w:rPr>
        <w:t>在众多界定职业认同的理论研究中，爱博瑞的定义被学界广泛接受（王晔安等</w:t>
      </w:r>
      <w:r w:rsidRPr="002A1BFF">
        <w:rPr>
          <w:rFonts w:ascii="Times New Roman" w:eastAsia="宋体" w:hAnsi="Times New Roman" w:cs="Times New Roman"/>
          <w:sz w:val="24"/>
        </w:rPr>
        <w:t>, 2021</w:t>
      </w:r>
      <w:r w:rsidRPr="00FF0E19">
        <w:rPr>
          <w:rFonts w:ascii="宋体" w:eastAsia="宋体" w:hAnsi="宋体"/>
          <w:sz w:val="24"/>
        </w:rPr>
        <w:t>），其核心强调从业者动机在职业认同建构中的关键作用（</w:t>
      </w:r>
      <w:r w:rsidRPr="00DD6E7D">
        <w:rPr>
          <w:rFonts w:ascii="Times New Roman" w:eastAsia="宋体" w:hAnsi="Times New Roman" w:cs="Times New Roman"/>
          <w:sz w:val="24"/>
        </w:rPr>
        <w:t>Ibarra, 1999</w:t>
      </w:r>
      <w:r w:rsidRPr="00FF0E19">
        <w:rPr>
          <w:rFonts w:ascii="宋体" w:eastAsia="宋体" w:hAnsi="宋体"/>
          <w:sz w:val="24"/>
        </w:rPr>
        <w:t>）。本研究将择业动机纳入模型作为调节变量，既具有现实基础，也具备理论正当性。</w:t>
      </w:r>
    </w:p>
    <w:p w14:paraId="23B812C2" w14:textId="210543AD" w:rsidR="00FF0E19" w:rsidRDefault="00FF0E19" w:rsidP="0036314D">
      <w:pPr>
        <w:spacing w:line="276" w:lineRule="auto"/>
        <w:ind w:firstLineChars="200" w:firstLine="480"/>
        <w:rPr>
          <w:rFonts w:ascii="宋体" w:eastAsia="宋体" w:hAnsi="宋体"/>
          <w:sz w:val="24"/>
        </w:rPr>
      </w:pPr>
      <w:r w:rsidRPr="00FF0E19">
        <w:rPr>
          <w:rFonts w:ascii="宋体" w:eastAsia="宋体" w:hAnsi="宋体"/>
          <w:sz w:val="24"/>
        </w:rPr>
        <w:t>择业动机依据题项“您最初选择从事软件相关工作的主要原因是_____”进行测量。该题为多选题，本文聚焦其中两个与理论高度相关的动机类型：选择“收入高或待遇好”者被视为“因收入择业”</w:t>
      </w:r>
      <w:r w:rsidR="008E0095">
        <w:rPr>
          <w:rFonts w:ascii="宋体" w:eastAsia="宋体" w:hAnsi="宋体" w:hint="eastAsia"/>
          <w:sz w:val="24"/>
        </w:rPr>
        <w:t>，</w:t>
      </w:r>
      <w:r w:rsidR="008E0095" w:rsidRPr="008E0095">
        <w:rPr>
          <w:rFonts w:ascii="宋体" w:eastAsia="宋体" w:hAnsi="宋体"/>
          <w:sz w:val="24"/>
        </w:rPr>
        <w:t xml:space="preserve"> 代表以经济报酬为导向的外部动机</w:t>
      </w:r>
      <w:r w:rsidR="00F5606F">
        <w:rPr>
          <w:rFonts w:ascii="宋体" w:eastAsia="宋体" w:hAnsi="宋体" w:hint="eastAsia"/>
          <w:sz w:val="24"/>
        </w:rPr>
        <w:t>；</w:t>
      </w:r>
      <w:r w:rsidRPr="00FF0E19">
        <w:rPr>
          <w:rFonts w:ascii="宋体" w:eastAsia="宋体" w:hAnsi="宋体"/>
          <w:sz w:val="24"/>
        </w:rPr>
        <w:t>选择“个人兴趣”者被视为“因兴趣择业”</w:t>
      </w:r>
      <w:r w:rsidR="008F420D">
        <w:rPr>
          <w:rFonts w:ascii="宋体" w:eastAsia="宋体" w:hAnsi="宋体" w:hint="eastAsia"/>
          <w:sz w:val="24"/>
        </w:rPr>
        <w:t>，</w:t>
      </w:r>
      <w:r w:rsidR="008F420D" w:rsidRPr="008E0095">
        <w:rPr>
          <w:rFonts w:ascii="宋体" w:eastAsia="宋体" w:hAnsi="宋体"/>
          <w:sz w:val="24"/>
        </w:rPr>
        <w:t>代表出于职业本身吸引力的内部动机</w:t>
      </w:r>
      <w:r w:rsidR="000755B3">
        <w:rPr>
          <w:rFonts w:ascii="宋体" w:eastAsia="宋体" w:hAnsi="宋体" w:hint="eastAsia"/>
          <w:sz w:val="24"/>
        </w:rPr>
        <w:t>。</w:t>
      </w:r>
      <w:r w:rsidR="00025451">
        <w:rPr>
          <w:rStyle w:val="afa"/>
          <w:rFonts w:ascii="宋体" w:eastAsia="宋体" w:hAnsi="宋体"/>
          <w:sz w:val="24"/>
        </w:rPr>
        <w:footnoteReference w:id="6"/>
      </w:r>
      <w:r w:rsidR="000755B3">
        <w:rPr>
          <w:rFonts w:ascii="宋体" w:eastAsia="宋体" w:hAnsi="宋体" w:hint="eastAsia"/>
          <w:sz w:val="24"/>
        </w:rPr>
        <w:t xml:space="preserve"> </w:t>
      </w:r>
      <w:r w:rsidRPr="00FF0E19">
        <w:rPr>
          <w:rFonts w:ascii="宋体" w:eastAsia="宋体" w:hAnsi="宋体"/>
          <w:sz w:val="24"/>
        </w:rPr>
        <w:t>二者分别构建虚拟变量，与未选择该选项者进行对比。数据显示，有</w:t>
      </w:r>
      <w:r w:rsidRPr="00087D88">
        <w:rPr>
          <w:rFonts w:ascii="Times New Roman" w:eastAsia="宋体" w:hAnsi="Times New Roman" w:cs="Times New Roman"/>
          <w:sz w:val="24"/>
        </w:rPr>
        <w:t>5752</w:t>
      </w:r>
      <w:r w:rsidRPr="00FF0E19">
        <w:rPr>
          <w:rFonts w:ascii="宋体" w:eastAsia="宋体" w:hAnsi="宋体"/>
          <w:sz w:val="24"/>
        </w:rPr>
        <w:t>位填答者因收入择业，占比</w:t>
      </w:r>
      <w:r w:rsidRPr="00087D88">
        <w:rPr>
          <w:rFonts w:ascii="Times New Roman" w:eastAsia="宋体" w:hAnsi="Times New Roman" w:cs="Times New Roman"/>
          <w:sz w:val="24"/>
        </w:rPr>
        <w:t>39.71%</w:t>
      </w:r>
      <w:r w:rsidRPr="00FF0E19">
        <w:rPr>
          <w:rFonts w:ascii="宋体" w:eastAsia="宋体" w:hAnsi="宋体"/>
          <w:sz w:val="24"/>
        </w:rPr>
        <w:t>；</w:t>
      </w:r>
      <w:r w:rsidRPr="00087D88">
        <w:rPr>
          <w:rFonts w:ascii="Times New Roman" w:eastAsia="宋体" w:hAnsi="Times New Roman" w:cs="Times New Roman"/>
          <w:sz w:val="24"/>
        </w:rPr>
        <w:t>6283</w:t>
      </w:r>
      <w:r w:rsidRPr="00FF0E19">
        <w:rPr>
          <w:rFonts w:ascii="宋体" w:eastAsia="宋体" w:hAnsi="宋体"/>
          <w:sz w:val="24"/>
        </w:rPr>
        <w:t>位填答者因兴趣择业，占比</w:t>
      </w:r>
      <w:r w:rsidRPr="00087D88">
        <w:rPr>
          <w:rFonts w:ascii="Times New Roman" w:eastAsia="宋体" w:hAnsi="Times New Roman" w:cs="Times New Roman"/>
          <w:sz w:val="24"/>
        </w:rPr>
        <w:t>43.38%</w:t>
      </w:r>
      <w:r w:rsidRPr="00FF0E19">
        <w:rPr>
          <w:rFonts w:ascii="宋体" w:eastAsia="宋体" w:hAnsi="宋体"/>
          <w:sz w:val="24"/>
        </w:rPr>
        <w:t>。</w:t>
      </w:r>
    </w:p>
    <w:p w14:paraId="7F1205B7" w14:textId="77777777" w:rsidR="00B40419" w:rsidRPr="00404B87" w:rsidRDefault="00B40419" w:rsidP="00B4382B">
      <w:pPr>
        <w:pStyle w:val="4"/>
        <w:spacing w:beforeLines="50" w:before="156" w:afterLines="50" w:after="156" w:line="276" w:lineRule="auto"/>
        <w:ind w:leftChars="200" w:left="420"/>
        <w:rPr>
          <w:rFonts w:ascii="黑体" w:eastAsia="黑体" w:hAnsi="黑体" w:cs="Times New Roman"/>
          <w:color w:val="000000" w:themeColor="text1"/>
          <w:sz w:val="24"/>
          <w:szCs w:val="24"/>
        </w:rPr>
      </w:pPr>
      <w:r w:rsidRPr="00707A4E">
        <w:rPr>
          <w:rFonts w:ascii="Times New Roman" w:eastAsia="黑体" w:hAnsi="Times New Roman" w:cs="Times New Roman"/>
          <w:color w:val="000000" w:themeColor="text1"/>
          <w:sz w:val="24"/>
          <w:szCs w:val="24"/>
        </w:rPr>
        <w:t>4.</w:t>
      </w:r>
      <w:r w:rsidRPr="00573F66">
        <w:rPr>
          <w:rFonts w:ascii="黑体" w:eastAsia="黑体" w:hAnsi="黑体" w:cs="Times New Roman"/>
          <w:color w:val="000000" w:themeColor="text1"/>
          <w:sz w:val="24"/>
          <w:szCs w:val="24"/>
        </w:rPr>
        <w:t xml:space="preserve"> </w:t>
      </w:r>
      <w:r w:rsidRPr="00404B87">
        <w:rPr>
          <w:rFonts w:ascii="黑体" w:eastAsia="黑体" w:hAnsi="黑体" w:cs="Times New Roman" w:hint="eastAsia"/>
          <w:color w:val="000000" w:themeColor="text1"/>
          <w:sz w:val="24"/>
          <w:szCs w:val="24"/>
        </w:rPr>
        <w:t>控制变量</w:t>
      </w:r>
    </w:p>
    <w:p w14:paraId="72FEAE77" w14:textId="588F8202" w:rsidR="00FE3C1E" w:rsidRDefault="000315A0" w:rsidP="000B5DEF">
      <w:pPr>
        <w:spacing w:line="276" w:lineRule="auto"/>
        <w:ind w:firstLineChars="200" w:firstLine="480"/>
        <w:rPr>
          <w:rFonts w:ascii="宋体" w:eastAsia="宋体" w:hAnsi="宋体"/>
          <w:sz w:val="24"/>
        </w:rPr>
      </w:pPr>
      <w:r w:rsidRPr="000315A0">
        <w:rPr>
          <w:rFonts w:ascii="宋体" w:eastAsia="宋体" w:hAnsi="宋体"/>
          <w:sz w:val="24"/>
        </w:rPr>
        <w:t>择业动机</w:t>
      </w:r>
      <w:r w:rsidR="00F04D9E">
        <w:rPr>
          <w:rFonts w:ascii="宋体" w:eastAsia="宋体" w:hAnsi="宋体" w:hint="eastAsia"/>
          <w:sz w:val="24"/>
        </w:rPr>
        <w:t>的</w:t>
      </w:r>
      <w:r w:rsidRPr="000315A0">
        <w:rPr>
          <w:rFonts w:ascii="宋体" w:eastAsia="宋体" w:hAnsi="宋体"/>
          <w:sz w:val="24"/>
        </w:rPr>
        <w:t>形成深受社会结构与经济地位的影响，不能被简单视为完全个体化</w:t>
      </w:r>
      <w:r w:rsidR="00824920">
        <w:rPr>
          <w:rFonts w:ascii="宋体" w:eastAsia="宋体" w:hAnsi="宋体" w:hint="eastAsia"/>
          <w:sz w:val="24"/>
        </w:rPr>
        <w:t>、主观化</w:t>
      </w:r>
      <w:r w:rsidRPr="000315A0">
        <w:rPr>
          <w:rFonts w:ascii="宋体" w:eastAsia="宋体" w:hAnsi="宋体"/>
          <w:sz w:val="24"/>
        </w:rPr>
        <w:t>的选择。布迪厄（</w:t>
      </w:r>
      <w:r w:rsidRPr="004864D3">
        <w:rPr>
          <w:rFonts w:ascii="Times New Roman" w:eastAsia="宋体" w:hAnsi="Times New Roman" w:cs="Times New Roman"/>
          <w:sz w:val="24"/>
        </w:rPr>
        <w:t>2015</w:t>
      </w:r>
      <w:r w:rsidR="003E73D7">
        <w:rPr>
          <w:rFonts w:ascii="Times New Roman" w:eastAsia="宋体" w:hAnsi="Times New Roman" w:cs="Times New Roman"/>
          <w:sz w:val="24"/>
        </w:rPr>
        <w:t>: 2</w:t>
      </w:r>
      <w:r w:rsidRPr="004864D3">
        <w:rPr>
          <w:rFonts w:ascii="Times New Roman" w:eastAsia="宋体" w:hAnsi="Times New Roman" w:cs="Times New Roman"/>
          <w:sz w:val="24"/>
        </w:rPr>
        <w:t>5</w:t>
      </w:r>
      <w:r w:rsidRPr="000315A0">
        <w:rPr>
          <w:rFonts w:ascii="宋体" w:eastAsia="宋体" w:hAnsi="宋体"/>
          <w:sz w:val="24"/>
        </w:rPr>
        <w:t>）指出，占据优势地位的群体可以“凭兴</w:t>
      </w:r>
      <w:r w:rsidRPr="000315A0">
        <w:rPr>
          <w:rFonts w:ascii="宋体" w:eastAsia="宋体" w:hAnsi="宋体"/>
          <w:sz w:val="24"/>
        </w:rPr>
        <w:lastRenderedPageBreak/>
        <w:t>趣而活”，</w:t>
      </w:r>
      <w:r w:rsidR="00273468">
        <w:rPr>
          <w:rFonts w:ascii="宋体" w:eastAsia="宋体" w:hAnsi="宋体" w:hint="eastAsia"/>
          <w:sz w:val="24"/>
        </w:rPr>
        <w:t>但</w:t>
      </w:r>
      <w:r w:rsidRPr="000315A0">
        <w:rPr>
          <w:rFonts w:ascii="宋体" w:eastAsia="宋体" w:hAnsi="宋体" w:hint="eastAsia"/>
          <w:sz w:val="24"/>
        </w:rPr>
        <w:t>生</w:t>
      </w:r>
      <w:r w:rsidRPr="000315A0">
        <w:rPr>
          <w:rFonts w:ascii="宋体" w:eastAsia="宋体" w:hAnsi="宋体"/>
          <w:sz w:val="24"/>
        </w:rPr>
        <w:t>计压力</w:t>
      </w:r>
      <w:r w:rsidR="0083312C">
        <w:rPr>
          <w:rFonts w:ascii="宋体" w:eastAsia="宋体" w:hAnsi="宋体" w:hint="eastAsia"/>
          <w:sz w:val="24"/>
        </w:rPr>
        <w:t>常</w:t>
      </w:r>
      <w:r w:rsidR="00195A7B">
        <w:rPr>
          <w:rFonts w:ascii="宋体" w:eastAsia="宋体" w:hAnsi="宋体" w:hint="eastAsia"/>
          <w:sz w:val="24"/>
        </w:rPr>
        <w:t>使</w:t>
      </w:r>
      <w:r w:rsidR="00EE5FD6">
        <w:rPr>
          <w:rFonts w:ascii="宋体" w:eastAsia="宋体" w:hAnsi="宋体" w:hint="eastAsia"/>
          <w:sz w:val="24"/>
        </w:rPr>
        <w:t>得这种选择成为</w:t>
      </w:r>
      <w:r w:rsidR="00C77207">
        <w:rPr>
          <w:rFonts w:ascii="宋体" w:eastAsia="宋体" w:hAnsi="宋体" w:hint="eastAsia"/>
          <w:sz w:val="24"/>
        </w:rPr>
        <w:t>一种奢侈</w:t>
      </w:r>
      <w:r w:rsidRPr="000315A0">
        <w:rPr>
          <w:rFonts w:ascii="宋体" w:eastAsia="宋体" w:hAnsi="宋体" w:hint="eastAsia"/>
          <w:sz w:val="24"/>
        </w:rPr>
        <w:t>（</w:t>
      </w:r>
      <w:r w:rsidRPr="000315A0">
        <w:rPr>
          <w:rFonts w:ascii="宋体" w:eastAsia="宋体" w:hAnsi="宋体"/>
          <w:sz w:val="24"/>
        </w:rPr>
        <w:t>范柏乃、盛中华</w:t>
      </w:r>
      <w:r w:rsidR="00F62775">
        <w:rPr>
          <w:rFonts w:ascii="Times New Roman" w:eastAsia="宋体" w:hAnsi="Times New Roman" w:cs="Times New Roman"/>
          <w:sz w:val="24"/>
        </w:rPr>
        <w:t xml:space="preserve">, </w:t>
      </w:r>
      <w:r w:rsidRPr="004864D3">
        <w:rPr>
          <w:rFonts w:ascii="Times New Roman" w:eastAsia="宋体" w:hAnsi="Times New Roman" w:cs="Times New Roman"/>
          <w:sz w:val="24"/>
        </w:rPr>
        <w:t>2022</w:t>
      </w:r>
      <w:r w:rsidR="0006703C">
        <w:rPr>
          <w:rFonts w:ascii="Times New Roman" w:eastAsia="宋体" w:hAnsi="Times New Roman" w:cs="Times New Roman"/>
          <w:sz w:val="24"/>
        </w:rPr>
        <w:t xml:space="preserve">; </w:t>
      </w:r>
      <w:r w:rsidRPr="000315A0">
        <w:rPr>
          <w:rFonts w:ascii="宋体" w:eastAsia="宋体" w:hAnsi="宋体"/>
          <w:sz w:val="24"/>
        </w:rPr>
        <w:t>赵超</w:t>
      </w:r>
      <w:r w:rsidR="0006703C">
        <w:rPr>
          <w:rFonts w:ascii="Times New Roman" w:eastAsia="宋体" w:hAnsi="Times New Roman" w:cs="Times New Roman"/>
          <w:sz w:val="24"/>
        </w:rPr>
        <w:t xml:space="preserve">, </w:t>
      </w:r>
      <w:r w:rsidRPr="004864D3">
        <w:rPr>
          <w:rFonts w:ascii="Times New Roman" w:eastAsia="宋体" w:hAnsi="Times New Roman" w:cs="Times New Roman"/>
          <w:sz w:val="24"/>
        </w:rPr>
        <w:t>2016</w:t>
      </w:r>
      <w:r w:rsidRPr="000315A0">
        <w:rPr>
          <w:rFonts w:ascii="宋体" w:eastAsia="宋体" w:hAnsi="宋体"/>
          <w:sz w:val="24"/>
        </w:rPr>
        <w:t>）。</w:t>
      </w:r>
      <w:r w:rsidR="00CB5858">
        <w:rPr>
          <w:rFonts w:ascii="宋体" w:eastAsia="宋体" w:hAnsi="宋体" w:hint="eastAsia"/>
          <w:sz w:val="24"/>
        </w:rPr>
        <w:t>虽然</w:t>
      </w:r>
      <w:r w:rsidRPr="000315A0">
        <w:rPr>
          <w:rFonts w:ascii="宋体" w:eastAsia="宋体" w:hAnsi="宋体"/>
          <w:sz w:val="24"/>
        </w:rPr>
        <w:t>个体对职业的</w:t>
      </w:r>
      <w:r w:rsidR="003F2BF1">
        <w:rPr>
          <w:rFonts w:ascii="宋体" w:eastAsia="宋体" w:hAnsi="宋体" w:hint="eastAsia"/>
          <w:sz w:val="24"/>
        </w:rPr>
        <w:t>观念态度</w:t>
      </w:r>
      <w:r w:rsidRPr="000315A0">
        <w:rPr>
          <w:rFonts w:ascii="宋体" w:eastAsia="宋体" w:hAnsi="宋体"/>
          <w:sz w:val="24"/>
        </w:rPr>
        <w:t>未必能够直接预测其行为，但若置于具体的</w:t>
      </w:r>
      <w:r w:rsidR="00F76DA7">
        <w:rPr>
          <w:rFonts w:ascii="宋体" w:eastAsia="宋体" w:hAnsi="宋体" w:hint="eastAsia"/>
          <w:sz w:val="24"/>
        </w:rPr>
        <w:t>社会情境设定</w:t>
      </w:r>
      <w:r w:rsidRPr="000315A0">
        <w:rPr>
          <w:rFonts w:ascii="宋体" w:eastAsia="宋体" w:hAnsi="宋体"/>
          <w:sz w:val="24"/>
        </w:rPr>
        <w:t>中，这种信念与实际行为之间的关联性则显著增强（</w:t>
      </w:r>
      <w:r w:rsidRPr="004864D3">
        <w:rPr>
          <w:rFonts w:ascii="Times New Roman" w:eastAsia="宋体" w:hAnsi="Times New Roman" w:cs="Times New Roman"/>
          <w:sz w:val="24"/>
        </w:rPr>
        <w:t>Barbour &amp; Lammers, 2015</w:t>
      </w:r>
      <w:r w:rsidRPr="000315A0">
        <w:rPr>
          <w:rFonts w:ascii="宋体" w:eastAsia="宋体" w:hAnsi="宋体"/>
          <w:sz w:val="24"/>
        </w:rPr>
        <w:t>）。</w:t>
      </w:r>
      <w:r w:rsidR="00FE3C1E" w:rsidRPr="00FE3C1E">
        <w:rPr>
          <w:rFonts w:ascii="宋体" w:eastAsia="宋体" w:hAnsi="宋体"/>
          <w:sz w:val="24"/>
        </w:rPr>
        <w:t>基于上述考量，为</w:t>
      </w:r>
      <w:r w:rsidR="00DA1B66">
        <w:rPr>
          <w:rFonts w:ascii="宋体" w:eastAsia="宋体" w:hAnsi="宋体" w:hint="eastAsia"/>
          <w:sz w:val="24"/>
        </w:rPr>
        <w:t>清晰</w:t>
      </w:r>
      <w:r w:rsidR="00FE3C1E" w:rsidRPr="00FE3C1E">
        <w:rPr>
          <w:rFonts w:ascii="宋体" w:eastAsia="宋体" w:hAnsi="宋体"/>
          <w:sz w:val="24"/>
        </w:rPr>
        <w:t>识别择业动机对职业认同的调节作用，本文在模型中控制多个可能影响结果的变量，以</w:t>
      </w:r>
      <w:r w:rsidR="00A30535">
        <w:rPr>
          <w:rFonts w:ascii="宋体" w:eastAsia="宋体" w:hAnsi="宋体" w:hint="eastAsia"/>
          <w:sz w:val="24"/>
        </w:rPr>
        <w:t>减少</w:t>
      </w:r>
      <w:r w:rsidR="00FE3C1E" w:rsidRPr="00FE3C1E">
        <w:rPr>
          <w:rFonts w:ascii="宋体" w:eastAsia="宋体" w:hAnsi="宋体"/>
          <w:sz w:val="24"/>
        </w:rPr>
        <w:t>遗漏变量所造成的内生性偏误</w:t>
      </w:r>
      <w:r w:rsidR="005A4E9B">
        <w:rPr>
          <w:rFonts w:ascii="宋体" w:eastAsia="宋体" w:hAnsi="宋体" w:hint="eastAsia"/>
          <w:sz w:val="24"/>
        </w:rPr>
        <w:t>，并</w:t>
      </w:r>
      <w:r w:rsidR="005A4E9B" w:rsidRPr="008D09DA">
        <w:rPr>
          <w:rFonts w:ascii="宋体" w:eastAsia="宋体" w:hAnsi="宋体"/>
          <w:sz w:val="24"/>
        </w:rPr>
        <w:t>提升模型</w:t>
      </w:r>
      <w:r w:rsidR="00D6295A">
        <w:rPr>
          <w:rFonts w:ascii="宋体" w:eastAsia="宋体" w:hAnsi="宋体" w:hint="eastAsia"/>
          <w:sz w:val="24"/>
        </w:rPr>
        <w:t>的</w:t>
      </w:r>
      <w:r w:rsidR="005A4E9B" w:rsidRPr="008D09DA">
        <w:rPr>
          <w:rFonts w:ascii="宋体" w:eastAsia="宋体" w:hAnsi="宋体"/>
          <w:sz w:val="24"/>
        </w:rPr>
        <w:t>解释力</w:t>
      </w:r>
      <w:r w:rsidR="00FE3C1E" w:rsidRPr="00FE3C1E">
        <w:rPr>
          <w:rFonts w:ascii="宋体" w:eastAsia="宋体" w:hAnsi="宋体"/>
          <w:sz w:val="24"/>
        </w:rPr>
        <w:t>。</w:t>
      </w:r>
    </w:p>
    <w:p w14:paraId="30244419" w14:textId="77777777" w:rsidR="008D09DA" w:rsidRPr="008D09DA" w:rsidRDefault="008D09DA" w:rsidP="008D09DA">
      <w:pPr>
        <w:spacing w:line="276" w:lineRule="auto"/>
        <w:ind w:firstLineChars="200" w:firstLine="480"/>
        <w:rPr>
          <w:rFonts w:ascii="宋体" w:eastAsia="宋体" w:hAnsi="宋体"/>
          <w:sz w:val="24"/>
        </w:rPr>
      </w:pPr>
      <w:r w:rsidRPr="008D09DA">
        <w:rPr>
          <w:rFonts w:ascii="宋体" w:eastAsia="宋体" w:hAnsi="宋体"/>
          <w:sz w:val="24"/>
        </w:rPr>
        <w:t>具体而言，控制变量包括以下四类：</w:t>
      </w:r>
    </w:p>
    <w:p w14:paraId="7A552EA6" w14:textId="272BBEB9" w:rsidR="008D09DA" w:rsidRPr="008D09DA" w:rsidRDefault="008D09DA" w:rsidP="008D09DA">
      <w:pPr>
        <w:spacing w:line="276" w:lineRule="auto"/>
        <w:ind w:firstLineChars="200" w:firstLine="480"/>
        <w:rPr>
          <w:rFonts w:ascii="宋体" w:eastAsia="宋体" w:hAnsi="宋体"/>
          <w:sz w:val="24"/>
        </w:rPr>
      </w:pPr>
      <w:r w:rsidRPr="008D09DA">
        <w:rPr>
          <w:rFonts w:ascii="宋体" w:eastAsia="宋体" w:hAnsi="宋体"/>
          <w:sz w:val="24"/>
        </w:rPr>
        <w:t>（</w:t>
      </w:r>
      <w:r w:rsidRPr="00CC001E">
        <w:rPr>
          <w:rFonts w:ascii="Times New Roman" w:eastAsia="宋体" w:hAnsi="Times New Roman" w:cs="Times New Roman"/>
          <w:sz w:val="24"/>
        </w:rPr>
        <w:t>1</w:t>
      </w:r>
      <w:r w:rsidRPr="008D09DA">
        <w:rPr>
          <w:rFonts w:ascii="宋体" w:eastAsia="宋体" w:hAnsi="宋体"/>
          <w:sz w:val="24"/>
        </w:rPr>
        <w:t>）职业</w:t>
      </w:r>
      <w:r w:rsidR="00BF2245">
        <w:rPr>
          <w:rFonts w:ascii="宋体" w:eastAsia="宋体" w:hAnsi="宋体" w:hint="eastAsia"/>
          <w:sz w:val="24"/>
        </w:rPr>
        <w:t>属性</w:t>
      </w:r>
      <w:r w:rsidRPr="008D09DA">
        <w:rPr>
          <w:rFonts w:ascii="宋体" w:eastAsia="宋体" w:hAnsi="宋体"/>
          <w:sz w:val="24"/>
        </w:rPr>
        <w:t>：包括从业年份、</w:t>
      </w:r>
      <w:r w:rsidR="00066D2A">
        <w:rPr>
          <w:rFonts w:ascii="宋体" w:eastAsia="宋体" w:hAnsi="宋体" w:hint="eastAsia"/>
          <w:sz w:val="24"/>
        </w:rPr>
        <w:t>岗位职能、</w:t>
      </w:r>
      <w:r w:rsidRPr="008D09DA">
        <w:rPr>
          <w:rFonts w:ascii="宋体" w:eastAsia="宋体" w:hAnsi="宋体"/>
          <w:sz w:val="24"/>
        </w:rPr>
        <w:t>职称等级、</w:t>
      </w:r>
      <w:r w:rsidR="0041646F">
        <w:rPr>
          <w:rFonts w:ascii="宋体" w:eastAsia="宋体" w:hAnsi="宋体" w:hint="eastAsia"/>
          <w:sz w:val="24"/>
        </w:rPr>
        <w:t>过去</w:t>
      </w:r>
      <w:r w:rsidR="0041646F" w:rsidRPr="00A17080">
        <w:rPr>
          <w:rFonts w:ascii="Times New Roman" w:eastAsia="宋体" w:hAnsi="Times New Roman" w:cs="Times New Roman"/>
          <w:sz w:val="24"/>
        </w:rPr>
        <w:t>1</w:t>
      </w:r>
      <w:r w:rsidR="0041646F">
        <w:rPr>
          <w:rFonts w:ascii="宋体" w:eastAsia="宋体" w:hAnsi="宋体" w:hint="eastAsia"/>
          <w:sz w:val="24"/>
        </w:rPr>
        <w:t>年</w:t>
      </w:r>
      <w:r w:rsidRPr="008D09DA">
        <w:rPr>
          <w:rFonts w:ascii="宋体" w:eastAsia="宋体" w:hAnsi="宋体"/>
          <w:sz w:val="24"/>
        </w:rPr>
        <w:t>参与项目数量、是否接受企业</w:t>
      </w:r>
      <w:r w:rsidR="00A603C7">
        <w:rPr>
          <w:rFonts w:ascii="宋体" w:eastAsia="宋体" w:hAnsi="宋体" w:hint="eastAsia"/>
          <w:sz w:val="24"/>
        </w:rPr>
        <w:t>组织</w:t>
      </w:r>
      <w:r w:rsidR="00DC6FC5">
        <w:rPr>
          <w:rFonts w:ascii="宋体" w:eastAsia="宋体" w:hAnsi="宋体" w:hint="eastAsia"/>
          <w:sz w:val="24"/>
        </w:rPr>
        <w:t>的</w:t>
      </w:r>
      <w:r w:rsidRPr="008D09DA">
        <w:rPr>
          <w:rFonts w:ascii="宋体" w:eastAsia="宋体" w:hAnsi="宋体"/>
          <w:sz w:val="24"/>
        </w:rPr>
        <w:t>技能培训。</w:t>
      </w:r>
    </w:p>
    <w:p w14:paraId="30EB7FA8" w14:textId="001E446E" w:rsidR="008D09DA" w:rsidRPr="008D09DA" w:rsidRDefault="008D09DA" w:rsidP="008D09DA">
      <w:pPr>
        <w:spacing w:line="276" w:lineRule="auto"/>
        <w:ind w:firstLineChars="200" w:firstLine="480"/>
        <w:rPr>
          <w:rFonts w:ascii="宋体" w:eastAsia="宋体" w:hAnsi="宋体"/>
          <w:sz w:val="24"/>
        </w:rPr>
      </w:pPr>
      <w:r w:rsidRPr="008D09DA">
        <w:rPr>
          <w:rFonts w:ascii="宋体" w:eastAsia="宋体" w:hAnsi="宋体"/>
          <w:sz w:val="24"/>
        </w:rPr>
        <w:t>（</w:t>
      </w:r>
      <w:r w:rsidRPr="00CC001E">
        <w:rPr>
          <w:rFonts w:ascii="Times New Roman" w:eastAsia="宋体" w:hAnsi="Times New Roman" w:cs="Times New Roman"/>
          <w:sz w:val="24"/>
        </w:rPr>
        <w:t>2</w:t>
      </w:r>
      <w:r w:rsidRPr="008D09DA">
        <w:rPr>
          <w:rFonts w:ascii="宋体" w:eastAsia="宋体" w:hAnsi="宋体"/>
          <w:sz w:val="24"/>
        </w:rPr>
        <w:t>）</w:t>
      </w:r>
      <w:r w:rsidR="00023E18">
        <w:rPr>
          <w:rFonts w:ascii="宋体" w:eastAsia="宋体" w:hAnsi="宋体" w:hint="eastAsia"/>
          <w:sz w:val="24"/>
        </w:rPr>
        <w:t>社会人口属性</w:t>
      </w:r>
      <w:r w:rsidRPr="008D09DA">
        <w:rPr>
          <w:rFonts w:ascii="宋体" w:eastAsia="宋体" w:hAnsi="宋体"/>
          <w:sz w:val="24"/>
        </w:rPr>
        <w:t>：包括性别、年龄、婚姻状态、子女情况、户口类型、工作所在地区、政治面貌，以及本人、父亲、母亲的受教育年限。</w:t>
      </w:r>
    </w:p>
    <w:p w14:paraId="558D1258" w14:textId="5782747C" w:rsidR="008D09DA" w:rsidRPr="008D09DA" w:rsidRDefault="008D09DA" w:rsidP="008D09DA">
      <w:pPr>
        <w:spacing w:line="276" w:lineRule="auto"/>
        <w:ind w:firstLineChars="200" w:firstLine="480"/>
        <w:rPr>
          <w:rFonts w:ascii="宋体" w:eastAsia="宋体" w:hAnsi="宋体"/>
          <w:sz w:val="24"/>
        </w:rPr>
      </w:pPr>
      <w:r w:rsidRPr="008D09DA">
        <w:rPr>
          <w:rFonts w:ascii="宋体" w:eastAsia="宋体" w:hAnsi="宋体"/>
          <w:sz w:val="24"/>
        </w:rPr>
        <w:t>（</w:t>
      </w:r>
      <w:r w:rsidRPr="00CC001E">
        <w:rPr>
          <w:rFonts w:ascii="Times New Roman" w:eastAsia="宋体" w:hAnsi="Times New Roman" w:cs="Times New Roman"/>
          <w:sz w:val="24"/>
        </w:rPr>
        <w:t>3</w:t>
      </w:r>
      <w:r w:rsidRPr="008D09DA">
        <w:rPr>
          <w:rFonts w:ascii="宋体" w:eastAsia="宋体" w:hAnsi="宋体"/>
          <w:sz w:val="24"/>
        </w:rPr>
        <w:t>）生活</w:t>
      </w:r>
      <w:r w:rsidR="00341A88">
        <w:rPr>
          <w:rFonts w:ascii="宋体" w:eastAsia="宋体" w:hAnsi="宋体" w:hint="eastAsia"/>
          <w:sz w:val="24"/>
        </w:rPr>
        <w:t>方式</w:t>
      </w:r>
      <w:r w:rsidRPr="008D09DA">
        <w:rPr>
          <w:rFonts w:ascii="宋体" w:eastAsia="宋体" w:hAnsi="宋体"/>
          <w:sz w:val="24"/>
        </w:rPr>
        <w:t>：包括是否拥有房产与车辆、是否面临</w:t>
      </w:r>
      <w:r w:rsidR="00040F5F">
        <w:rPr>
          <w:rFonts w:ascii="宋体" w:eastAsia="宋体" w:hAnsi="宋体" w:hint="eastAsia"/>
          <w:sz w:val="24"/>
        </w:rPr>
        <w:t>主要</w:t>
      </w:r>
      <w:r w:rsidR="00444635">
        <w:rPr>
          <w:rFonts w:ascii="宋体" w:eastAsia="宋体" w:hAnsi="宋体" w:hint="eastAsia"/>
          <w:sz w:val="24"/>
        </w:rPr>
        <w:t>生活困难</w:t>
      </w:r>
      <w:r w:rsidRPr="008D09DA">
        <w:rPr>
          <w:rFonts w:ascii="宋体" w:eastAsia="宋体" w:hAnsi="宋体"/>
          <w:sz w:val="24"/>
        </w:rPr>
        <w:t>、社交媒体使用数量，反映个体当前</w:t>
      </w:r>
      <w:r w:rsidR="002A684C">
        <w:rPr>
          <w:rFonts w:ascii="宋体" w:eastAsia="宋体" w:hAnsi="宋体" w:hint="eastAsia"/>
          <w:sz w:val="24"/>
        </w:rPr>
        <w:t>的</w:t>
      </w:r>
      <w:r w:rsidRPr="008D09DA">
        <w:rPr>
          <w:rFonts w:ascii="宋体" w:eastAsia="宋体" w:hAnsi="宋体"/>
          <w:sz w:val="24"/>
        </w:rPr>
        <w:t>生活处境与社会连接程度。</w:t>
      </w:r>
    </w:p>
    <w:p w14:paraId="4A0DA5AA" w14:textId="56792927" w:rsidR="008D09DA" w:rsidRDefault="008D09DA" w:rsidP="00294BDE">
      <w:pPr>
        <w:spacing w:line="276" w:lineRule="auto"/>
        <w:ind w:firstLineChars="200" w:firstLine="480"/>
        <w:rPr>
          <w:rFonts w:ascii="宋体" w:eastAsia="宋体" w:hAnsi="宋体"/>
          <w:sz w:val="24"/>
        </w:rPr>
      </w:pPr>
      <w:r w:rsidRPr="008D09DA">
        <w:rPr>
          <w:rFonts w:ascii="宋体" w:eastAsia="宋体" w:hAnsi="宋体"/>
          <w:sz w:val="24"/>
        </w:rPr>
        <w:t>（</w:t>
      </w:r>
      <w:r w:rsidRPr="00CC001E">
        <w:rPr>
          <w:rFonts w:ascii="Times New Roman" w:eastAsia="宋体" w:hAnsi="Times New Roman" w:cs="Times New Roman"/>
          <w:sz w:val="24"/>
        </w:rPr>
        <w:t>4</w:t>
      </w:r>
      <w:r w:rsidRPr="008D09DA">
        <w:rPr>
          <w:rFonts w:ascii="宋体" w:eastAsia="宋体" w:hAnsi="宋体"/>
          <w:sz w:val="24"/>
        </w:rPr>
        <w:t>）其他</w:t>
      </w:r>
      <w:r w:rsidR="00C1526C">
        <w:rPr>
          <w:rFonts w:ascii="宋体" w:eastAsia="宋体" w:hAnsi="宋体" w:hint="eastAsia"/>
          <w:sz w:val="24"/>
        </w:rPr>
        <w:t>择业动机</w:t>
      </w:r>
      <w:r w:rsidRPr="008D09DA">
        <w:rPr>
          <w:rFonts w:ascii="宋体" w:eastAsia="宋体" w:hAnsi="宋体"/>
          <w:sz w:val="24"/>
        </w:rPr>
        <w:t>：</w:t>
      </w:r>
      <w:r w:rsidR="00C82511" w:rsidRPr="00C82511">
        <w:rPr>
          <w:rFonts w:ascii="宋体" w:eastAsia="宋体" w:hAnsi="宋体"/>
          <w:sz w:val="24"/>
        </w:rPr>
        <w:t>为避免价值维度混杂对模型估计结果的干扰，本文额外控制了三项</w:t>
      </w:r>
      <w:r w:rsidR="007A2644">
        <w:rPr>
          <w:rFonts w:ascii="宋体" w:eastAsia="宋体" w:hAnsi="宋体" w:hint="eastAsia"/>
          <w:sz w:val="24"/>
        </w:rPr>
        <w:t>其他</w:t>
      </w:r>
      <w:r w:rsidR="00C82511" w:rsidRPr="00C82511">
        <w:rPr>
          <w:rFonts w:ascii="宋体" w:eastAsia="宋体" w:hAnsi="宋体"/>
          <w:sz w:val="24"/>
        </w:rPr>
        <w:t>择业动机</w:t>
      </w:r>
      <w:r w:rsidR="007E72C1">
        <w:rPr>
          <w:rFonts w:ascii="宋体" w:eastAsia="宋体" w:hAnsi="宋体" w:hint="eastAsia"/>
          <w:sz w:val="24"/>
        </w:rPr>
        <w:t>，分别是</w:t>
      </w:r>
      <w:r w:rsidR="00C82511" w:rsidRPr="00C82511">
        <w:rPr>
          <w:rFonts w:ascii="宋体" w:eastAsia="宋体" w:hAnsi="宋体"/>
          <w:sz w:val="24"/>
        </w:rPr>
        <w:t>：“</w:t>
      </w:r>
      <w:r w:rsidR="00FE5B57">
        <w:rPr>
          <w:rFonts w:ascii="宋体" w:eastAsia="宋体" w:hAnsi="宋体" w:hint="eastAsia"/>
          <w:sz w:val="24"/>
        </w:rPr>
        <w:t>软件</w:t>
      </w:r>
      <w:r w:rsidR="00431193">
        <w:rPr>
          <w:rFonts w:ascii="宋体" w:eastAsia="宋体" w:hAnsi="宋体" w:hint="eastAsia"/>
          <w:sz w:val="24"/>
        </w:rPr>
        <w:t>领域</w:t>
      </w:r>
      <w:r w:rsidR="00C82511" w:rsidRPr="00C82511">
        <w:rPr>
          <w:rFonts w:ascii="宋体" w:eastAsia="宋体" w:hAnsi="宋体"/>
          <w:sz w:val="24"/>
        </w:rPr>
        <w:t>发展前景好”“</w:t>
      </w:r>
      <w:r w:rsidR="00FA0AC1">
        <w:rPr>
          <w:rFonts w:ascii="宋体" w:eastAsia="宋体" w:hAnsi="宋体" w:hint="eastAsia"/>
          <w:sz w:val="24"/>
        </w:rPr>
        <w:t>软件相关工作有较高的</w:t>
      </w:r>
      <w:r w:rsidR="00C82511" w:rsidRPr="00C82511">
        <w:rPr>
          <w:rFonts w:ascii="宋体" w:eastAsia="宋体" w:hAnsi="宋体" w:hint="eastAsia"/>
          <w:sz w:val="24"/>
        </w:rPr>
        <w:t>社</w:t>
      </w:r>
      <w:r w:rsidR="00C82511" w:rsidRPr="00C82511">
        <w:rPr>
          <w:rFonts w:ascii="宋体" w:eastAsia="宋体" w:hAnsi="宋体"/>
          <w:sz w:val="24"/>
        </w:rPr>
        <w:t>会地位”以及“</w:t>
      </w:r>
      <w:r w:rsidR="00477881">
        <w:rPr>
          <w:rFonts w:ascii="宋体" w:eastAsia="宋体" w:hAnsi="宋体" w:hint="eastAsia"/>
          <w:sz w:val="24"/>
        </w:rPr>
        <w:t>软件相关工作</w:t>
      </w:r>
      <w:r w:rsidR="00C82511" w:rsidRPr="00C82511">
        <w:rPr>
          <w:rFonts w:ascii="宋体" w:eastAsia="宋体" w:hAnsi="宋体" w:hint="eastAsia"/>
          <w:sz w:val="24"/>
        </w:rPr>
        <w:t>使</w:t>
      </w:r>
      <w:r w:rsidR="00477881">
        <w:rPr>
          <w:rFonts w:ascii="宋体" w:eastAsia="宋体" w:hAnsi="宋体" w:hint="eastAsia"/>
          <w:sz w:val="24"/>
        </w:rPr>
        <w:t>我</w:t>
      </w:r>
      <w:r w:rsidR="00C82511" w:rsidRPr="00C82511">
        <w:rPr>
          <w:rFonts w:ascii="宋体" w:eastAsia="宋体" w:hAnsi="宋体"/>
          <w:sz w:val="24"/>
        </w:rPr>
        <w:t>感到崇高或有价值”。其中，“发展前景好”可能隐含对薪资增长的</w:t>
      </w:r>
      <w:r w:rsidR="00D90700">
        <w:rPr>
          <w:rFonts w:ascii="宋体" w:eastAsia="宋体" w:hAnsi="宋体" w:hint="eastAsia"/>
          <w:sz w:val="24"/>
        </w:rPr>
        <w:t>积极</w:t>
      </w:r>
      <w:r w:rsidR="00C82511" w:rsidRPr="00C82511">
        <w:rPr>
          <w:rFonts w:ascii="宋体" w:eastAsia="宋体" w:hAnsi="宋体"/>
          <w:sz w:val="24"/>
        </w:rPr>
        <w:t>预期，与“因收入择业”的调节变量存在</w:t>
      </w:r>
      <w:r w:rsidR="00E74A5C">
        <w:rPr>
          <w:rFonts w:ascii="宋体" w:eastAsia="宋体" w:hAnsi="宋体" w:hint="eastAsia"/>
          <w:sz w:val="24"/>
        </w:rPr>
        <w:t>一定的</w:t>
      </w:r>
      <w:r w:rsidR="00C82511" w:rsidRPr="00C82511">
        <w:rPr>
          <w:rFonts w:ascii="宋体" w:eastAsia="宋体" w:hAnsi="宋体"/>
          <w:sz w:val="24"/>
        </w:rPr>
        <w:t>观念</w:t>
      </w:r>
      <w:r w:rsidR="00E74A5C">
        <w:rPr>
          <w:rFonts w:ascii="宋体" w:eastAsia="宋体" w:hAnsi="宋体" w:hint="eastAsia"/>
          <w:sz w:val="24"/>
        </w:rPr>
        <w:t>重合</w:t>
      </w:r>
      <w:r w:rsidR="00C82511" w:rsidRPr="00C82511">
        <w:rPr>
          <w:rFonts w:ascii="宋体" w:eastAsia="宋体" w:hAnsi="宋体"/>
          <w:sz w:val="24"/>
        </w:rPr>
        <w:t>；而“社会地位高”与“使人感到崇高或有价值”则可能与因变量“职业认同”存在内生性关联。</w:t>
      </w:r>
    </w:p>
    <w:p w14:paraId="6700412B" w14:textId="23BC6C03" w:rsidR="00D95B3B" w:rsidRPr="00E87238" w:rsidRDefault="00D95B3B" w:rsidP="00E87238">
      <w:pPr>
        <w:spacing w:line="276" w:lineRule="auto"/>
        <w:ind w:firstLineChars="200" w:firstLine="516"/>
        <w:rPr>
          <w:rFonts w:ascii="Times New Roman" w:eastAsia="宋体" w:hAnsi="Times New Roman" w:cs="Times New Roman"/>
          <w:color w:val="000000" w:themeColor="text1"/>
          <w:spacing w:val="9"/>
          <w:sz w:val="24"/>
          <w:shd w:val="clear" w:color="auto" w:fill="FFFFFF"/>
        </w:rPr>
      </w:pPr>
      <w:r w:rsidRPr="00EE20B4">
        <w:rPr>
          <w:rFonts w:ascii="Times New Roman" w:eastAsia="宋体" w:hAnsi="Times New Roman" w:cs="Times New Roman" w:hint="eastAsia"/>
          <w:color w:val="000000" w:themeColor="text1"/>
          <w:spacing w:val="9"/>
          <w:sz w:val="24"/>
          <w:shd w:val="clear" w:color="auto" w:fill="FFFFFF"/>
        </w:rPr>
        <w:t>表</w:t>
      </w:r>
      <w:r w:rsidRPr="00EE20B4">
        <w:rPr>
          <w:rFonts w:ascii="Times New Roman" w:eastAsia="宋体" w:hAnsi="Times New Roman" w:cs="Times New Roman" w:hint="eastAsia"/>
          <w:color w:val="000000" w:themeColor="text1"/>
          <w:spacing w:val="9"/>
          <w:sz w:val="24"/>
          <w:shd w:val="clear" w:color="auto" w:fill="FFFFFF"/>
        </w:rPr>
        <w:t>1</w:t>
      </w:r>
      <w:r w:rsidRPr="00EE20B4">
        <w:rPr>
          <w:rFonts w:ascii="Times New Roman" w:eastAsia="宋体" w:hAnsi="Times New Roman" w:cs="Times New Roman" w:hint="eastAsia"/>
          <w:color w:val="000000" w:themeColor="text1"/>
          <w:spacing w:val="9"/>
          <w:sz w:val="24"/>
          <w:shd w:val="clear" w:color="auto" w:fill="FFFFFF"/>
        </w:rPr>
        <w:t>展示了</w:t>
      </w:r>
      <w:r>
        <w:rPr>
          <w:rFonts w:ascii="Times New Roman" w:eastAsia="宋体" w:hAnsi="Times New Roman" w:cs="Times New Roman" w:hint="eastAsia"/>
          <w:color w:val="000000" w:themeColor="text1"/>
          <w:spacing w:val="9"/>
          <w:sz w:val="24"/>
          <w:shd w:val="clear" w:color="auto" w:fill="FFFFFF"/>
        </w:rPr>
        <w:t>以上主要</w:t>
      </w:r>
      <w:r w:rsidRPr="00EE20B4">
        <w:rPr>
          <w:rFonts w:ascii="Times New Roman" w:eastAsia="宋体" w:hAnsi="Times New Roman" w:cs="Times New Roman" w:hint="eastAsia"/>
          <w:color w:val="000000" w:themeColor="text1"/>
          <w:spacing w:val="9"/>
          <w:sz w:val="24"/>
          <w:shd w:val="clear" w:color="auto" w:fill="FFFFFF"/>
        </w:rPr>
        <w:t>变量的描述性统计结果</w:t>
      </w:r>
      <w:r w:rsidRPr="00EE20B4">
        <w:rPr>
          <w:rFonts w:ascii="Times New Roman" w:eastAsia="宋体" w:hAnsi="Times New Roman" w:cs="Times New Roman"/>
          <w:color w:val="000000" w:themeColor="text1"/>
          <w:spacing w:val="9"/>
          <w:sz w:val="24"/>
          <w:shd w:val="clear" w:color="auto" w:fill="FFFFFF"/>
        </w:rPr>
        <w:t>。</w:t>
      </w:r>
    </w:p>
    <w:p w14:paraId="5D07E6A1" w14:textId="209650D0" w:rsidR="003A5249" w:rsidRPr="009222B1" w:rsidRDefault="00B40419" w:rsidP="00B40419">
      <w:pPr>
        <w:spacing w:beforeLines="100" w:before="312" w:afterLines="50" w:after="156" w:line="276" w:lineRule="auto"/>
        <w:jc w:val="center"/>
        <w:rPr>
          <w:rFonts w:ascii="Times New Roman" w:eastAsia="宋体" w:hAnsi="Times New Roman" w:cs="Times New Roman"/>
          <w:sz w:val="24"/>
        </w:rPr>
      </w:pPr>
      <w:r w:rsidRPr="009222B1">
        <w:rPr>
          <w:rFonts w:ascii="Times New Roman" w:eastAsia="宋体" w:hAnsi="Times New Roman" w:cs="Times New Roman"/>
          <w:sz w:val="24"/>
        </w:rPr>
        <w:t>表</w:t>
      </w:r>
      <w:r w:rsidRPr="009222B1">
        <w:rPr>
          <w:rFonts w:ascii="Times New Roman" w:eastAsia="宋体" w:hAnsi="Times New Roman" w:cs="Times New Roman" w:hint="eastAsia"/>
          <w:sz w:val="24"/>
        </w:rPr>
        <w:t>1</w:t>
      </w:r>
      <w:r w:rsidRPr="009222B1">
        <w:rPr>
          <w:rFonts w:ascii="Times New Roman" w:eastAsia="宋体" w:hAnsi="Times New Roman" w:cs="Times New Roman"/>
          <w:sz w:val="24"/>
        </w:rPr>
        <w:t xml:space="preserve"> </w:t>
      </w:r>
      <w:r w:rsidRPr="009222B1">
        <w:rPr>
          <w:rFonts w:ascii="Times New Roman" w:eastAsia="宋体" w:hAnsi="Times New Roman" w:cs="Times New Roman"/>
          <w:sz w:val="24"/>
        </w:rPr>
        <w:t>主要变量的描述性统计</w:t>
      </w:r>
    </w:p>
    <w:tbl>
      <w:tblPr>
        <w:tblW w:w="5000" w:type="pct"/>
        <w:tblLook w:val="0000" w:firstRow="0" w:lastRow="0" w:firstColumn="0" w:lastColumn="0" w:noHBand="0" w:noVBand="0"/>
      </w:tblPr>
      <w:tblGrid>
        <w:gridCol w:w="2600"/>
        <w:gridCol w:w="2013"/>
        <w:gridCol w:w="841"/>
        <w:gridCol w:w="1895"/>
        <w:gridCol w:w="957"/>
      </w:tblGrid>
      <w:tr w:rsidR="00AB5480" w:rsidRPr="003A5249" w14:paraId="7402D8FA" w14:textId="77777777" w:rsidTr="009D7810">
        <w:trPr>
          <w:tblHeader/>
        </w:trPr>
        <w:tc>
          <w:tcPr>
            <w:tcW w:w="1565" w:type="pct"/>
            <w:tcBorders>
              <w:top w:val="single" w:sz="12" w:space="0" w:color="auto"/>
              <w:left w:val="nil"/>
              <w:bottom w:val="single" w:sz="4" w:space="0" w:color="auto"/>
              <w:right w:val="nil"/>
            </w:tcBorders>
            <w:vAlign w:val="center"/>
          </w:tcPr>
          <w:p w14:paraId="3A9DCC05" w14:textId="63CC7535"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变量名称</w:t>
            </w:r>
          </w:p>
        </w:tc>
        <w:tc>
          <w:tcPr>
            <w:tcW w:w="1212" w:type="pct"/>
            <w:tcBorders>
              <w:top w:val="single" w:sz="12" w:space="0" w:color="auto"/>
              <w:left w:val="nil"/>
              <w:bottom w:val="single" w:sz="4" w:space="0" w:color="auto"/>
              <w:right w:val="nil"/>
            </w:tcBorders>
            <w:vAlign w:val="center"/>
          </w:tcPr>
          <w:p w14:paraId="748092F0" w14:textId="6FC59BF3"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取值与编码</w:t>
            </w:r>
          </w:p>
        </w:tc>
        <w:tc>
          <w:tcPr>
            <w:tcW w:w="506" w:type="pct"/>
            <w:tcBorders>
              <w:top w:val="single" w:sz="12" w:space="0" w:color="auto"/>
              <w:left w:val="nil"/>
              <w:bottom w:val="single" w:sz="4" w:space="0" w:color="auto"/>
              <w:right w:val="nil"/>
            </w:tcBorders>
            <w:vAlign w:val="center"/>
          </w:tcPr>
          <w:p w14:paraId="4CF7EFAD" w14:textId="72DCCDC8"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频数</w:t>
            </w:r>
          </w:p>
        </w:tc>
        <w:tc>
          <w:tcPr>
            <w:tcW w:w="1141" w:type="pct"/>
            <w:tcBorders>
              <w:top w:val="single" w:sz="12" w:space="0" w:color="auto"/>
              <w:left w:val="nil"/>
              <w:bottom w:val="single" w:sz="4" w:space="0" w:color="auto"/>
              <w:right w:val="nil"/>
            </w:tcBorders>
            <w:vAlign w:val="center"/>
          </w:tcPr>
          <w:p w14:paraId="2C08EE52" w14:textId="0B5EBFFC"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百分比（均值）</w:t>
            </w:r>
          </w:p>
        </w:tc>
        <w:tc>
          <w:tcPr>
            <w:tcW w:w="576" w:type="pct"/>
            <w:tcBorders>
              <w:top w:val="single" w:sz="12" w:space="0" w:color="auto"/>
              <w:left w:val="nil"/>
              <w:bottom w:val="single" w:sz="4" w:space="0" w:color="auto"/>
              <w:right w:val="nil"/>
            </w:tcBorders>
            <w:vAlign w:val="center"/>
          </w:tcPr>
          <w:p w14:paraId="6DAB7822" w14:textId="1F67F4C4"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标准差</w:t>
            </w:r>
          </w:p>
        </w:tc>
      </w:tr>
      <w:tr w:rsidR="00AB5480" w:rsidRPr="003A5249" w14:paraId="778BDFD4" w14:textId="77777777" w:rsidTr="009D7810">
        <w:tc>
          <w:tcPr>
            <w:tcW w:w="1565" w:type="pct"/>
            <w:tcBorders>
              <w:top w:val="single" w:sz="4" w:space="0" w:color="auto"/>
              <w:left w:val="nil"/>
              <w:bottom w:val="nil"/>
              <w:right w:val="nil"/>
            </w:tcBorders>
            <w:vAlign w:val="center"/>
          </w:tcPr>
          <w:p w14:paraId="2C4ADE17" w14:textId="21D11912"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职业认同</w:t>
            </w:r>
          </w:p>
        </w:tc>
        <w:tc>
          <w:tcPr>
            <w:tcW w:w="1212" w:type="pct"/>
            <w:tcBorders>
              <w:top w:val="single" w:sz="4" w:space="0" w:color="auto"/>
              <w:left w:val="nil"/>
              <w:bottom w:val="nil"/>
              <w:right w:val="nil"/>
            </w:tcBorders>
          </w:tcPr>
          <w:p w14:paraId="112723B4" w14:textId="7BADB1BA" w:rsidR="00AB5480" w:rsidRPr="009D7810" w:rsidRDefault="00AB5480" w:rsidP="009D7810">
            <w:pPr>
              <w:autoSpaceDE w:val="0"/>
              <w:autoSpaceDN w:val="0"/>
              <w:adjustRightInd w:val="0"/>
              <w:jc w:val="center"/>
              <w:rPr>
                <w:rFonts w:ascii="Times New Roman" w:hAnsi="Times New Roman" w:cs="Times New Roman"/>
                <w:sz w:val="20"/>
                <w:szCs w:val="20"/>
              </w:rPr>
            </w:pPr>
            <w:r w:rsidRPr="009D7810">
              <w:rPr>
                <w:rFonts w:ascii="Times New Roman" w:eastAsia="宋体" w:hAnsi="Times New Roman" w:cs="Times New Roman"/>
                <w:kern w:val="0"/>
                <w:sz w:val="20"/>
                <w:szCs w:val="20"/>
              </w:rPr>
              <w:t>[</w:t>
            </w:r>
            <w:r w:rsidR="00856B01" w:rsidRPr="009D7810">
              <w:rPr>
                <w:rFonts w:ascii="Times New Roman" w:eastAsia="宋体" w:hAnsi="Times New Roman" w:cs="Times New Roman" w:hint="eastAsia"/>
                <w:kern w:val="0"/>
                <w:sz w:val="20"/>
                <w:szCs w:val="20"/>
              </w:rPr>
              <w:t>4</w:t>
            </w:r>
            <w:r w:rsidRPr="009D7810">
              <w:rPr>
                <w:rFonts w:ascii="Times New Roman" w:eastAsia="宋体" w:hAnsi="Times New Roman" w:cs="Times New Roman"/>
                <w:kern w:val="0"/>
                <w:sz w:val="20"/>
                <w:szCs w:val="20"/>
              </w:rPr>
              <w:t xml:space="preserve">, </w:t>
            </w:r>
            <w:r w:rsidR="00856B01" w:rsidRPr="009D7810">
              <w:rPr>
                <w:rFonts w:ascii="Times New Roman" w:eastAsia="宋体" w:hAnsi="Times New Roman" w:cs="Times New Roman" w:hint="eastAsia"/>
                <w:kern w:val="0"/>
                <w:sz w:val="20"/>
                <w:szCs w:val="20"/>
              </w:rPr>
              <w:t>20</w:t>
            </w: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 xml:space="preserve"> </w:t>
            </w:r>
            <w:r w:rsidRPr="009D7810">
              <w:rPr>
                <w:rFonts w:ascii="Cambria Math" w:hAnsi="Cambria Math" w:cs="Cambria Math"/>
                <w:sz w:val="20"/>
                <w:szCs w:val="20"/>
              </w:rPr>
              <w:t>⊂</w:t>
            </w:r>
            <w:r w:rsidRPr="009D7810">
              <w:rPr>
                <w:rFonts w:ascii="Times New Roman" w:hAnsi="Times New Roman" w:cs="Times New Roman"/>
                <w:sz w:val="20"/>
                <w:szCs w:val="20"/>
              </w:rPr>
              <w:t xml:space="preserve"> N</w:t>
            </w:r>
          </w:p>
        </w:tc>
        <w:tc>
          <w:tcPr>
            <w:tcW w:w="506" w:type="pct"/>
            <w:tcBorders>
              <w:top w:val="single" w:sz="4" w:space="0" w:color="auto"/>
              <w:left w:val="nil"/>
              <w:bottom w:val="nil"/>
              <w:right w:val="nil"/>
            </w:tcBorders>
          </w:tcPr>
          <w:p w14:paraId="065CB3FE" w14:textId="65E394A3"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14485</w:t>
            </w:r>
          </w:p>
        </w:tc>
        <w:tc>
          <w:tcPr>
            <w:tcW w:w="1141" w:type="pct"/>
            <w:tcBorders>
              <w:top w:val="single" w:sz="4" w:space="0" w:color="auto"/>
              <w:left w:val="nil"/>
              <w:bottom w:val="nil"/>
              <w:right w:val="nil"/>
            </w:tcBorders>
          </w:tcPr>
          <w:p w14:paraId="08750B2B" w14:textId="676DAE1F"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1</w:t>
            </w:r>
            <w:r w:rsidR="00C03ACE" w:rsidRPr="009D7810">
              <w:rPr>
                <w:rFonts w:ascii="Times New Roman" w:eastAsia="宋体" w:hAnsi="Times New Roman" w:cs="Times New Roman" w:hint="eastAsia"/>
                <w:kern w:val="0"/>
                <w:sz w:val="20"/>
                <w:szCs w:val="20"/>
              </w:rPr>
              <w:t>3</w:t>
            </w:r>
            <w:r w:rsidRPr="009D7810">
              <w:rPr>
                <w:rFonts w:ascii="Times New Roman" w:eastAsia="宋体" w:hAnsi="Times New Roman" w:cs="Times New Roman"/>
                <w:kern w:val="0"/>
                <w:sz w:val="20"/>
                <w:szCs w:val="20"/>
              </w:rPr>
              <w:t>.46</w:t>
            </w:r>
          </w:p>
        </w:tc>
        <w:tc>
          <w:tcPr>
            <w:tcW w:w="576" w:type="pct"/>
            <w:tcBorders>
              <w:top w:val="single" w:sz="4" w:space="0" w:color="auto"/>
              <w:left w:val="nil"/>
              <w:bottom w:val="nil"/>
              <w:right w:val="nil"/>
            </w:tcBorders>
          </w:tcPr>
          <w:p w14:paraId="0D3A32C9"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3.08</w:t>
            </w:r>
          </w:p>
        </w:tc>
      </w:tr>
      <w:tr w:rsidR="00D06C9F" w:rsidRPr="003A5249" w14:paraId="6F17FD1D" w14:textId="77777777" w:rsidTr="009D7810">
        <w:tc>
          <w:tcPr>
            <w:tcW w:w="1565" w:type="pct"/>
            <w:vMerge w:val="restart"/>
            <w:tcBorders>
              <w:top w:val="nil"/>
              <w:left w:val="nil"/>
              <w:right w:val="nil"/>
            </w:tcBorders>
            <w:vAlign w:val="center"/>
          </w:tcPr>
          <w:p w14:paraId="135A5EFF"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月</w:t>
            </w:r>
            <w:r w:rsidRPr="009D7810">
              <w:rPr>
                <w:rFonts w:ascii="Times New Roman" w:eastAsia="宋体" w:hAnsi="Times New Roman" w:cs="Times New Roman"/>
                <w:kern w:val="0"/>
                <w:sz w:val="20"/>
                <w:szCs w:val="20"/>
              </w:rPr>
              <w:t>收入</w:t>
            </w:r>
          </w:p>
          <w:p w14:paraId="0CFB1583"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（万元人民币）</w:t>
            </w:r>
          </w:p>
        </w:tc>
        <w:tc>
          <w:tcPr>
            <w:tcW w:w="1212" w:type="pct"/>
            <w:tcBorders>
              <w:top w:val="nil"/>
              <w:left w:val="nil"/>
              <w:bottom w:val="nil"/>
              <w:right w:val="nil"/>
            </w:tcBorders>
          </w:tcPr>
          <w:p w14:paraId="1774F0E6"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 xml:space="preserve">&lt; </w:t>
            </w:r>
            <w:r w:rsidRPr="009D7810">
              <w:rPr>
                <w:rFonts w:ascii="Times New Roman" w:eastAsia="宋体" w:hAnsi="Times New Roman" w:cs="Times New Roman"/>
                <w:sz w:val="20"/>
                <w:szCs w:val="20"/>
              </w:rPr>
              <w:t>1</w:t>
            </w:r>
            <w:r w:rsidRPr="009D7810">
              <w:rPr>
                <w:rFonts w:ascii="Times New Roman" w:eastAsia="宋体" w:hAnsi="Times New Roman" w:cs="Times New Roman"/>
                <w:sz w:val="20"/>
                <w:szCs w:val="20"/>
              </w:rPr>
              <w:t>（</w:t>
            </w:r>
            <w:r w:rsidRPr="009D7810">
              <w:rPr>
                <w:rFonts w:ascii="Times New Roman" w:eastAsia="宋体" w:hAnsi="Times New Roman" w:cs="Times New Roman"/>
                <w:sz w:val="20"/>
                <w:szCs w:val="20"/>
              </w:rPr>
              <w:t>0</w:t>
            </w:r>
            <w:r w:rsidRPr="009D7810">
              <w:rPr>
                <w:rFonts w:ascii="Times New Roman" w:eastAsia="宋体" w:hAnsi="Times New Roman" w:cs="Times New Roman"/>
                <w:sz w:val="20"/>
                <w:szCs w:val="20"/>
              </w:rPr>
              <w:t>）</w:t>
            </w:r>
          </w:p>
        </w:tc>
        <w:tc>
          <w:tcPr>
            <w:tcW w:w="506" w:type="pct"/>
            <w:tcBorders>
              <w:top w:val="nil"/>
              <w:left w:val="nil"/>
              <w:bottom w:val="nil"/>
              <w:right w:val="nil"/>
            </w:tcBorders>
          </w:tcPr>
          <w:p w14:paraId="7C4A64C5"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7440</w:t>
            </w:r>
          </w:p>
        </w:tc>
        <w:tc>
          <w:tcPr>
            <w:tcW w:w="1141" w:type="pct"/>
            <w:tcBorders>
              <w:top w:val="nil"/>
              <w:left w:val="nil"/>
              <w:bottom w:val="nil"/>
              <w:right w:val="nil"/>
            </w:tcBorders>
          </w:tcPr>
          <w:p w14:paraId="4D08C2C4"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51.36%</w:t>
            </w:r>
          </w:p>
        </w:tc>
        <w:tc>
          <w:tcPr>
            <w:tcW w:w="576" w:type="pct"/>
            <w:tcBorders>
              <w:top w:val="nil"/>
              <w:left w:val="nil"/>
              <w:bottom w:val="nil"/>
              <w:right w:val="nil"/>
            </w:tcBorders>
          </w:tcPr>
          <w:p w14:paraId="6424B3F0"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p>
        </w:tc>
      </w:tr>
      <w:tr w:rsidR="00D06C9F" w:rsidRPr="003A5249" w14:paraId="381034C1" w14:textId="77777777" w:rsidTr="009D7810">
        <w:tc>
          <w:tcPr>
            <w:tcW w:w="1565" w:type="pct"/>
            <w:vMerge/>
            <w:tcBorders>
              <w:left w:val="nil"/>
              <w:bottom w:val="nil"/>
              <w:right w:val="nil"/>
            </w:tcBorders>
            <w:vAlign w:val="center"/>
          </w:tcPr>
          <w:p w14:paraId="06563634"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346A1553"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sz w:val="20"/>
                <w:szCs w:val="20"/>
              </w:rPr>
              <w:t xml:space="preserve">≥ </w:t>
            </w:r>
            <w:r w:rsidRPr="009D7810">
              <w:rPr>
                <w:rFonts w:ascii="Times New Roman" w:eastAsia="宋体" w:hAnsi="Times New Roman" w:cs="Times New Roman"/>
                <w:kern w:val="0"/>
                <w:sz w:val="20"/>
                <w:szCs w:val="20"/>
              </w:rPr>
              <w:t>1</w:t>
            </w:r>
            <w:r w:rsidRPr="009D7810">
              <w:rPr>
                <w:rFonts w:ascii="Times New Roman" w:eastAsia="宋体" w:hAnsi="Times New Roman" w:cs="Times New Roman"/>
                <w:kern w:val="0"/>
                <w:sz w:val="20"/>
                <w:szCs w:val="20"/>
              </w:rPr>
              <w:t>（</w:t>
            </w:r>
            <w:r w:rsidRPr="009D7810">
              <w:rPr>
                <w:rFonts w:ascii="Times New Roman" w:eastAsia="宋体" w:hAnsi="Times New Roman" w:cs="Times New Roman"/>
                <w:kern w:val="0"/>
                <w:sz w:val="20"/>
                <w:szCs w:val="20"/>
              </w:rPr>
              <w:t>1</w:t>
            </w:r>
            <w:r w:rsidRPr="009D7810">
              <w:rPr>
                <w:rFonts w:ascii="Times New Roman" w:eastAsia="宋体" w:hAnsi="Times New Roman" w:cs="Times New Roman"/>
                <w:kern w:val="0"/>
                <w:sz w:val="20"/>
                <w:szCs w:val="20"/>
              </w:rPr>
              <w:t>）</w:t>
            </w:r>
          </w:p>
        </w:tc>
        <w:tc>
          <w:tcPr>
            <w:tcW w:w="506" w:type="pct"/>
            <w:tcBorders>
              <w:top w:val="nil"/>
              <w:left w:val="nil"/>
              <w:bottom w:val="nil"/>
              <w:right w:val="nil"/>
            </w:tcBorders>
          </w:tcPr>
          <w:p w14:paraId="64C0DFFA"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7045</w:t>
            </w:r>
          </w:p>
        </w:tc>
        <w:tc>
          <w:tcPr>
            <w:tcW w:w="1141" w:type="pct"/>
            <w:tcBorders>
              <w:top w:val="nil"/>
              <w:left w:val="nil"/>
              <w:bottom w:val="nil"/>
              <w:right w:val="nil"/>
            </w:tcBorders>
          </w:tcPr>
          <w:p w14:paraId="565D56F5"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48.64%</w:t>
            </w:r>
          </w:p>
        </w:tc>
        <w:tc>
          <w:tcPr>
            <w:tcW w:w="576" w:type="pct"/>
            <w:tcBorders>
              <w:top w:val="nil"/>
              <w:left w:val="nil"/>
              <w:bottom w:val="nil"/>
              <w:right w:val="nil"/>
            </w:tcBorders>
          </w:tcPr>
          <w:p w14:paraId="55DDC660" w14:textId="77777777" w:rsidR="00D06C9F" w:rsidRPr="009D7810" w:rsidRDefault="00D06C9F" w:rsidP="009D7810">
            <w:pPr>
              <w:autoSpaceDE w:val="0"/>
              <w:autoSpaceDN w:val="0"/>
              <w:adjustRightInd w:val="0"/>
              <w:jc w:val="center"/>
              <w:rPr>
                <w:rFonts w:ascii="Times New Roman" w:eastAsia="宋体" w:hAnsi="Times New Roman" w:cs="Times New Roman"/>
                <w:kern w:val="0"/>
                <w:sz w:val="20"/>
                <w:szCs w:val="20"/>
              </w:rPr>
            </w:pPr>
          </w:p>
        </w:tc>
      </w:tr>
      <w:tr w:rsidR="00FF169C" w:rsidRPr="003A5249" w14:paraId="658D97E3" w14:textId="77777777" w:rsidTr="009D7810">
        <w:tc>
          <w:tcPr>
            <w:tcW w:w="1565" w:type="pct"/>
            <w:vMerge w:val="restart"/>
            <w:tcBorders>
              <w:top w:val="nil"/>
              <w:left w:val="nil"/>
              <w:right w:val="nil"/>
            </w:tcBorders>
            <w:vAlign w:val="center"/>
          </w:tcPr>
          <w:p w14:paraId="0230CEDF"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工作时长</w:t>
            </w:r>
          </w:p>
          <w:p w14:paraId="257D03C6"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（小时</w:t>
            </w:r>
            <w:r w:rsidRPr="009D7810">
              <w:rPr>
                <w:rFonts w:ascii="Times New Roman" w:eastAsia="宋体" w:hAnsi="Times New Roman" w:cs="Times New Roman" w:hint="eastAsia"/>
                <w:kern w:val="0"/>
                <w:sz w:val="20"/>
                <w:szCs w:val="20"/>
              </w:rPr>
              <w:t>/</w:t>
            </w:r>
            <w:r w:rsidRPr="009D7810">
              <w:rPr>
                <w:rFonts w:ascii="Times New Roman" w:eastAsia="宋体" w:hAnsi="Times New Roman" w:cs="Times New Roman" w:hint="eastAsia"/>
                <w:kern w:val="0"/>
                <w:sz w:val="20"/>
                <w:szCs w:val="20"/>
              </w:rPr>
              <w:t>日）</w:t>
            </w:r>
          </w:p>
        </w:tc>
        <w:tc>
          <w:tcPr>
            <w:tcW w:w="1212" w:type="pct"/>
            <w:tcBorders>
              <w:top w:val="nil"/>
              <w:left w:val="nil"/>
              <w:bottom w:val="nil"/>
              <w:right w:val="nil"/>
            </w:tcBorders>
          </w:tcPr>
          <w:p w14:paraId="480696B4"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sz w:val="20"/>
                <w:szCs w:val="20"/>
              </w:rPr>
              <w:t>≤ 8</w:t>
            </w:r>
            <w:r w:rsidRPr="009D7810">
              <w:rPr>
                <w:rFonts w:ascii="Times New Roman" w:eastAsia="宋体" w:hAnsi="Times New Roman" w:cs="Times New Roman"/>
                <w:sz w:val="20"/>
                <w:szCs w:val="20"/>
              </w:rPr>
              <w:t>（</w:t>
            </w:r>
            <w:r w:rsidRPr="009D7810">
              <w:rPr>
                <w:rFonts w:ascii="Times New Roman" w:eastAsia="宋体" w:hAnsi="Times New Roman" w:cs="Times New Roman"/>
                <w:sz w:val="20"/>
                <w:szCs w:val="20"/>
              </w:rPr>
              <w:t>0</w:t>
            </w:r>
            <w:r w:rsidRPr="009D7810">
              <w:rPr>
                <w:rFonts w:ascii="Times New Roman" w:eastAsia="宋体" w:hAnsi="Times New Roman" w:cs="Times New Roman"/>
                <w:sz w:val="20"/>
                <w:szCs w:val="20"/>
              </w:rPr>
              <w:t>）</w:t>
            </w:r>
          </w:p>
        </w:tc>
        <w:tc>
          <w:tcPr>
            <w:tcW w:w="506" w:type="pct"/>
            <w:tcBorders>
              <w:top w:val="nil"/>
              <w:left w:val="nil"/>
              <w:bottom w:val="nil"/>
              <w:right w:val="nil"/>
            </w:tcBorders>
          </w:tcPr>
          <w:p w14:paraId="3FD044B8"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7854</w:t>
            </w:r>
          </w:p>
        </w:tc>
        <w:tc>
          <w:tcPr>
            <w:tcW w:w="1141" w:type="pct"/>
            <w:tcBorders>
              <w:top w:val="nil"/>
              <w:left w:val="nil"/>
              <w:bottom w:val="nil"/>
              <w:right w:val="nil"/>
            </w:tcBorders>
          </w:tcPr>
          <w:p w14:paraId="33E90BB4"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54.22%</w:t>
            </w:r>
          </w:p>
        </w:tc>
        <w:tc>
          <w:tcPr>
            <w:tcW w:w="576" w:type="pct"/>
            <w:tcBorders>
              <w:top w:val="nil"/>
              <w:left w:val="nil"/>
              <w:bottom w:val="nil"/>
              <w:right w:val="nil"/>
            </w:tcBorders>
          </w:tcPr>
          <w:p w14:paraId="0E72CF76"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p>
        </w:tc>
      </w:tr>
      <w:tr w:rsidR="00FF169C" w:rsidRPr="003A5249" w14:paraId="2F77A318" w14:textId="77777777" w:rsidTr="009D7810">
        <w:tc>
          <w:tcPr>
            <w:tcW w:w="1565" w:type="pct"/>
            <w:vMerge/>
            <w:tcBorders>
              <w:left w:val="nil"/>
              <w:bottom w:val="nil"/>
              <w:right w:val="nil"/>
            </w:tcBorders>
            <w:vAlign w:val="center"/>
          </w:tcPr>
          <w:p w14:paraId="0408DE3F"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6342D740"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hAnsi="Times New Roman" w:cs="Times New Roman"/>
                <w:sz w:val="20"/>
                <w:szCs w:val="20"/>
              </w:rPr>
              <w:t xml:space="preserve">&gt; </w:t>
            </w:r>
            <w:r w:rsidRPr="009D7810">
              <w:rPr>
                <w:rFonts w:ascii="Times New Roman" w:eastAsia="宋体" w:hAnsi="Times New Roman" w:cs="Times New Roman"/>
                <w:sz w:val="20"/>
                <w:szCs w:val="20"/>
              </w:rPr>
              <w:t>8</w:t>
            </w:r>
            <w:r w:rsidRPr="009D7810">
              <w:rPr>
                <w:rFonts w:ascii="Times New Roman" w:eastAsia="宋体" w:hAnsi="Times New Roman" w:cs="Times New Roman"/>
                <w:sz w:val="20"/>
                <w:szCs w:val="20"/>
              </w:rPr>
              <w:t>（</w:t>
            </w:r>
            <w:r w:rsidRPr="009D7810">
              <w:rPr>
                <w:rFonts w:ascii="Times New Roman" w:eastAsia="宋体" w:hAnsi="Times New Roman" w:cs="Times New Roman"/>
                <w:sz w:val="20"/>
                <w:szCs w:val="20"/>
              </w:rPr>
              <w:t>1</w:t>
            </w:r>
            <w:r w:rsidRPr="009D7810">
              <w:rPr>
                <w:rFonts w:ascii="Times New Roman" w:eastAsia="宋体" w:hAnsi="Times New Roman" w:cs="Times New Roman"/>
                <w:sz w:val="20"/>
                <w:szCs w:val="20"/>
              </w:rPr>
              <w:t>）</w:t>
            </w:r>
          </w:p>
        </w:tc>
        <w:tc>
          <w:tcPr>
            <w:tcW w:w="506" w:type="pct"/>
            <w:tcBorders>
              <w:top w:val="nil"/>
              <w:left w:val="nil"/>
              <w:bottom w:val="nil"/>
              <w:right w:val="nil"/>
            </w:tcBorders>
          </w:tcPr>
          <w:p w14:paraId="16488D37"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6631</w:t>
            </w:r>
          </w:p>
        </w:tc>
        <w:tc>
          <w:tcPr>
            <w:tcW w:w="1141" w:type="pct"/>
            <w:tcBorders>
              <w:top w:val="nil"/>
              <w:left w:val="nil"/>
              <w:bottom w:val="nil"/>
              <w:right w:val="nil"/>
            </w:tcBorders>
          </w:tcPr>
          <w:p w14:paraId="785E3E16"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45.78%</w:t>
            </w:r>
          </w:p>
        </w:tc>
        <w:tc>
          <w:tcPr>
            <w:tcW w:w="576" w:type="pct"/>
            <w:tcBorders>
              <w:top w:val="nil"/>
              <w:left w:val="nil"/>
              <w:bottom w:val="nil"/>
              <w:right w:val="nil"/>
            </w:tcBorders>
          </w:tcPr>
          <w:p w14:paraId="5280BA4B" w14:textId="77777777" w:rsidR="00FF169C" w:rsidRPr="009D7810" w:rsidRDefault="00FF169C" w:rsidP="009D7810">
            <w:pPr>
              <w:autoSpaceDE w:val="0"/>
              <w:autoSpaceDN w:val="0"/>
              <w:adjustRightInd w:val="0"/>
              <w:jc w:val="center"/>
              <w:rPr>
                <w:rFonts w:ascii="Times New Roman" w:eastAsia="宋体" w:hAnsi="Times New Roman" w:cs="Times New Roman"/>
                <w:kern w:val="0"/>
                <w:sz w:val="20"/>
                <w:szCs w:val="20"/>
              </w:rPr>
            </w:pPr>
          </w:p>
        </w:tc>
      </w:tr>
      <w:tr w:rsidR="00F409ED" w:rsidRPr="003A5249" w14:paraId="23AC488D" w14:textId="77777777" w:rsidTr="009D7810">
        <w:tc>
          <w:tcPr>
            <w:tcW w:w="1565" w:type="pct"/>
            <w:vMerge w:val="restart"/>
            <w:tcBorders>
              <w:top w:val="nil"/>
              <w:left w:val="nil"/>
              <w:right w:val="nil"/>
            </w:tcBorders>
            <w:vAlign w:val="center"/>
          </w:tcPr>
          <w:p w14:paraId="6B256B81" w14:textId="77777777" w:rsidR="00F409ED" w:rsidRPr="009D7810" w:rsidRDefault="00F409E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因收入择业</w:t>
            </w:r>
          </w:p>
        </w:tc>
        <w:tc>
          <w:tcPr>
            <w:tcW w:w="1212" w:type="pct"/>
            <w:tcBorders>
              <w:top w:val="nil"/>
              <w:left w:val="nil"/>
              <w:bottom w:val="nil"/>
              <w:right w:val="nil"/>
            </w:tcBorders>
          </w:tcPr>
          <w:p w14:paraId="159A2A7A" w14:textId="77777777" w:rsidR="00F409ED" w:rsidRPr="009D7810" w:rsidRDefault="00F409E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否（</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565C527A" w14:textId="77777777" w:rsidR="00F409ED" w:rsidRPr="009D7810" w:rsidRDefault="00F409E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8741</w:t>
            </w:r>
          </w:p>
        </w:tc>
        <w:tc>
          <w:tcPr>
            <w:tcW w:w="1141" w:type="pct"/>
            <w:tcBorders>
              <w:top w:val="nil"/>
              <w:left w:val="nil"/>
              <w:bottom w:val="nil"/>
              <w:right w:val="nil"/>
            </w:tcBorders>
          </w:tcPr>
          <w:p w14:paraId="2ED4E917" w14:textId="77777777" w:rsidR="00F409ED" w:rsidRPr="009D7810" w:rsidRDefault="00F409E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60.35%</w:t>
            </w:r>
          </w:p>
        </w:tc>
        <w:tc>
          <w:tcPr>
            <w:tcW w:w="576" w:type="pct"/>
            <w:tcBorders>
              <w:top w:val="nil"/>
              <w:left w:val="nil"/>
              <w:bottom w:val="nil"/>
              <w:right w:val="nil"/>
            </w:tcBorders>
          </w:tcPr>
          <w:p w14:paraId="38FED7DF" w14:textId="77777777" w:rsidR="00F409ED" w:rsidRPr="009D7810" w:rsidRDefault="00F409ED" w:rsidP="009D7810">
            <w:pPr>
              <w:autoSpaceDE w:val="0"/>
              <w:autoSpaceDN w:val="0"/>
              <w:adjustRightInd w:val="0"/>
              <w:jc w:val="center"/>
              <w:rPr>
                <w:rFonts w:ascii="Times New Roman" w:eastAsia="宋体" w:hAnsi="Times New Roman" w:cs="Times New Roman"/>
                <w:kern w:val="0"/>
                <w:sz w:val="20"/>
                <w:szCs w:val="20"/>
              </w:rPr>
            </w:pPr>
          </w:p>
        </w:tc>
      </w:tr>
      <w:tr w:rsidR="00F409ED" w:rsidRPr="003A5249" w14:paraId="33961480" w14:textId="77777777" w:rsidTr="009D7810">
        <w:tc>
          <w:tcPr>
            <w:tcW w:w="1565" w:type="pct"/>
            <w:vMerge/>
            <w:tcBorders>
              <w:left w:val="nil"/>
              <w:bottom w:val="nil"/>
              <w:right w:val="nil"/>
            </w:tcBorders>
            <w:vAlign w:val="center"/>
          </w:tcPr>
          <w:p w14:paraId="23680817" w14:textId="77777777" w:rsidR="00F409ED" w:rsidRPr="009D7810" w:rsidRDefault="00F409E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690B1D0A" w14:textId="77777777" w:rsidR="00F409ED" w:rsidRPr="009D7810" w:rsidRDefault="00F409E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是（</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6A65FBCC" w14:textId="77777777" w:rsidR="00F409ED" w:rsidRPr="009D7810" w:rsidRDefault="00F409E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5744</w:t>
            </w:r>
          </w:p>
        </w:tc>
        <w:tc>
          <w:tcPr>
            <w:tcW w:w="1141" w:type="pct"/>
            <w:tcBorders>
              <w:top w:val="nil"/>
              <w:left w:val="nil"/>
              <w:bottom w:val="nil"/>
              <w:right w:val="nil"/>
            </w:tcBorders>
          </w:tcPr>
          <w:p w14:paraId="6579A1EA" w14:textId="77777777" w:rsidR="00F409ED" w:rsidRPr="009D7810" w:rsidRDefault="00F409E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39.65%</w:t>
            </w:r>
          </w:p>
        </w:tc>
        <w:tc>
          <w:tcPr>
            <w:tcW w:w="576" w:type="pct"/>
            <w:tcBorders>
              <w:top w:val="nil"/>
              <w:left w:val="nil"/>
              <w:bottom w:val="nil"/>
              <w:right w:val="nil"/>
            </w:tcBorders>
          </w:tcPr>
          <w:p w14:paraId="064581ED" w14:textId="77777777" w:rsidR="00F409ED" w:rsidRPr="009D7810" w:rsidRDefault="00F409ED" w:rsidP="009D7810">
            <w:pPr>
              <w:autoSpaceDE w:val="0"/>
              <w:autoSpaceDN w:val="0"/>
              <w:adjustRightInd w:val="0"/>
              <w:jc w:val="center"/>
              <w:rPr>
                <w:rFonts w:ascii="Times New Roman" w:eastAsia="宋体" w:hAnsi="Times New Roman" w:cs="Times New Roman"/>
                <w:kern w:val="0"/>
                <w:sz w:val="20"/>
                <w:szCs w:val="20"/>
              </w:rPr>
            </w:pPr>
          </w:p>
        </w:tc>
      </w:tr>
      <w:tr w:rsidR="00AF607D" w:rsidRPr="003A5249" w14:paraId="161F285D" w14:textId="77777777" w:rsidTr="009D7810">
        <w:tc>
          <w:tcPr>
            <w:tcW w:w="1565" w:type="pct"/>
            <w:vMerge w:val="restart"/>
            <w:tcBorders>
              <w:top w:val="nil"/>
              <w:left w:val="nil"/>
              <w:right w:val="nil"/>
            </w:tcBorders>
            <w:vAlign w:val="center"/>
          </w:tcPr>
          <w:p w14:paraId="7E2ADEA3" w14:textId="77777777" w:rsidR="00AF607D" w:rsidRPr="009D7810" w:rsidRDefault="00AF607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因兴趣择业</w:t>
            </w:r>
          </w:p>
        </w:tc>
        <w:tc>
          <w:tcPr>
            <w:tcW w:w="1212" w:type="pct"/>
            <w:tcBorders>
              <w:top w:val="nil"/>
              <w:left w:val="nil"/>
              <w:bottom w:val="nil"/>
              <w:right w:val="nil"/>
            </w:tcBorders>
          </w:tcPr>
          <w:p w14:paraId="4DAC09AD" w14:textId="77777777" w:rsidR="00AF607D" w:rsidRPr="009D7810" w:rsidRDefault="00AF607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否（</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5BFC126E" w14:textId="77777777" w:rsidR="00AF607D" w:rsidRPr="009D7810" w:rsidRDefault="00AF607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8213</w:t>
            </w:r>
          </w:p>
        </w:tc>
        <w:tc>
          <w:tcPr>
            <w:tcW w:w="1141" w:type="pct"/>
            <w:tcBorders>
              <w:top w:val="nil"/>
              <w:left w:val="nil"/>
              <w:bottom w:val="nil"/>
              <w:right w:val="nil"/>
            </w:tcBorders>
          </w:tcPr>
          <w:p w14:paraId="705BE4F8" w14:textId="77777777" w:rsidR="00AF607D" w:rsidRPr="009D7810" w:rsidRDefault="00AF607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56.70%</w:t>
            </w:r>
          </w:p>
        </w:tc>
        <w:tc>
          <w:tcPr>
            <w:tcW w:w="576" w:type="pct"/>
            <w:tcBorders>
              <w:top w:val="nil"/>
              <w:left w:val="nil"/>
              <w:bottom w:val="nil"/>
              <w:right w:val="nil"/>
            </w:tcBorders>
          </w:tcPr>
          <w:p w14:paraId="106BE439" w14:textId="77777777" w:rsidR="00AF607D" w:rsidRPr="009D7810" w:rsidRDefault="00AF607D" w:rsidP="009D7810">
            <w:pPr>
              <w:autoSpaceDE w:val="0"/>
              <w:autoSpaceDN w:val="0"/>
              <w:adjustRightInd w:val="0"/>
              <w:jc w:val="center"/>
              <w:rPr>
                <w:rFonts w:ascii="Times New Roman" w:eastAsia="宋体" w:hAnsi="Times New Roman" w:cs="Times New Roman"/>
                <w:kern w:val="0"/>
                <w:sz w:val="20"/>
                <w:szCs w:val="20"/>
              </w:rPr>
            </w:pPr>
          </w:p>
        </w:tc>
      </w:tr>
      <w:tr w:rsidR="00AF607D" w:rsidRPr="003A5249" w14:paraId="4A0B2C8E" w14:textId="77777777" w:rsidTr="009D7810">
        <w:tc>
          <w:tcPr>
            <w:tcW w:w="1565" w:type="pct"/>
            <w:vMerge/>
            <w:tcBorders>
              <w:left w:val="nil"/>
              <w:bottom w:val="nil"/>
              <w:right w:val="nil"/>
            </w:tcBorders>
            <w:vAlign w:val="center"/>
          </w:tcPr>
          <w:p w14:paraId="445C4077" w14:textId="77777777" w:rsidR="00AF607D" w:rsidRPr="009D7810" w:rsidRDefault="00AF607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2221F66A" w14:textId="77777777" w:rsidR="00AF607D" w:rsidRPr="009D7810" w:rsidRDefault="00AF607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是（</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0BF70A8A" w14:textId="77777777" w:rsidR="00AF607D" w:rsidRPr="009D7810" w:rsidRDefault="00AF607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6272</w:t>
            </w:r>
          </w:p>
        </w:tc>
        <w:tc>
          <w:tcPr>
            <w:tcW w:w="1141" w:type="pct"/>
            <w:tcBorders>
              <w:top w:val="nil"/>
              <w:left w:val="nil"/>
              <w:bottom w:val="nil"/>
              <w:right w:val="nil"/>
            </w:tcBorders>
          </w:tcPr>
          <w:p w14:paraId="1F5C154B" w14:textId="77777777" w:rsidR="00AF607D" w:rsidRPr="009D7810" w:rsidRDefault="00AF607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43.30%</w:t>
            </w:r>
          </w:p>
        </w:tc>
        <w:tc>
          <w:tcPr>
            <w:tcW w:w="576" w:type="pct"/>
            <w:tcBorders>
              <w:top w:val="nil"/>
              <w:left w:val="nil"/>
              <w:bottom w:val="nil"/>
              <w:right w:val="nil"/>
            </w:tcBorders>
          </w:tcPr>
          <w:p w14:paraId="2AA9AAD3" w14:textId="77777777" w:rsidR="00AF607D" w:rsidRPr="009D7810" w:rsidRDefault="00AF607D" w:rsidP="009D7810">
            <w:pPr>
              <w:autoSpaceDE w:val="0"/>
              <w:autoSpaceDN w:val="0"/>
              <w:adjustRightInd w:val="0"/>
              <w:jc w:val="center"/>
              <w:rPr>
                <w:rFonts w:ascii="Times New Roman" w:eastAsia="宋体" w:hAnsi="Times New Roman" w:cs="Times New Roman"/>
                <w:kern w:val="0"/>
                <w:sz w:val="20"/>
                <w:szCs w:val="20"/>
              </w:rPr>
            </w:pPr>
          </w:p>
        </w:tc>
      </w:tr>
      <w:tr w:rsidR="002A55DC" w:rsidRPr="003A5249" w14:paraId="308F8821" w14:textId="77777777" w:rsidTr="009D7810">
        <w:tc>
          <w:tcPr>
            <w:tcW w:w="1565" w:type="pct"/>
            <w:tcBorders>
              <w:left w:val="nil"/>
              <w:bottom w:val="nil"/>
              <w:right w:val="nil"/>
            </w:tcBorders>
            <w:vAlign w:val="center"/>
          </w:tcPr>
          <w:p w14:paraId="5DC4EDB5" w14:textId="2ABAABE0" w:rsidR="002A55DC" w:rsidRPr="009D7810" w:rsidRDefault="002A55DC"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从业年份</w:t>
            </w:r>
          </w:p>
        </w:tc>
        <w:tc>
          <w:tcPr>
            <w:tcW w:w="1212" w:type="pct"/>
            <w:tcBorders>
              <w:top w:val="nil"/>
              <w:left w:val="nil"/>
              <w:bottom w:val="nil"/>
              <w:right w:val="nil"/>
            </w:tcBorders>
          </w:tcPr>
          <w:p w14:paraId="66E00E65" w14:textId="7AE750FF" w:rsidR="002A55DC" w:rsidRPr="009D7810" w:rsidRDefault="002A55DC"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kern w:val="0"/>
                <w:sz w:val="20"/>
                <w:szCs w:val="20"/>
              </w:rPr>
              <w:t xml:space="preserve">, </w:t>
            </w:r>
            <w:r w:rsidRPr="009D7810">
              <w:rPr>
                <w:rFonts w:ascii="Times New Roman" w:eastAsia="宋体" w:hAnsi="Times New Roman" w:cs="Times New Roman" w:hint="eastAsia"/>
                <w:kern w:val="0"/>
                <w:sz w:val="20"/>
                <w:szCs w:val="20"/>
              </w:rPr>
              <w:t>11</w:t>
            </w: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 xml:space="preserve"> </w:t>
            </w:r>
            <w:r w:rsidRPr="009D7810">
              <w:rPr>
                <w:rFonts w:ascii="Cambria Math" w:hAnsi="Cambria Math" w:cs="Cambria Math"/>
                <w:sz w:val="20"/>
                <w:szCs w:val="20"/>
              </w:rPr>
              <w:t>⊂</w:t>
            </w:r>
            <w:r w:rsidRPr="009D7810">
              <w:rPr>
                <w:rFonts w:ascii="Times New Roman" w:hAnsi="Times New Roman" w:cs="Times New Roman"/>
                <w:sz w:val="20"/>
                <w:szCs w:val="20"/>
              </w:rPr>
              <w:t xml:space="preserve"> N</w:t>
            </w:r>
          </w:p>
        </w:tc>
        <w:tc>
          <w:tcPr>
            <w:tcW w:w="506" w:type="pct"/>
            <w:tcBorders>
              <w:top w:val="nil"/>
              <w:left w:val="nil"/>
              <w:bottom w:val="nil"/>
              <w:right w:val="nil"/>
            </w:tcBorders>
          </w:tcPr>
          <w:p w14:paraId="3C952A22" w14:textId="4BD4396A" w:rsidR="002A55DC" w:rsidRPr="009D7810" w:rsidRDefault="004A6838"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14485</w:t>
            </w:r>
          </w:p>
        </w:tc>
        <w:tc>
          <w:tcPr>
            <w:tcW w:w="1141" w:type="pct"/>
            <w:tcBorders>
              <w:top w:val="nil"/>
              <w:left w:val="nil"/>
              <w:bottom w:val="nil"/>
              <w:right w:val="nil"/>
            </w:tcBorders>
          </w:tcPr>
          <w:p w14:paraId="417E3457" w14:textId="4AF6DC62" w:rsidR="002A55DC" w:rsidRPr="009D7810" w:rsidRDefault="004A6838"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4.92</w:t>
            </w:r>
          </w:p>
        </w:tc>
        <w:tc>
          <w:tcPr>
            <w:tcW w:w="576" w:type="pct"/>
            <w:tcBorders>
              <w:top w:val="nil"/>
              <w:left w:val="nil"/>
              <w:bottom w:val="nil"/>
              <w:right w:val="nil"/>
            </w:tcBorders>
          </w:tcPr>
          <w:p w14:paraId="21AACD37" w14:textId="08F0EEBD" w:rsidR="002A55DC" w:rsidRPr="009D7810" w:rsidRDefault="004A6838"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3.59</w:t>
            </w:r>
          </w:p>
        </w:tc>
      </w:tr>
      <w:tr w:rsidR="00AB5480" w:rsidRPr="003A5249" w14:paraId="6F3FF4F8" w14:textId="77777777" w:rsidTr="009D7810">
        <w:tc>
          <w:tcPr>
            <w:tcW w:w="1565" w:type="pct"/>
            <w:vMerge w:val="restart"/>
            <w:tcBorders>
              <w:top w:val="nil"/>
              <w:left w:val="nil"/>
              <w:right w:val="nil"/>
            </w:tcBorders>
            <w:vAlign w:val="center"/>
          </w:tcPr>
          <w:p w14:paraId="6C03DE42" w14:textId="1FCEA5CD"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岗位</w:t>
            </w:r>
            <w:r w:rsidRPr="009D7810">
              <w:rPr>
                <w:rFonts w:ascii="Times New Roman" w:eastAsia="宋体" w:hAnsi="Times New Roman" w:cs="Times New Roman" w:hint="eastAsia"/>
                <w:kern w:val="0"/>
                <w:sz w:val="20"/>
                <w:szCs w:val="20"/>
              </w:rPr>
              <w:t>职能</w:t>
            </w:r>
            <w:r w:rsidR="00C05CB9" w:rsidRPr="009D7810">
              <w:rPr>
                <w:rStyle w:val="afa"/>
                <w:rFonts w:ascii="宋体" w:eastAsia="宋体" w:hAnsi="宋体" w:cs="Times New Roman"/>
                <w:kern w:val="0"/>
                <w:sz w:val="20"/>
                <w:szCs w:val="20"/>
              </w:rPr>
              <w:footnoteReference w:id="7"/>
            </w:r>
          </w:p>
        </w:tc>
        <w:tc>
          <w:tcPr>
            <w:tcW w:w="1212" w:type="pct"/>
            <w:tcBorders>
              <w:top w:val="nil"/>
              <w:left w:val="nil"/>
              <w:bottom w:val="nil"/>
              <w:right w:val="nil"/>
            </w:tcBorders>
          </w:tcPr>
          <w:p w14:paraId="3FD1C735" w14:textId="27F7810F"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支持类（</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3FEDB287" w14:textId="5AFD906D"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12918</w:t>
            </w:r>
          </w:p>
        </w:tc>
        <w:tc>
          <w:tcPr>
            <w:tcW w:w="1141" w:type="pct"/>
            <w:tcBorders>
              <w:top w:val="nil"/>
              <w:left w:val="nil"/>
              <w:bottom w:val="nil"/>
              <w:right w:val="nil"/>
            </w:tcBorders>
          </w:tcPr>
          <w:p w14:paraId="205A846E" w14:textId="0057BA8E"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89.18%</w:t>
            </w:r>
          </w:p>
        </w:tc>
        <w:tc>
          <w:tcPr>
            <w:tcW w:w="576" w:type="pct"/>
            <w:tcBorders>
              <w:top w:val="nil"/>
              <w:left w:val="nil"/>
              <w:bottom w:val="nil"/>
              <w:right w:val="nil"/>
            </w:tcBorders>
          </w:tcPr>
          <w:p w14:paraId="4B973E1C" w14:textId="27A2A375"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345884EF" w14:textId="77777777" w:rsidTr="009D7810">
        <w:tc>
          <w:tcPr>
            <w:tcW w:w="1565" w:type="pct"/>
            <w:vMerge/>
            <w:tcBorders>
              <w:left w:val="nil"/>
              <w:bottom w:val="nil"/>
              <w:right w:val="nil"/>
            </w:tcBorders>
            <w:vAlign w:val="center"/>
          </w:tcPr>
          <w:p w14:paraId="758027B3"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507FF277" w14:textId="24C5370F"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前沿类（</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5785A369" w14:textId="1086DF3E"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1567</w:t>
            </w:r>
          </w:p>
        </w:tc>
        <w:tc>
          <w:tcPr>
            <w:tcW w:w="1141" w:type="pct"/>
            <w:tcBorders>
              <w:top w:val="nil"/>
              <w:left w:val="nil"/>
              <w:bottom w:val="nil"/>
              <w:right w:val="nil"/>
            </w:tcBorders>
          </w:tcPr>
          <w:p w14:paraId="3CDAC75D" w14:textId="753DB6E3"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10.82%</w:t>
            </w:r>
          </w:p>
        </w:tc>
        <w:tc>
          <w:tcPr>
            <w:tcW w:w="576" w:type="pct"/>
            <w:tcBorders>
              <w:top w:val="nil"/>
              <w:left w:val="nil"/>
              <w:bottom w:val="nil"/>
              <w:right w:val="nil"/>
            </w:tcBorders>
          </w:tcPr>
          <w:p w14:paraId="301F1AEB"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3A922CDE" w14:textId="77777777" w:rsidTr="009D7810">
        <w:tc>
          <w:tcPr>
            <w:tcW w:w="1565" w:type="pct"/>
            <w:vMerge w:val="restart"/>
            <w:tcBorders>
              <w:top w:val="nil"/>
              <w:left w:val="nil"/>
              <w:right w:val="nil"/>
            </w:tcBorders>
            <w:vAlign w:val="center"/>
          </w:tcPr>
          <w:p w14:paraId="03A5CC80" w14:textId="7E49005F"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职称等级</w:t>
            </w:r>
          </w:p>
        </w:tc>
        <w:tc>
          <w:tcPr>
            <w:tcW w:w="1212" w:type="pct"/>
            <w:tcBorders>
              <w:top w:val="nil"/>
              <w:left w:val="nil"/>
              <w:bottom w:val="nil"/>
              <w:right w:val="nil"/>
            </w:tcBorders>
          </w:tcPr>
          <w:p w14:paraId="7A32C17A" w14:textId="6FC110F2"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其他（</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5CED81FC" w14:textId="202707F2"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4642</w:t>
            </w:r>
          </w:p>
        </w:tc>
        <w:tc>
          <w:tcPr>
            <w:tcW w:w="1141" w:type="pct"/>
            <w:tcBorders>
              <w:top w:val="nil"/>
              <w:left w:val="nil"/>
              <w:bottom w:val="nil"/>
              <w:right w:val="nil"/>
            </w:tcBorders>
          </w:tcPr>
          <w:p w14:paraId="2C6E950B" w14:textId="0C183C5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32.05%</w:t>
            </w:r>
          </w:p>
        </w:tc>
        <w:tc>
          <w:tcPr>
            <w:tcW w:w="576" w:type="pct"/>
            <w:tcBorders>
              <w:top w:val="nil"/>
              <w:left w:val="nil"/>
              <w:bottom w:val="nil"/>
              <w:right w:val="nil"/>
            </w:tcBorders>
          </w:tcPr>
          <w:p w14:paraId="2958881C" w14:textId="74B6DB0B"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64E3FDF1" w14:textId="77777777" w:rsidTr="009D7810">
        <w:tc>
          <w:tcPr>
            <w:tcW w:w="1565" w:type="pct"/>
            <w:vMerge/>
            <w:tcBorders>
              <w:left w:val="nil"/>
              <w:right w:val="nil"/>
            </w:tcBorders>
            <w:vAlign w:val="center"/>
          </w:tcPr>
          <w:p w14:paraId="7D6F30E1"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2DB3276B" w14:textId="1FBCCF33"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初级（</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4CFBFB21" w14:textId="0A56AEE5"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2865</w:t>
            </w:r>
          </w:p>
        </w:tc>
        <w:tc>
          <w:tcPr>
            <w:tcW w:w="1141" w:type="pct"/>
            <w:tcBorders>
              <w:top w:val="nil"/>
              <w:left w:val="nil"/>
              <w:bottom w:val="nil"/>
              <w:right w:val="nil"/>
            </w:tcBorders>
          </w:tcPr>
          <w:p w14:paraId="79DDF0DC" w14:textId="20AA63C8"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19.78%</w:t>
            </w:r>
          </w:p>
        </w:tc>
        <w:tc>
          <w:tcPr>
            <w:tcW w:w="576" w:type="pct"/>
            <w:tcBorders>
              <w:top w:val="nil"/>
              <w:left w:val="nil"/>
              <w:bottom w:val="nil"/>
              <w:right w:val="nil"/>
            </w:tcBorders>
          </w:tcPr>
          <w:p w14:paraId="526E19E3"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4DFD530D" w14:textId="77777777" w:rsidTr="009D7810">
        <w:tc>
          <w:tcPr>
            <w:tcW w:w="1565" w:type="pct"/>
            <w:vMerge/>
            <w:tcBorders>
              <w:left w:val="nil"/>
              <w:right w:val="nil"/>
            </w:tcBorders>
            <w:vAlign w:val="center"/>
          </w:tcPr>
          <w:p w14:paraId="667FF2FC"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559991E0" w14:textId="22FDF800"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中级（</w:t>
            </w:r>
            <w:r w:rsidRPr="009D7810">
              <w:rPr>
                <w:rFonts w:ascii="Times New Roman" w:eastAsia="宋体" w:hAnsi="Times New Roman" w:cs="Times New Roman" w:hint="eastAsia"/>
                <w:kern w:val="0"/>
                <w:sz w:val="20"/>
                <w:szCs w:val="20"/>
              </w:rPr>
              <w:t>2</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7F7E2087" w14:textId="5EA0C6B1"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3920</w:t>
            </w:r>
          </w:p>
        </w:tc>
        <w:tc>
          <w:tcPr>
            <w:tcW w:w="1141" w:type="pct"/>
            <w:tcBorders>
              <w:top w:val="nil"/>
              <w:left w:val="nil"/>
              <w:bottom w:val="nil"/>
              <w:right w:val="nil"/>
            </w:tcBorders>
          </w:tcPr>
          <w:p w14:paraId="24B2D94D" w14:textId="34A6D83B"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27.06%</w:t>
            </w:r>
          </w:p>
        </w:tc>
        <w:tc>
          <w:tcPr>
            <w:tcW w:w="576" w:type="pct"/>
            <w:tcBorders>
              <w:top w:val="nil"/>
              <w:left w:val="nil"/>
              <w:bottom w:val="nil"/>
              <w:right w:val="nil"/>
            </w:tcBorders>
          </w:tcPr>
          <w:p w14:paraId="7C4714FE"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7CEBB546" w14:textId="77777777" w:rsidTr="009D7810">
        <w:tc>
          <w:tcPr>
            <w:tcW w:w="1565" w:type="pct"/>
            <w:vMerge/>
            <w:tcBorders>
              <w:left w:val="nil"/>
              <w:bottom w:val="nil"/>
              <w:right w:val="nil"/>
            </w:tcBorders>
            <w:vAlign w:val="center"/>
          </w:tcPr>
          <w:p w14:paraId="13BD7258"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65D86652" w14:textId="338415F6"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高级（</w:t>
            </w:r>
            <w:r w:rsidRPr="009D7810">
              <w:rPr>
                <w:rFonts w:ascii="Times New Roman" w:eastAsia="宋体" w:hAnsi="Times New Roman" w:cs="Times New Roman" w:hint="eastAsia"/>
                <w:kern w:val="0"/>
                <w:sz w:val="20"/>
                <w:szCs w:val="20"/>
              </w:rPr>
              <w:t>3</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39DA3527" w14:textId="0D8CF75B"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3058</w:t>
            </w:r>
          </w:p>
        </w:tc>
        <w:tc>
          <w:tcPr>
            <w:tcW w:w="1141" w:type="pct"/>
            <w:tcBorders>
              <w:top w:val="nil"/>
              <w:left w:val="nil"/>
              <w:bottom w:val="nil"/>
              <w:right w:val="nil"/>
            </w:tcBorders>
          </w:tcPr>
          <w:p w14:paraId="0335D916" w14:textId="556230CE"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21.11%</w:t>
            </w:r>
          </w:p>
        </w:tc>
        <w:tc>
          <w:tcPr>
            <w:tcW w:w="576" w:type="pct"/>
            <w:tcBorders>
              <w:top w:val="nil"/>
              <w:left w:val="nil"/>
              <w:bottom w:val="nil"/>
              <w:right w:val="nil"/>
            </w:tcBorders>
          </w:tcPr>
          <w:p w14:paraId="43D5D225"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7F3D643F" w14:textId="77777777" w:rsidTr="009D7810">
        <w:tc>
          <w:tcPr>
            <w:tcW w:w="1565" w:type="pct"/>
            <w:vMerge w:val="restart"/>
            <w:tcBorders>
              <w:left w:val="nil"/>
              <w:right w:val="nil"/>
            </w:tcBorders>
            <w:vAlign w:val="center"/>
          </w:tcPr>
          <w:p w14:paraId="001DCBD0" w14:textId="7904D25D"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参与项目数量</w:t>
            </w:r>
          </w:p>
        </w:tc>
        <w:tc>
          <w:tcPr>
            <w:tcW w:w="1212" w:type="pct"/>
            <w:tcBorders>
              <w:top w:val="nil"/>
              <w:left w:val="nil"/>
              <w:bottom w:val="nil"/>
              <w:right w:val="nil"/>
            </w:tcBorders>
          </w:tcPr>
          <w:p w14:paraId="12209CFE" w14:textId="6C276851"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个（</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0833791F" w14:textId="0DE337F2"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1522</w:t>
            </w:r>
          </w:p>
        </w:tc>
        <w:tc>
          <w:tcPr>
            <w:tcW w:w="1141" w:type="pct"/>
            <w:tcBorders>
              <w:top w:val="nil"/>
              <w:left w:val="nil"/>
              <w:bottom w:val="nil"/>
              <w:right w:val="nil"/>
            </w:tcBorders>
          </w:tcPr>
          <w:p w14:paraId="39BA48A0" w14:textId="75563D0C"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10.51%</w:t>
            </w:r>
          </w:p>
        </w:tc>
        <w:tc>
          <w:tcPr>
            <w:tcW w:w="576" w:type="pct"/>
            <w:tcBorders>
              <w:top w:val="nil"/>
              <w:left w:val="nil"/>
              <w:bottom w:val="nil"/>
              <w:right w:val="nil"/>
            </w:tcBorders>
          </w:tcPr>
          <w:p w14:paraId="3A80EE29"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0EF7C2E4" w14:textId="77777777" w:rsidTr="009D7810">
        <w:tc>
          <w:tcPr>
            <w:tcW w:w="1565" w:type="pct"/>
            <w:vMerge/>
            <w:tcBorders>
              <w:left w:val="nil"/>
              <w:right w:val="nil"/>
            </w:tcBorders>
            <w:vAlign w:val="center"/>
          </w:tcPr>
          <w:p w14:paraId="6B3A6421"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3A204358" w14:textId="36ADBBDF"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个（</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02C45C77" w14:textId="38E59E15"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2774</w:t>
            </w:r>
          </w:p>
        </w:tc>
        <w:tc>
          <w:tcPr>
            <w:tcW w:w="1141" w:type="pct"/>
            <w:tcBorders>
              <w:top w:val="nil"/>
              <w:left w:val="nil"/>
              <w:bottom w:val="nil"/>
              <w:right w:val="nil"/>
            </w:tcBorders>
          </w:tcPr>
          <w:p w14:paraId="421BFE5F" w14:textId="78F7E670"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19.15%</w:t>
            </w:r>
          </w:p>
        </w:tc>
        <w:tc>
          <w:tcPr>
            <w:tcW w:w="576" w:type="pct"/>
            <w:tcBorders>
              <w:top w:val="nil"/>
              <w:left w:val="nil"/>
              <w:bottom w:val="nil"/>
              <w:right w:val="nil"/>
            </w:tcBorders>
          </w:tcPr>
          <w:p w14:paraId="46FA64BF"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30BCBB1E" w14:textId="77777777" w:rsidTr="009D7810">
        <w:tc>
          <w:tcPr>
            <w:tcW w:w="1565" w:type="pct"/>
            <w:vMerge/>
            <w:tcBorders>
              <w:left w:val="nil"/>
              <w:right w:val="nil"/>
            </w:tcBorders>
            <w:vAlign w:val="center"/>
          </w:tcPr>
          <w:p w14:paraId="2D8A585E"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2F6CCBF7" w14:textId="08B87F8A"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w:t>
            </w:r>
            <w:r w:rsidRPr="009D7810">
              <w:rPr>
                <w:rFonts w:ascii="Times New Roman" w:eastAsia="宋体" w:hAnsi="Times New Roman" w:cs="Times New Roman" w:hint="eastAsia"/>
                <w:kern w:val="0"/>
                <w:sz w:val="20"/>
                <w:szCs w:val="20"/>
              </w:rPr>
              <w:t>个（</w:t>
            </w:r>
            <w:r w:rsidRPr="009D7810">
              <w:rPr>
                <w:rFonts w:ascii="Times New Roman" w:eastAsia="宋体" w:hAnsi="Times New Roman" w:cs="Times New Roman" w:hint="eastAsia"/>
                <w:kern w:val="0"/>
                <w:sz w:val="20"/>
                <w:szCs w:val="20"/>
              </w:rPr>
              <w:t>2</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7BD996F2" w14:textId="0D83A6AC"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3521</w:t>
            </w:r>
          </w:p>
        </w:tc>
        <w:tc>
          <w:tcPr>
            <w:tcW w:w="1141" w:type="pct"/>
            <w:tcBorders>
              <w:top w:val="nil"/>
              <w:left w:val="nil"/>
              <w:bottom w:val="nil"/>
              <w:right w:val="nil"/>
            </w:tcBorders>
          </w:tcPr>
          <w:p w14:paraId="6580C869" w14:textId="3FE1C760"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24.31%</w:t>
            </w:r>
          </w:p>
        </w:tc>
        <w:tc>
          <w:tcPr>
            <w:tcW w:w="576" w:type="pct"/>
            <w:tcBorders>
              <w:top w:val="nil"/>
              <w:left w:val="nil"/>
              <w:bottom w:val="nil"/>
              <w:right w:val="nil"/>
            </w:tcBorders>
          </w:tcPr>
          <w:p w14:paraId="18953FC9"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0D87E263" w14:textId="77777777" w:rsidTr="009D7810">
        <w:tc>
          <w:tcPr>
            <w:tcW w:w="1565" w:type="pct"/>
            <w:vMerge/>
            <w:tcBorders>
              <w:left w:val="nil"/>
              <w:right w:val="nil"/>
            </w:tcBorders>
            <w:vAlign w:val="center"/>
          </w:tcPr>
          <w:p w14:paraId="65C3D162"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2444855A" w14:textId="277BF6CF"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w:t>
            </w:r>
            <w:r w:rsidRPr="009D7810">
              <w:rPr>
                <w:rFonts w:ascii="Times New Roman" w:eastAsia="宋体" w:hAnsi="Times New Roman" w:cs="Times New Roman" w:hint="eastAsia"/>
                <w:kern w:val="0"/>
                <w:sz w:val="20"/>
                <w:szCs w:val="20"/>
              </w:rPr>
              <w:t>个（</w:t>
            </w:r>
            <w:r w:rsidRPr="009D7810">
              <w:rPr>
                <w:rFonts w:ascii="Times New Roman" w:eastAsia="宋体" w:hAnsi="Times New Roman" w:cs="Times New Roman" w:hint="eastAsia"/>
                <w:kern w:val="0"/>
                <w:sz w:val="20"/>
                <w:szCs w:val="20"/>
              </w:rPr>
              <w:t>3</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73BCA4FC" w14:textId="7765679F"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2466</w:t>
            </w:r>
          </w:p>
        </w:tc>
        <w:tc>
          <w:tcPr>
            <w:tcW w:w="1141" w:type="pct"/>
            <w:tcBorders>
              <w:top w:val="nil"/>
              <w:left w:val="nil"/>
              <w:bottom w:val="nil"/>
              <w:right w:val="nil"/>
            </w:tcBorders>
          </w:tcPr>
          <w:p w14:paraId="271248D7" w14:textId="3C6FC5A9"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17.02%</w:t>
            </w:r>
          </w:p>
        </w:tc>
        <w:tc>
          <w:tcPr>
            <w:tcW w:w="576" w:type="pct"/>
            <w:tcBorders>
              <w:top w:val="nil"/>
              <w:left w:val="nil"/>
              <w:bottom w:val="nil"/>
              <w:right w:val="nil"/>
            </w:tcBorders>
          </w:tcPr>
          <w:p w14:paraId="03812C29"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45485CA2" w14:textId="77777777" w:rsidTr="009D7810">
        <w:tc>
          <w:tcPr>
            <w:tcW w:w="1565" w:type="pct"/>
            <w:vMerge/>
            <w:tcBorders>
              <w:left w:val="nil"/>
              <w:right w:val="nil"/>
            </w:tcBorders>
            <w:vAlign w:val="center"/>
          </w:tcPr>
          <w:p w14:paraId="23D7FD30"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3018DBB4" w14:textId="32905014"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w:t>
            </w:r>
            <w:r w:rsidRPr="009D7810">
              <w:rPr>
                <w:rFonts w:ascii="Times New Roman" w:eastAsia="宋体" w:hAnsi="Times New Roman" w:cs="Times New Roman" w:hint="eastAsia"/>
                <w:kern w:val="0"/>
                <w:sz w:val="20"/>
                <w:szCs w:val="20"/>
              </w:rPr>
              <w:t>个（</w:t>
            </w:r>
            <w:r w:rsidRPr="009D7810">
              <w:rPr>
                <w:rFonts w:ascii="Times New Roman" w:eastAsia="宋体" w:hAnsi="Times New Roman" w:cs="Times New Roman" w:hint="eastAsia"/>
                <w:kern w:val="0"/>
                <w:sz w:val="20"/>
                <w:szCs w:val="20"/>
              </w:rPr>
              <w:t>4</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44B143E2" w14:textId="58669A1B"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926</w:t>
            </w:r>
          </w:p>
        </w:tc>
        <w:tc>
          <w:tcPr>
            <w:tcW w:w="1141" w:type="pct"/>
            <w:tcBorders>
              <w:top w:val="nil"/>
              <w:left w:val="nil"/>
              <w:bottom w:val="nil"/>
              <w:right w:val="nil"/>
            </w:tcBorders>
          </w:tcPr>
          <w:p w14:paraId="5F86177B" w14:textId="7A57C1AE"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6.39%</w:t>
            </w:r>
          </w:p>
        </w:tc>
        <w:tc>
          <w:tcPr>
            <w:tcW w:w="576" w:type="pct"/>
            <w:tcBorders>
              <w:top w:val="nil"/>
              <w:left w:val="nil"/>
              <w:bottom w:val="nil"/>
              <w:right w:val="nil"/>
            </w:tcBorders>
          </w:tcPr>
          <w:p w14:paraId="363FB67B"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4C091ED8" w14:textId="77777777" w:rsidTr="009D7810">
        <w:tc>
          <w:tcPr>
            <w:tcW w:w="1565" w:type="pct"/>
            <w:vMerge/>
            <w:tcBorders>
              <w:left w:val="nil"/>
              <w:bottom w:val="nil"/>
              <w:right w:val="nil"/>
            </w:tcBorders>
            <w:vAlign w:val="center"/>
          </w:tcPr>
          <w:p w14:paraId="7D797D27"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38C33B9A" w14:textId="12C481D3"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w:t>
            </w:r>
            <w:r w:rsidRPr="009D7810">
              <w:rPr>
                <w:rFonts w:ascii="Times New Roman" w:eastAsia="宋体" w:hAnsi="Times New Roman" w:cs="Times New Roman" w:hint="eastAsia"/>
                <w:kern w:val="0"/>
                <w:sz w:val="20"/>
                <w:szCs w:val="20"/>
              </w:rPr>
              <w:t>个及以上（</w:t>
            </w:r>
            <w:r w:rsidRPr="009D7810">
              <w:rPr>
                <w:rFonts w:ascii="Times New Roman" w:eastAsia="宋体" w:hAnsi="Times New Roman" w:cs="Times New Roman" w:hint="eastAsia"/>
                <w:kern w:val="0"/>
                <w:sz w:val="20"/>
                <w:szCs w:val="20"/>
              </w:rPr>
              <w:t>6</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34D25525" w14:textId="39BE2EE5"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3276</w:t>
            </w:r>
          </w:p>
        </w:tc>
        <w:tc>
          <w:tcPr>
            <w:tcW w:w="1141" w:type="pct"/>
            <w:tcBorders>
              <w:top w:val="nil"/>
              <w:left w:val="nil"/>
              <w:bottom w:val="nil"/>
              <w:right w:val="nil"/>
            </w:tcBorders>
          </w:tcPr>
          <w:p w14:paraId="041929E3" w14:textId="01524573"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22.62%</w:t>
            </w:r>
          </w:p>
        </w:tc>
        <w:tc>
          <w:tcPr>
            <w:tcW w:w="576" w:type="pct"/>
            <w:tcBorders>
              <w:top w:val="nil"/>
              <w:left w:val="nil"/>
              <w:bottom w:val="nil"/>
              <w:right w:val="nil"/>
            </w:tcBorders>
          </w:tcPr>
          <w:p w14:paraId="54689AD7"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7027BA2B" w14:textId="77777777" w:rsidTr="009D7810">
        <w:tc>
          <w:tcPr>
            <w:tcW w:w="1565" w:type="pct"/>
            <w:vMerge w:val="restart"/>
            <w:tcBorders>
              <w:left w:val="nil"/>
              <w:right w:val="nil"/>
            </w:tcBorders>
            <w:vAlign w:val="center"/>
          </w:tcPr>
          <w:p w14:paraId="0461D5B6" w14:textId="3B1AC63D"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企业技能培训</w:t>
            </w:r>
          </w:p>
        </w:tc>
        <w:tc>
          <w:tcPr>
            <w:tcW w:w="1212" w:type="pct"/>
            <w:tcBorders>
              <w:top w:val="nil"/>
              <w:left w:val="nil"/>
              <w:bottom w:val="nil"/>
              <w:right w:val="nil"/>
            </w:tcBorders>
          </w:tcPr>
          <w:p w14:paraId="38505533" w14:textId="2B621479"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无（</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7CE15433" w14:textId="247454C3"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11806</w:t>
            </w:r>
          </w:p>
        </w:tc>
        <w:tc>
          <w:tcPr>
            <w:tcW w:w="1141" w:type="pct"/>
            <w:tcBorders>
              <w:top w:val="nil"/>
              <w:left w:val="nil"/>
              <w:bottom w:val="nil"/>
              <w:right w:val="nil"/>
            </w:tcBorders>
          </w:tcPr>
          <w:p w14:paraId="6B681E16" w14:textId="48E058B1"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81.51%</w:t>
            </w:r>
          </w:p>
        </w:tc>
        <w:tc>
          <w:tcPr>
            <w:tcW w:w="576" w:type="pct"/>
            <w:tcBorders>
              <w:top w:val="nil"/>
              <w:left w:val="nil"/>
              <w:bottom w:val="nil"/>
              <w:right w:val="nil"/>
            </w:tcBorders>
          </w:tcPr>
          <w:p w14:paraId="1457320C"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5539D0D1" w14:textId="77777777" w:rsidTr="009D7810">
        <w:tc>
          <w:tcPr>
            <w:tcW w:w="1565" w:type="pct"/>
            <w:vMerge/>
            <w:tcBorders>
              <w:left w:val="nil"/>
              <w:bottom w:val="nil"/>
              <w:right w:val="nil"/>
            </w:tcBorders>
            <w:vAlign w:val="center"/>
          </w:tcPr>
          <w:p w14:paraId="4364265A"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7420340B" w14:textId="784E1579"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有（</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127972AD" w14:textId="4F56F5FE"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2679</w:t>
            </w:r>
          </w:p>
        </w:tc>
        <w:tc>
          <w:tcPr>
            <w:tcW w:w="1141" w:type="pct"/>
            <w:tcBorders>
              <w:top w:val="nil"/>
              <w:left w:val="nil"/>
              <w:bottom w:val="nil"/>
              <w:right w:val="nil"/>
            </w:tcBorders>
          </w:tcPr>
          <w:p w14:paraId="583100E2" w14:textId="12037622"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18.49%</w:t>
            </w:r>
          </w:p>
        </w:tc>
        <w:tc>
          <w:tcPr>
            <w:tcW w:w="576" w:type="pct"/>
            <w:tcBorders>
              <w:top w:val="nil"/>
              <w:left w:val="nil"/>
              <w:bottom w:val="nil"/>
              <w:right w:val="nil"/>
            </w:tcBorders>
          </w:tcPr>
          <w:p w14:paraId="6AFBB41E"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1CCD7055" w14:textId="77777777" w:rsidTr="009D7810">
        <w:tc>
          <w:tcPr>
            <w:tcW w:w="1565" w:type="pct"/>
            <w:vMerge w:val="restart"/>
            <w:tcBorders>
              <w:top w:val="nil"/>
              <w:left w:val="nil"/>
              <w:right w:val="nil"/>
            </w:tcBorders>
            <w:vAlign w:val="center"/>
          </w:tcPr>
          <w:p w14:paraId="11C501F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性别</w:t>
            </w:r>
          </w:p>
        </w:tc>
        <w:tc>
          <w:tcPr>
            <w:tcW w:w="1212" w:type="pct"/>
            <w:tcBorders>
              <w:top w:val="nil"/>
              <w:left w:val="nil"/>
              <w:bottom w:val="nil"/>
              <w:right w:val="nil"/>
            </w:tcBorders>
          </w:tcPr>
          <w:p w14:paraId="4DE89AAC"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女性（</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6F8298B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4142</w:t>
            </w:r>
          </w:p>
        </w:tc>
        <w:tc>
          <w:tcPr>
            <w:tcW w:w="1141" w:type="pct"/>
            <w:tcBorders>
              <w:top w:val="nil"/>
              <w:left w:val="nil"/>
              <w:bottom w:val="nil"/>
              <w:right w:val="nil"/>
            </w:tcBorders>
          </w:tcPr>
          <w:p w14:paraId="0028A0D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28.60%</w:t>
            </w:r>
          </w:p>
        </w:tc>
        <w:tc>
          <w:tcPr>
            <w:tcW w:w="576" w:type="pct"/>
            <w:tcBorders>
              <w:top w:val="nil"/>
              <w:left w:val="nil"/>
              <w:bottom w:val="nil"/>
              <w:right w:val="nil"/>
            </w:tcBorders>
          </w:tcPr>
          <w:p w14:paraId="31AEDFD3"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2A4ECEA6" w14:textId="77777777" w:rsidTr="009D7810">
        <w:tc>
          <w:tcPr>
            <w:tcW w:w="1565" w:type="pct"/>
            <w:vMerge/>
            <w:tcBorders>
              <w:left w:val="nil"/>
              <w:bottom w:val="nil"/>
              <w:right w:val="nil"/>
            </w:tcBorders>
            <w:vAlign w:val="center"/>
          </w:tcPr>
          <w:p w14:paraId="105B241B"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1384CE4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男性（</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68E9D1DB"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10343</w:t>
            </w:r>
          </w:p>
        </w:tc>
        <w:tc>
          <w:tcPr>
            <w:tcW w:w="1141" w:type="pct"/>
            <w:tcBorders>
              <w:top w:val="nil"/>
              <w:left w:val="nil"/>
              <w:bottom w:val="nil"/>
              <w:right w:val="nil"/>
            </w:tcBorders>
          </w:tcPr>
          <w:p w14:paraId="6D249F83"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71.40%</w:t>
            </w:r>
          </w:p>
        </w:tc>
        <w:tc>
          <w:tcPr>
            <w:tcW w:w="576" w:type="pct"/>
            <w:tcBorders>
              <w:top w:val="nil"/>
              <w:left w:val="nil"/>
              <w:bottom w:val="nil"/>
              <w:right w:val="nil"/>
            </w:tcBorders>
          </w:tcPr>
          <w:p w14:paraId="3108667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4DA8B385" w14:textId="77777777" w:rsidTr="009D7810">
        <w:trPr>
          <w:trHeight w:val="229"/>
        </w:trPr>
        <w:tc>
          <w:tcPr>
            <w:tcW w:w="1565" w:type="pct"/>
            <w:vMerge w:val="restart"/>
            <w:tcBorders>
              <w:top w:val="nil"/>
              <w:left w:val="nil"/>
              <w:right w:val="nil"/>
            </w:tcBorders>
            <w:vAlign w:val="center"/>
          </w:tcPr>
          <w:p w14:paraId="2C5A88BA"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年龄</w:t>
            </w:r>
          </w:p>
        </w:tc>
        <w:tc>
          <w:tcPr>
            <w:tcW w:w="1212" w:type="pct"/>
            <w:tcBorders>
              <w:top w:val="nil"/>
              <w:left w:val="nil"/>
              <w:right w:val="nil"/>
            </w:tcBorders>
            <w:vAlign w:val="center"/>
          </w:tcPr>
          <w:p w14:paraId="283C19EB"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20</w:t>
            </w:r>
            <w:r w:rsidRPr="009D7810">
              <w:rPr>
                <w:rFonts w:ascii="Times New Roman" w:eastAsia="宋体" w:hAnsi="Times New Roman" w:cs="Times New Roman" w:hint="eastAsia"/>
                <w:kern w:val="0"/>
                <w:sz w:val="20"/>
                <w:szCs w:val="20"/>
              </w:rPr>
              <w:t>岁及以下（</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right w:val="nil"/>
            </w:tcBorders>
            <w:vAlign w:val="center"/>
          </w:tcPr>
          <w:p w14:paraId="24BB17C0"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156</w:t>
            </w:r>
          </w:p>
        </w:tc>
        <w:tc>
          <w:tcPr>
            <w:tcW w:w="1141" w:type="pct"/>
            <w:tcBorders>
              <w:top w:val="nil"/>
              <w:left w:val="nil"/>
              <w:right w:val="nil"/>
            </w:tcBorders>
            <w:vAlign w:val="center"/>
          </w:tcPr>
          <w:p w14:paraId="388AF040"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1.08%</w:t>
            </w:r>
          </w:p>
        </w:tc>
        <w:tc>
          <w:tcPr>
            <w:tcW w:w="576" w:type="pct"/>
            <w:tcBorders>
              <w:top w:val="nil"/>
              <w:left w:val="nil"/>
              <w:right w:val="nil"/>
            </w:tcBorders>
            <w:vAlign w:val="center"/>
          </w:tcPr>
          <w:p w14:paraId="452F9660"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14:paraId="064CE54B" w14:textId="77777777" w:rsidTr="009D7810">
        <w:trPr>
          <w:trHeight w:val="429"/>
        </w:trPr>
        <w:tc>
          <w:tcPr>
            <w:tcW w:w="1565" w:type="pct"/>
            <w:vMerge/>
            <w:tcBorders>
              <w:left w:val="nil"/>
              <w:right w:val="nil"/>
            </w:tcBorders>
            <w:vAlign w:val="center"/>
          </w:tcPr>
          <w:p w14:paraId="5BFBDC9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68498C0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21</w:t>
            </w:r>
            <w:r w:rsidRPr="009D7810">
              <w:rPr>
                <w:rFonts w:ascii="Times New Roman" w:eastAsia="宋体" w:hAnsi="Times New Roman" w:cs="Times New Roman" w:hint="eastAsia"/>
                <w:kern w:val="0"/>
                <w:sz w:val="20"/>
                <w:szCs w:val="20"/>
              </w:rPr>
              <w:t>～</w:t>
            </w:r>
            <w:r w:rsidRPr="009D7810">
              <w:rPr>
                <w:rFonts w:ascii="Times New Roman" w:eastAsia="宋体" w:hAnsi="Times New Roman" w:cs="Times New Roman" w:hint="eastAsia"/>
                <w:kern w:val="0"/>
                <w:sz w:val="20"/>
                <w:szCs w:val="20"/>
              </w:rPr>
              <w:t>25</w:t>
            </w:r>
            <w:r w:rsidRPr="009D7810">
              <w:rPr>
                <w:rFonts w:ascii="Times New Roman" w:eastAsia="宋体" w:hAnsi="Times New Roman" w:cs="Times New Roman" w:hint="eastAsia"/>
                <w:kern w:val="0"/>
                <w:sz w:val="20"/>
                <w:szCs w:val="20"/>
              </w:rPr>
              <w:t>岁（</w:t>
            </w:r>
            <w:r w:rsidRPr="009D7810">
              <w:rPr>
                <w:rFonts w:ascii="Times New Roman" w:eastAsia="宋体" w:hAnsi="Times New Roman" w:cs="Times New Roman" w:hint="eastAsia"/>
                <w:kern w:val="0"/>
                <w:sz w:val="20"/>
                <w:szCs w:val="20"/>
              </w:rPr>
              <w:t>2</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688EC5B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1977</w:t>
            </w:r>
          </w:p>
        </w:tc>
        <w:tc>
          <w:tcPr>
            <w:tcW w:w="1141" w:type="pct"/>
            <w:tcBorders>
              <w:top w:val="nil"/>
              <w:left w:val="nil"/>
              <w:bottom w:val="nil"/>
              <w:right w:val="nil"/>
            </w:tcBorders>
          </w:tcPr>
          <w:p w14:paraId="48439BA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13.65%</w:t>
            </w:r>
          </w:p>
        </w:tc>
        <w:tc>
          <w:tcPr>
            <w:tcW w:w="576" w:type="pct"/>
            <w:tcBorders>
              <w:top w:val="nil"/>
              <w:left w:val="nil"/>
              <w:bottom w:val="nil"/>
              <w:right w:val="nil"/>
            </w:tcBorders>
          </w:tcPr>
          <w:p w14:paraId="64B81D67"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14:paraId="2709D7ED" w14:textId="77777777" w:rsidTr="009D7810">
        <w:trPr>
          <w:trHeight w:val="429"/>
        </w:trPr>
        <w:tc>
          <w:tcPr>
            <w:tcW w:w="1565" w:type="pct"/>
            <w:vMerge/>
            <w:tcBorders>
              <w:left w:val="nil"/>
              <w:right w:val="nil"/>
            </w:tcBorders>
            <w:vAlign w:val="center"/>
          </w:tcPr>
          <w:p w14:paraId="4F051EC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127B6CE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26</w:t>
            </w:r>
            <w:r w:rsidRPr="009D7810">
              <w:rPr>
                <w:rFonts w:ascii="Times New Roman" w:eastAsia="宋体" w:hAnsi="Times New Roman" w:cs="Times New Roman" w:hint="eastAsia"/>
                <w:kern w:val="0"/>
                <w:sz w:val="20"/>
                <w:szCs w:val="20"/>
              </w:rPr>
              <w:t>～</w:t>
            </w:r>
            <w:r w:rsidRPr="009D7810">
              <w:rPr>
                <w:rFonts w:ascii="Times New Roman" w:eastAsia="宋体" w:hAnsi="Times New Roman" w:cs="Times New Roman" w:hint="eastAsia"/>
                <w:kern w:val="0"/>
                <w:sz w:val="20"/>
                <w:szCs w:val="20"/>
              </w:rPr>
              <w:t>30</w:t>
            </w:r>
            <w:r w:rsidRPr="009D7810">
              <w:rPr>
                <w:rFonts w:ascii="Times New Roman" w:eastAsia="宋体" w:hAnsi="Times New Roman" w:cs="Times New Roman" w:hint="eastAsia"/>
                <w:kern w:val="0"/>
                <w:sz w:val="20"/>
                <w:szCs w:val="20"/>
              </w:rPr>
              <w:t>岁（</w:t>
            </w:r>
            <w:r w:rsidRPr="009D7810">
              <w:rPr>
                <w:rFonts w:ascii="Times New Roman" w:eastAsia="宋体" w:hAnsi="Times New Roman" w:cs="Times New Roman" w:hint="eastAsia"/>
                <w:kern w:val="0"/>
                <w:sz w:val="20"/>
                <w:szCs w:val="20"/>
              </w:rPr>
              <w:t>3</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240E7A6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3793</w:t>
            </w:r>
          </w:p>
        </w:tc>
        <w:tc>
          <w:tcPr>
            <w:tcW w:w="1141" w:type="pct"/>
            <w:tcBorders>
              <w:top w:val="nil"/>
              <w:left w:val="nil"/>
              <w:bottom w:val="nil"/>
              <w:right w:val="nil"/>
            </w:tcBorders>
          </w:tcPr>
          <w:p w14:paraId="5A7A344E"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26.19%</w:t>
            </w:r>
          </w:p>
        </w:tc>
        <w:tc>
          <w:tcPr>
            <w:tcW w:w="576" w:type="pct"/>
            <w:tcBorders>
              <w:top w:val="nil"/>
              <w:left w:val="nil"/>
              <w:bottom w:val="nil"/>
              <w:right w:val="nil"/>
            </w:tcBorders>
          </w:tcPr>
          <w:p w14:paraId="1D35765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14:paraId="7D7EBAB6" w14:textId="77777777" w:rsidTr="009D7810">
        <w:trPr>
          <w:trHeight w:val="429"/>
        </w:trPr>
        <w:tc>
          <w:tcPr>
            <w:tcW w:w="1565" w:type="pct"/>
            <w:vMerge/>
            <w:tcBorders>
              <w:left w:val="nil"/>
              <w:right w:val="nil"/>
            </w:tcBorders>
            <w:vAlign w:val="center"/>
          </w:tcPr>
          <w:p w14:paraId="3FAD5D4A"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78E0B09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31</w:t>
            </w:r>
            <w:r w:rsidRPr="009D7810">
              <w:rPr>
                <w:rFonts w:ascii="Times New Roman" w:eastAsia="宋体" w:hAnsi="Times New Roman" w:cs="Times New Roman" w:hint="eastAsia"/>
                <w:kern w:val="0"/>
                <w:sz w:val="20"/>
                <w:szCs w:val="20"/>
              </w:rPr>
              <w:t>～</w:t>
            </w:r>
            <w:r w:rsidRPr="009D7810">
              <w:rPr>
                <w:rFonts w:ascii="Times New Roman" w:eastAsia="宋体" w:hAnsi="Times New Roman" w:cs="Times New Roman" w:hint="eastAsia"/>
                <w:kern w:val="0"/>
                <w:sz w:val="20"/>
                <w:szCs w:val="20"/>
              </w:rPr>
              <w:t>35</w:t>
            </w:r>
            <w:r w:rsidRPr="009D7810">
              <w:rPr>
                <w:rFonts w:ascii="Times New Roman" w:eastAsia="宋体" w:hAnsi="Times New Roman" w:cs="Times New Roman" w:hint="eastAsia"/>
                <w:kern w:val="0"/>
                <w:sz w:val="20"/>
                <w:szCs w:val="20"/>
              </w:rPr>
              <w:t>岁（</w:t>
            </w:r>
            <w:r w:rsidRPr="009D7810">
              <w:rPr>
                <w:rFonts w:ascii="Times New Roman" w:eastAsia="宋体" w:hAnsi="Times New Roman" w:cs="Times New Roman" w:hint="eastAsia"/>
                <w:kern w:val="0"/>
                <w:sz w:val="20"/>
                <w:szCs w:val="20"/>
              </w:rPr>
              <w:t>4</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5EE30FA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3507</w:t>
            </w:r>
          </w:p>
        </w:tc>
        <w:tc>
          <w:tcPr>
            <w:tcW w:w="1141" w:type="pct"/>
            <w:tcBorders>
              <w:top w:val="nil"/>
              <w:left w:val="nil"/>
              <w:bottom w:val="nil"/>
              <w:right w:val="nil"/>
            </w:tcBorders>
          </w:tcPr>
          <w:p w14:paraId="47DC7D77"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24.21%</w:t>
            </w:r>
          </w:p>
        </w:tc>
        <w:tc>
          <w:tcPr>
            <w:tcW w:w="576" w:type="pct"/>
            <w:tcBorders>
              <w:top w:val="nil"/>
              <w:left w:val="nil"/>
              <w:bottom w:val="nil"/>
              <w:right w:val="nil"/>
            </w:tcBorders>
          </w:tcPr>
          <w:p w14:paraId="70C62B79"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14:paraId="24F1BEAD" w14:textId="77777777" w:rsidTr="009D7810">
        <w:trPr>
          <w:trHeight w:val="429"/>
        </w:trPr>
        <w:tc>
          <w:tcPr>
            <w:tcW w:w="1565" w:type="pct"/>
            <w:vMerge/>
            <w:tcBorders>
              <w:left w:val="nil"/>
              <w:right w:val="nil"/>
            </w:tcBorders>
            <w:vAlign w:val="center"/>
          </w:tcPr>
          <w:p w14:paraId="01CDDEC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51E7C86A"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36</w:t>
            </w:r>
            <w:r w:rsidRPr="009D7810">
              <w:rPr>
                <w:rFonts w:ascii="Times New Roman" w:eastAsia="宋体" w:hAnsi="Times New Roman" w:cs="Times New Roman" w:hint="eastAsia"/>
                <w:kern w:val="0"/>
                <w:sz w:val="20"/>
                <w:szCs w:val="20"/>
              </w:rPr>
              <w:t>～</w:t>
            </w:r>
            <w:r w:rsidRPr="009D7810">
              <w:rPr>
                <w:rFonts w:ascii="Times New Roman" w:eastAsia="宋体" w:hAnsi="Times New Roman" w:cs="Times New Roman" w:hint="eastAsia"/>
                <w:kern w:val="0"/>
                <w:sz w:val="20"/>
                <w:szCs w:val="20"/>
              </w:rPr>
              <w:t>40</w:t>
            </w:r>
            <w:r w:rsidRPr="009D7810">
              <w:rPr>
                <w:rFonts w:ascii="Times New Roman" w:eastAsia="宋体" w:hAnsi="Times New Roman" w:cs="Times New Roman" w:hint="eastAsia"/>
                <w:kern w:val="0"/>
                <w:sz w:val="20"/>
                <w:szCs w:val="20"/>
              </w:rPr>
              <w:t>岁（</w:t>
            </w:r>
            <w:r w:rsidRPr="009D7810">
              <w:rPr>
                <w:rFonts w:ascii="Times New Roman" w:eastAsia="宋体" w:hAnsi="Times New Roman" w:cs="Times New Roman" w:hint="eastAsia"/>
                <w:kern w:val="0"/>
                <w:sz w:val="20"/>
                <w:szCs w:val="20"/>
              </w:rPr>
              <w:t>5</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440061BA"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2025</w:t>
            </w:r>
          </w:p>
        </w:tc>
        <w:tc>
          <w:tcPr>
            <w:tcW w:w="1141" w:type="pct"/>
            <w:tcBorders>
              <w:top w:val="nil"/>
              <w:left w:val="nil"/>
              <w:bottom w:val="nil"/>
              <w:right w:val="nil"/>
            </w:tcBorders>
          </w:tcPr>
          <w:p w14:paraId="5DB1F78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13.98%</w:t>
            </w:r>
          </w:p>
        </w:tc>
        <w:tc>
          <w:tcPr>
            <w:tcW w:w="576" w:type="pct"/>
            <w:tcBorders>
              <w:top w:val="nil"/>
              <w:left w:val="nil"/>
              <w:bottom w:val="nil"/>
              <w:right w:val="nil"/>
            </w:tcBorders>
          </w:tcPr>
          <w:p w14:paraId="0F7209E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14:paraId="40183551" w14:textId="77777777" w:rsidTr="009D7810">
        <w:trPr>
          <w:trHeight w:val="429"/>
        </w:trPr>
        <w:tc>
          <w:tcPr>
            <w:tcW w:w="1565" w:type="pct"/>
            <w:vMerge/>
            <w:tcBorders>
              <w:left w:val="nil"/>
              <w:right w:val="nil"/>
            </w:tcBorders>
            <w:vAlign w:val="center"/>
          </w:tcPr>
          <w:p w14:paraId="692CC6B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75CF57F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41</w:t>
            </w:r>
            <w:r w:rsidRPr="009D7810">
              <w:rPr>
                <w:rFonts w:ascii="Times New Roman" w:eastAsia="宋体" w:hAnsi="Times New Roman" w:cs="Times New Roman" w:hint="eastAsia"/>
                <w:kern w:val="0"/>
                <w:sz w:val="20"/>
                <w:szCs w:val="20"/>
              </w:rPr>
              <w:t>～</w:t>
            </w:r>
            <w:r w:rsidRPr="009D7810">
              <w:rPr>
                <w:rFonts w:ascii="Times New Roman" w:eastAsia="宋体" w:hAnsi="Times New Roman" w:cs="Times New Roman" w:hint="eastAsia"/>
                <w:kern w:val="0"/>
                <w:sz w:val="20"/>
                <w:szCs w:val="20"/>
              </w:rPr>
              <w:t>45</w:t>
            </w:r>
            <w:r w:rsidRPr="009D7810">
              <w:rPr>
                <w:rFonts w:ascii="Times New Roman" w:eastAsia="宋体" w:hAnsi="Times New Roman" w:cs="Times New Roman" w:hint="eastAsia"/>
                <w:kern w:val="0"/>
                <w:sz w:val="20"/>
                <w:szCs w:val="20"/>
              </w:rPr>
              <w:t>岁（</w:t>
            </w:r>
            <w:r w:rsidRPr="009D7810">
              <w:rPr>
                <w:rFonts w:ascii="Times New Roman" w:eastAsia="宋体" w:hAnsi="Times New Roman" w:cs="Times New Roman" w:hint="eastAsia"/>
                <w:kern w:val="0"/>
                <w:sz w:val="20"/>
                <w:szCs w:val="20"/>
              </w:rPr>
              <w:t>6</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2E6E1BCF"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980</w:t>
            </w:r>
          </w:p>
        </w:tc>
        <w:tc>
          <w:tcPr>
            <w:tcW w:w="1141" w:type="pct"/>
            <w:tcBorders>
              <w:top w:val="nil"/>
              <w:left w:val="nil"/>
              <w:bottom w:val="nil"/>
              <w:right w:val="nil"/>
            </w:tcBorders>
          </w:tcPr>
          <w:p w14:paraId="512DAAE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6.77%</w:t>
            </w:r>
          </w:p>
        </w:tc>
        <w:tc>
          <w:tcPr>
            <w:tcW w:w="576" w:type="pct"/>
            <w:tcBorders>
              <w:top w:val="nil"/>
              <w:left w:val="nil"/>
              <w:bottom w:val="nil"/>
              <w:right w:val="nil"/>
            </w:tcBorders>
          </w:tcPr>
          <w:p w14:paraId="6001CCBC"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14:paraId="42264568" w14:textId="77777777" w:rsidTr="009D7810">
        <w:trPr>
          <w:trHeight w:val="429"/>
        </w:trPr>
        <w:tc>
          <w:tcPr>
            <w:tcW w:w="1565" w:type="pct"/>
            <w:vMerge/>
            <w:tcBorders>
              <w:left w:val="nil"/>
              <w:right w:val="nil"/>
            </w:tcBorders>
            <w:vAlign w:val="center"/>
          </w:tcPr>
          <w:p w14:paraId="7BC24947"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6782155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46</w:t>
            </w:r>
            <w:r w:rsidRPr="009D7810">
              <w:rPr>
                <w:rFonts w:ascii="Times New Roman" w:eastAsia="宋体" w:hAnsi="Times New Roman" w:cs="Times New Roman" w:hint="eastAsia"/>
                <w:kern w:val="0"/>
                <w:sz w:val="20"/>
                <w:szCs w:val="20"/>
              </w:rPr>
              <w:t>～</w:t>
            </w:r>
            <w:r w:rsidRPr="009D7810">
              <w:rPr>
                <w:rFonts w:ascii="Times New Roman" w:eastAsia="宋体" w:hAnsi="Times New Roman" w:cs="Times New Roman" w:hint="eastAsia"/>
                <w:kern w:val="0"/>
                <w:sz w:val="20"/>
                <w:szCs w:val="20"/>
              </w:rPr>
              <w:t>50</w:t>
            </w:r>
            <w:r w:rsidRPr="009D7810">
              <w:rPr>
                <w:rFonts w:ascii="Times New Roman" w:eastAsia="宋体" w:hAnsi="Times New Roman" w:cs="Times New Roman" w:hint="eastAsia"/>
                <w:kern w:val="0"/>
                <w:sz w:val="20"/>
                <w:szCs w:val="20"/>
              </w:rPr>
              <w:t>岁（</w:t>
            </w:r>
            <w:r w:rsidRPr="009D7810">
              <w:rPr>
                <w:rFonts w:ascii="Times New Roman" w:eastAsia="宋体" w:hAnsi="Times New Roman" w:cs="Times New Roman" w:hint="eastAsia"/>
                <w:kern w:val="0"/>
                <w:sz w:val="20"/>
                <w:szCs w:val="20"/>
              </w:rPr>
              <w:t>7</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047A724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410</w:t>
            </w:r>
          </w:p>
        </w:tc>
        <w:tc>
          <w:tcPr>
            <w:tcW w:w="1141" w:type="pct"/>
            <w:tcBorders>
              <w:top w:val="nil"/>
              <w:left w:val="nil"/>
              <w:bottom w:val="nil"/>
              <w:right w:val="nil"/>
            </w:tcBorders>
          </w:tcPr>
          <w:p w14:paraId="687E809A"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2.83%</w:t>
            </w:r>
          </w:p>
        </w:tc>
        <w:tc>
          <w:tcPr>
            <w:tcW w:w="576" w:type="pct"/>
            <w:tcBorders>
              <w:top w:val="nil"/>
              <w:left w:val="nil"/>
              <w:bottom w:val="nil"/>
              <w:right w:val="nil"/>
            </w:tcBorders>
          </w:tcPr>
          <w:p w14:paraId="5818955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14:paraId="03A6F44D" w14:textId="77777777" w:rsidTr="009D7810">
        <w:trPr>
          <w:trHeight w:val="429"/>
        </w:trPr>
        <w:tc>
          <w:tcPr>
            <w:tcW w:w="1565" w:type="pct"/>
            <w:vMerge/>
            <w:tcBorders>
              <w:left w:val="nil"/>
              <w:right w:val="nil"/>
            </w:tcBorders>
            <w:vAlign w:val="center"/>
          </w:tcPr>
          <w:p w14:paraId="51418AF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5A7CD39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51</w:t>
            </w:r>
            <w:r w:rsidRPr="009D7810">
              <w:rPr>
                <w:rFonts w:ascii="Times New Roman" w:eastAsia="宋体" w:hAnsi="Times New Roman" w:cs="Times New Roman" w:hint="eastAsia"/>
                <w:kern w:val="0"/>
                <w:sz w:val="20"/>
                <w:szCs w:val="20"/>
              </w:rPr>
              <w:t>～</w:t>
            </w:r>
            <w:r w:rsidRPr="009D7810">
              <w:rPr>
                <w:rFonts w:ascii="Times New Roman" w:eastAsia="宋体" w:hAnsi="Times New Roman" w:cs="Times New Roman" w:hint="eastAsia"/>
                <w:kern w:val="0"/>
                <w:sz w:val="20"/>
                <w:szCs w:val="20"/>
              </w:rPr>
              <w:t>55</w:t>
            </w:r>
            <w:r w:rsidRPr="009D7810">
              <w:rPr>
                <w:rFonts w:ascii="Times New Roman" w:eastAsia="宋体" w:hAnsi="Times New Roman" w:cs="Times New Roman" w:hint="eastAsia"/>
                <w:kern w:val="0"/>
                <w:sz w:val="20"/>
                <w:szCs w:val="20"/>
              </w:rPr>
              <w:t>岁（</w:t>
            </w:r>
            <w:r w:rsidRPr="009D7810">
              <w:rPr>
                <w:rFonts w:ascii="Times New Roman" w:eastAsia="宋体" w:hAnsi="Times New Roman" w:cs="Times New Roman" w:hint="eastAsia"/>
                <w:kern w:val="0"/>
                <w:sz w:val="20"/>
                <w:szCs w:val="20"/>
              </w:rPr>
              <w:t>8</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01CE01A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278</w:t>
            </w:r>
          </w:p>
        </w:tc>
        <w:tc>
          <w:tcPr>
            <w:tcW w:w="1141" w:type="pct"/>
            <w:tcBorders>
              <w:top w:val="nil"/>
              <w:left w:val="nil"/>
              <w:bottom w:val="nil"/>
              <w:right w:val="nil"/>
            </w:tcBorders>
          </w:tcPr>
          <w:p w14:paraId="572132B0"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1.92%</w:t>
            </w:r>
          </w:p>
        </w:tc>
        <w:tc>
          <w:tcPr>
            <w:tcW w:w="576" w:type="pct"/>
            <w:tcBorders>
              <w:top w:val="nil"/>
              <w:left w:val="nil"/>
              <w:bottom w:val="nil"/>
              <w:right w:val="nil"/>
            </w:tcBorders>
          </w:tcPr>
          <w:p w14:paraId="2FA2626E"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14:paraId="74550C88" w14:textId="77777777" w:rsidTr="009D7810">
        <w:trPr>
          <w:trHeight w:val="429"/>
        </w:trPr>
        <w:tc>
          <w:tcPr>
            <w:tcW w:w="1565" w:type="pct"/>
            <w:vMerge/>
            <w:tcBorders>
              <w:left w:val="nil"/>
              <w:right w:val="nil"/>
            </w:tcBorders>
            <w:vAlign w:val="center"/>
          </w:tcPr>
          <w:p w14:paraId="36F6D563"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3664FF4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56</w:t>
            </w:r>
            <w:r w:rsidRPr="009D7810">
              <w:rPr>
                <w:rFonts w:ascii="Times New Roman" w:eastAsia="宋体" w:hAnsi="Times New Roman" w:cs="Times New Roman" w:hint="eastAsia"/>
                <w:kern w:val="0"/>
                <w:sz w:val="20"/>
                <w:szCs w:val="20"/>
              </w:rPr>
              <w:t>～</w:t>
            </w:r>
            <w:r w:rsidRPr="009D7810">
              <w:rPr>
                <w:rFonts w:ascii="Times New Roman" w:eastAsia="宋体" w:hAnsi="Times New Roman" w:cs="Times New Roman" w:hint="eastAsia"/>
                <w:kern w:val="0"/>
                <w:sz w:val="20"/>
                <w:szCs w:val="20"/>
              </w:rPr>
              <w:t>60</w:t>
            </w:r>
            <w:r w:rsidRPr="009D7810">
              <w:rPr>
                <w:rFonts w:ascii="Times New Roman" w:eastAsia="宋体" w:hAnsi="Times New Roman" w:cs="Times New Roman" w:hint="eastAsia"/>
                <w:kern w:val="0"/>
                <w:sz w:val="20"/>
                <w:szCs w:val="20"/>
              </w:rPr>
              <w:t>岁（</w:t>
            </w:r>
            <w:r w:rsidRPr="009D7810">
              <w:rPr>
                <w:rFonts w:ascii="Times New Roman" w:eastAsia="宋体" w:hAnsi="Times New Roman" w:cs="Times New Roman" w:hint="eastAsia"/>
                <w:kern w:val="0"/>
                <w:sz w:val="20"/>
                <w:szCs w:val="20"/>
              </w:rPr>
              <w:t>9</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5BA1DEC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232</w:t>
            </w:r>
          </w:p>
        </w:tc>
        <w:tc>
          <w:tcPr>
            <w:tcW w:w="1141" w:type="pct"/>
            <w:tcBorders>
              <w:top w:val="nil"/>
              <w:left w:val="nil"/>
              <w:bottom w:val="nil"/>
              <w:right w:val="nil"/>
            </w:tcBorders>
          </w:tcPr>
          <w:p w14:paraId="6BEC0A33"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1.60%</w:t>
            </w:r>
          </w:p>
        </w:tc>
        <w:tc>
          <w:tcPr>
            <w:tcW w:w="576" w:type="pct"/>
            <w:tcBorders>
              <w:top w:val="nil"/>
              <w:left w:val="nil"/>
              <w:bottom w:val="nil"/>
              <w:right w:val="nil"/>
            </w:tcBorders>
          </w:tcPr>
          <w:p w14:paraId="5950302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14:paraId="73FE17FB" w14:textId="77777777" w:rsidTr="009D7810">
        <w:trPr>
          <w:trHeight w:val="429"/>
        </w:trPr>
        <w:tc>
          <w:tcPr>
            <w:tcW w:w="1565" w:type="pct"/>
            <w:vMerge/>
            <w:tcBorders>
              <w:left w:val="nil"/>
              <w:bottom w:val="nil"/>
              <w:right w:val="nil"/>
            </w:tcBorders>
            <w:vAlign w:val="center"/>
          </w:tcPr>
          <w:p w14:paraId="7DCEA39B"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7B676837"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60</w:t>
            </w:r>
            <w:r w:rsidRPr="009D7810">
              <w:rPr>
                <w:rFonts w:ascii="Times New Roman" w:eastAsia="宋体" w:hAnsi="Times New Roman" w:cs="Times New Roman" w:hint="eastAsia"/>
                <w:kern w:val="0"/>
                <w:sz w:val="20"/>
                <w:szCs w:val="20"/>
              </w:rPr>
              <w:t>岁以上（</w:t>
            </w:r>
            <w:r w:rsidRPr="009D7810">
              <w:rPr>
                <w:rFonts w:ascii="Times New Roman" w:eastAsia="宋体" w:hAnsi="Times New Roman" w:cs="Times New Roman" w:hint="eastAsia"/>
                <w:kern w:val="0"/>
                <w:sz w:val="20"/>
                <w:szCs w:val="20"/>
              </w:rPr>
              <w:t>10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4916105F"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1127</w:t>
            </w:r>
          </w:p>
        </w:tc>
        <w:tc>
          <w:tcPr>
            <w:tcW w:w="1141" w:type="pct"/>
            <w:tcBorders>
              <w:top w:val="nil"/>
              <w:left w:val="nil"/>
              <w:bottom w:val="nil"/>
              <w:right w:val="nil"/>
            </w:tcBorders>
          </w:tcPr>
          <w:p w14:paraId="6E7EF93B"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7.78%</w:t>
            </w:r>
          </w:p>
        </w:tc>
        <w:tc>
          <w:tcPr>
            <w:tcW w:w="576" w:type="pct"/>
            <w:tcBorders>
              <w:top w:val="nil"/>
              <w:left w:val="nil"/>
              <w:bottom w:val="nil"/>
              <w:right w:val="nil"/>
            </w:tcBorders>
          </w:tcPr>
          <w:p w14:paraId="182C3BC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783E1847" w14:textId="77777777" w:rsidTr="009D7810">
        <w:tc>
          <w:tcPr>
            <w:tcW w:w="1565" w:type="pct"/>
            <w:vMerge w:val="restart"/>
            <w:tcBorders>
              <w:top w:val="nil"/>
              <w:left w:val="nil"/>
              <w:right w:val="nil"/>
            </w:tcBorders>
            <w:vAlign w:val="center"/>
          </w:tcPr>
          <w:p w14:paraId="75EAFE7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婚姻状态</w:t>
            </w:r>
          </w:p>
        </w:tc>
        <w:tc>
          <w:tcPr>
            <w:tcW w:w="1212" w:type="pct"/>
            <w:tcBorders>
              <w:top w:val="nil"/>
              <w:left w:val="nil"/>
              <w:bottom w:val="nil"/>
              <w:right w:val="nil"/>
            </w:tcBorders>
          </w:tcPr>
          <w:p w14:paraId="53309529"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未婚及其他（</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09D72AD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7541</w:t>
            </w:r>
          </w:p>
        </w:tc>
        <w:tc>
          <w:tcPr>
            <w:tcW w:w="1141" w:type="pct"/>
            <w:tcBorders>
              <w:top w:val="nil"/>
              <w:left w:val="nil"/>
              <w:bottom w:val="nil"/>
              <w:right w:val="nil"/>
            </w:tcBorders>
          </w:tcPr>
          <w:p w14:paraId="1E92ADD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52.06%</w:t>
            </w:r>
          </w:p>
        </w:tc>
        <w:tc>
          <w:tcPr>
            <w:tcW w:w="576" w:type="pct"/>
            <w:tcBorders>
              <w:top w:val="nil"/>
              <w:left w:val="nil"/>
              <w:bottom w:val="nil"/>
              <w:right w:val="nil"/>
            </w:tcBorders>
          </w:tcPr>
          <w:p w14:paraId="7C237B4C"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1E016F5B" w14:textId="77777777" w:rsidTr="009D7810">
        <w:tc>
          <w:tcPr>
            <w:tcW w:w="1565" w:type="pct"/>
            <w:vMerge/>
            <w:tcBorders>
              <w:left w:val="nil"/>
              <w:bottom w:val="nil"/>
              <w:right w:val="nil"/>
            </w:tcBorders>
            <w:vAlign w:val="center"/>
          </w:tcPr>
          <w:p w14:paraId="01365DCC"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1DB9144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已婚（</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604BD85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6944</w:t>
            </w:r>
          </w:p>
        </w:tc>
        <w:tc>
          <w:tcPr>
            <w:tcW w:w="1141" w:type="pct"/>
            <w:tcBorders>
              <w:top w:val="nil"/>
              <w:left w:val="nil"/>
              <w:bottom w:val="nil"/>
              <w:right w:val="nil"/>
            </w:tcBorders>
          </w:tcPr>
          <w:p w14:paraId="58B739D7"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47.94%</w:t>
            </w:r>
          </w:p>
        </w:tc>
        <w:tc>
          <w:tcPr>
            <w:tcW w:w="576" w:type="pct"/>
            <w:tcBorders>
              <w:top w:val="nil"/>
              <w:left w:val="nil"/>
              <w:bottom w:val="nil"/>
              <w:right w:val="nil"/>
            </w:tcBorders>
          </w:tcPr>
          <w:p w14:paraId="0832C02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3DEF9520" w14:textId="77777777" w:rsidTr="009D7810">
        <w:tc>
          <w:tcPr>
            <w:tcW w:w="1565" w:type="pct"/>
            <w:vMerge w:val="restart"/>
            <w:tcBorders>
              <w:top w:val="nil"/>
              <w:left w:val="nil"/>
              <w:right w:val="nil"/>
            </w:tcBorders>
            <w:vAlign w:val="center"/>
          </w:tcPr>
          <w:p w14:paraId="3819C6D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子女</w:t>
            </w:r>
            <w:r w:rsidRPr="009D7810">
              <w:rPr>
                <w:rFonts w:ascii="Times New Roman" w:eastAsia="宋体" w:hAnsi="Times New Roman" w:cs="Times New Roman" w:hint="eastAsia"/>
                <w:kern w:val="0"/>
                <w:sz w:val="20"/>
                <w:szCs w:val="20"/>
              </w:rPr>
              <w:t>情况</w:t>
            </w:r>
          </w:p>
        </w:tc>
        <w:tc>
          <w:tcPr>
            <w:tcW w:w="1212" w:type="pct"/>
            <w:tcBorders>
              <w:top w:val="nil"/>
              <w:left w:val="nil"/>
              <w:bottom w:val="nil"/>
              <w:right w:val="nil"/>
            </w:tcBorders>
          </w:tcPr>
          <w:p w14:paraId="4FEDABE0"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无子女（</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6BE789B0"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7112</w:t>
            </w:r>
          </w:p>
        </w:tc>
        <w:tc>
          <w:tcPr>
            <w:tcW w:w="1141" w:type="pct"/>
            <w:tcBorders>
              <w:top w:val="nil"/>
              <w:left w:val="nil"/>
              <w:bottom w:val="nil"/>
              <w:right w:val="nil"/>
            </w:tcBorders>
          </w:tcPr>
          <w:p w14:paraId="2C9A128F"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49.10%</w:t>
            </w:r>
          </w:p>
        </w:tc>
        <w:tc>
          <w:tcPr>
            <w:tcW w:w="576" w:type="pct"/>
            <w:tcBorders>
              <w:top w:val="nil"/>
              <w:left w:val="nil"/>
              <w:bottom w:val="nil"/>
              <w:right w:val="nil"/>
            </w:tcBorders>
          </w:tcPr>
          <w:p w14:paraId="2DC6C7E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00E78F21" w14:textId="77777777" w:rsidTr="009D7810">
        <w:tc>
          <w:tcPr>
            <w:tcW w:w="1565" w:type="pct"/>
            <w:vMerge/>
            <w:tcBorders>
              <w:left w:val="nil"/>
              <w:bottom w:val="nil"/>
              <w:right w:val="nil"/>
            </w:tcBorders>
            <w:vAlign w:val="center"/>
          </w:tcPr>
          <w:p w14:paraId="2B38CCE9"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3D19C9C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有子女（</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215ECDE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7373</w:t>
            </w:r>
          </w:p>
        </w:tc>
        <w:tc>
          <w:tcPr>
            <w:tcW w:w="1141" w:type="pct"/>
            <w:tcBorders>
              <w:top w:val="nil"/>
              <w:left w:val="nil"/>
              <w:bottom w:val="nil"/>
              <w:right w:val="nil"/>
            </w:tcBorders>
          </w:tcPr>
          <w:p w14:paraId="4D0E055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50.90%</w:t>
            </w:r>
          </w:p>
        </w:tc>
        <w:tc>
          <w:tcPr>
            <w:tcW w:w="576" w:type="pct"/>
            <w:tcBorders>
              <w:top w:val="nil"/>
              <w:left w:val="nil"/>
              <w:bottom w:val="nil"/>
              <w:right w:val="nil"/>
            </w:tcBorders>
          </w:tcPr>
          <w:p w14:paraId="2DF0909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7CB23180" w14:textId="77777777" w:rsidTr="009D7810">
        <w:tc>
          <w:tcPr>
            <w:tcW w:w="1565" w:type="pct"/>
            <w:vMerge w:val="restart"/>
            <w:tcBorders>
              <w:top w:val="nil"/>
              <w:left w:val="nil"/>
              <w:right w:val="nil"/>
            </w:tcBorders>
            <w:vAlign w:val="center"/>
          </w:tcPr>
          <w:p w14:paraId="359695E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户口</w:t>
            </w:r>
            <w:r w:rsidRPr="009D7810">
              <w:rPr>
                <w:rFonts w:ascii="Times New Roman" w:eastAsia="宋体" w:hAnsi="Times New Roman" w:cs="Times New Roman" w:hint="eastAsia"/>
                <w:kern w:val="0"/>
                <w:sz w:val="20"/>
                <w:szCs w:val="20"/>
              </w:rPr>
              <w:t>类型</w:t>
            </w:r>
          </w:p>
        </w:tc>
        <w:tc>
          <w:tcPr>
            <w:tcW w:w="1212" w:type="pct"/>
            <w:tcBorders>
              <w:top w:val="nil"/>
              <w:left w:val="nil"/>
              <w:bottom w:val="nil"/>
              <w:right w:val="nil"/>
            </w:tcBorders>
          </w:tcPr>
          <w:p w14:paraId="6D01B753"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农村户口（</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75E2E76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6212</w:t>
            </w:r>
          </w:p>
        </w:tc>
        <w:tc>
          <w:tcPr>
            <w:tcW w:w="1141" w:type="pct"/>
            <w:tcBorders>
              <w:top w:val="nil"/>
              <w:left w:val="nil"/>
              <w:bottom w:val="nil"/>
              <w:right w:val="nil"/>
            </w:tcBorders>
          </w:tcPr>
          <w:p w14:paraId="1CD37A9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42.89%</w:t>
            </w:r>
          </w:p>
        </w:tc>
        <w:tc>
          <w:tcPr>
            <w:tcW w:w="576" w:type="pct"/>
            <w:tcBorders>
              <w:top w:val="nil"/>
              <w:left w:val="nil"/>
              <w:bottom w:val="nil"/>
              <w:right w:val="nil"/>
            </w:tcBorders>
          </w:tcPr>
          <w:p w14:paraId="78129A3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43017734" w14:textId="77777777" w:rsidTr="009D7810">
        <w:tc>
          <w:tcPr>
            <w:tcW w:w="1565" w:type="pct"/>
            <w:vMerge/>
            <w:tcBorders>
              <w:left w:val="nil"/>
              <w:bottom w:val="nil"/>
              <w:right w:val="nil"/>
            </w:tcBorders>
            <w:vAlign w:val="center"/>
          </w:tcPr>
          <w:p w14:paraId="5B21E453"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3E41227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城镇户口（</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63D4E32F"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8273</w:t>
            </w:r>
          </w:p>
        </w:tc>
        <w:tc>
          <w:tcPr>
            <w:tcW w:w="1141" w:type="pct"/>
            <w:tcBorders>
              <w:top w:val="nil"/>
              <w:left w:val="nil"/>
              <w:bottom w:val="nil"/>
              <w:right w:val="nil"/>
            </w:tcBorders>
          </w:tcPr>
          <w:p w14:paraId="791C70B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57.11%</w:t>
            </w:r>
          </w:p>
        </w:tc>
        <w:tc>
          <w:tcPr>
            <w:tcW w:w="576" w:type="pct"/>
            <w:tcBorders>
              <w:top w:val="nil"/>
              <w:left w:val="nil"/>
              <w:bottom w:val="nil"/>
              <w:right w:val="nil"/>
            </w:tcBorders>
          </w:tcPr>
          <w:p w14:paraId="531E0DBA"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6C17ED98" w14:textId="77777777" w:rsidTr="009D7810">
        <w:tc>
          <w:tcPr>
            <w:tcW w:w="1565" w:type="pct"/>
            <w:vMerge w:val="restart"/>
            <w:tcBorders>
              <w:top w:val="nil"/>
              <w:left w:val="nil"/>
              <w:right w:val="nil"/>
            </w:tcBorders>
            <w:vAlign w:val="center"/>
          </w:tcPr>
          <w:p w14:paraId="04485F1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工作所在地区</w:t>
            </w:r>
            <w:r w:rsidRPr="009D7810">
              <w:rPr>
                <w:rStyle w:val="afa"/>
                <w:rFonts w:ascii="宋体" w:eastAsia="宋体" w:hAnsi="宋体" w:cs="Times New Roman"/>
                <w:kern w:val="0"/>
                <w:sz w:val="20"/>
                <w:szCs w:val="20"/>
              </w:rPr>
              <w:footnoteReference w:id="8"/>
            </w:r>
          </w:p>
        </w:tc>
        <w:tc>
          <w:tcPr>
            <w:tcW w:w="1212" w:type="pct"/>
            <w:tcBorders>
              <w:top w:val="nil"/>
              <w:left w:val="nil"/>
              <w:bottom w:val="nil"/>
              <w:right w:val="nil"/>
            </w:tcBorders>
          </w:tcPr>
          <w:p w14:paraId="67742D92"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东北地区（</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6F0539CA"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795</w:t>
            </w:r>
          </w:p>
        </w:tc>
        <w:tc>
          <w:tcPr>
            <w:tcW w:w="1141" w:type="pct"/>
            <w:tcBorders>
              <w:top w:val="nil"/>
              <w:left w:val="nil"/>
              <w:bottom w:val="nil"/>
              <w:right w:val="nil"/>
            </w:tcBorders>
          </w:tcPr>
          <w:p w14:paraId="3686EEF9"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5.49%</w:t>
            </w:r>
          </w:p>
        </w:tc>
        <w:tc>
          <w:tcPr>
            <w:tcW w:w="576" w:type="pct"/>
            <w:tcBorders>
              <w:top w:val="nil"/>
              <w:left w:val="nil"/>
              <w:bottom w:val="nil"/>
              <w:right w:val="nil"/>
            </w:tcBorders>
          </w:tcPr>
          <w:p w14:paraId="718A923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2E30F1AC" w14:textId="77777777" w:rsidTr="009D7810">
        <w:tc>
          <w:tcPr>
            <w:tcW w:w="1565" w:type="pct"/>
            <w:vMerge/>
            <w:tcBorders>
              <w:left w:val="nil"/>
              <w:right w:val="nil"/>
            </w:tcBorders>
            <w:vAlign w:val="center"/>
          </w:tcPr>
          <w:p w14:paraId="6D02C119"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1DB6D70B"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东部（</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0A647753"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10104</w:t>
            </w:r>
          </w:p>
        </w:tc>
        <w:tc>
          <w:tcPr>
            <w:tcW w:w="1141" w:type="pct"/>
            <w:tcBorders>
              <w:top w:val="nil"/>
              <w:left w:val="nil"/>
              <w:bottom w:val="nil"/>
              <w:right w:val="nil"/>
            </w:tcBorders>
          </w:tcPr>
          <w:p w14:paraId="4B4252B7"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69.75%</w:t>
            </w:r>
          </w:p>
        </w:tc>
        <w:tc>
          <w:tcPr>
            <w:tcW w:w="576" w:type="pct"/>
            <w:tcBorders>
              <w:top w:val="nil"/>
              <w:left w:val="nil"/>
              <w:bottom w:val="nil"/>
              <w:right w:val="nil"/>
            </w:tcBorders>
          </w:tcPr>
          <w:p w14:paraId="4A6C0CB9"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05E67CD5" w14:textId="77777777" w:rsidTr="009D7810">
        <w:tc>
          <w:tcPr>
            <w:tcW w:w="1565" w:type="pct"/>
            <w:vMerge/>
            <w:tcBorders>
              <w:left w:val="nil"/>
              <w:right w:val="nil"/>
            </w:tcBorders>
            <w:vAlign w:val="center"/>
          </w:tcPr>
          <w:p w14:paraId="26B40C82"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6450937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中部（</w:t>
            </w:r>
            <w:r w:rsidRPr="009D7810">
              <w:rPr>
                <w:rFonts w:ascii="Times New Roman" w:eastAsia="宋体" w:hAnsi="Times New Roman" w:cs="Times New Roman" w:hint="eastAsia"/>
                <w:kern w:val="0"/>
                <w:sz w:val="20"/>
                <w:szCs w:val="20"/>
              </w:rPr>
              <w:t>2</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02363DEF"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2101</w:t>
            </w:r>
          </w:p>
        </w:tc>
        <w:tc>
          <w:tcPr>
            <w:tcW w:w="1141" w:type="pct"/>
            <w:tcBorders>
              <w:top w:val="nil"/>
              <w:left w:val="nil"/>
              <w:bottom w:val="nil"/>
              <w:right w:val="nil"/>
            </w:tcBorders>
          </w:tcPr>
          <w:p w14:paraId="75F2BD6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14.50%</w:t>
            </w:r>
          </w:p>
        </w:tc>
        <w:tc>
          <w:tcPr>
            <w:tcW w:w="576" w:type="pct"/>
            <w:tcBorders>
              <w:top w:val="nil"/>
              <w:left w:val="nil"/>
              <w:bottom w:val="nil"/>
              <w:right w:val="nil"/>
            </w:tcBorders>
          </w:tcPr>
          <w:p w14:paraId="7C5938D7"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48F56AB5" w14:textId="77777777" w:rsidTr="009D7810">
        <w:tc>
          <w:tcPr>
            <w:tcW w:w="1565" w:type="pct"/>
            <w:vMerge/>
            <w:tcBorders>
              <w:left w:val="nil"/>
              <w:bottom w:val="nil"/>
              <w:right w:val="nil"/>
            </w:tcBorders>
            <w:vAlign w:val="center"/>
          </w:tcPr>
          <w:p w14:paraId="764F9A1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66D68233"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西部（</w:t>
            </w:r>
            <w:r w:rsidRPr="009D7810">
              <w:rPr>
                <w:rFonts w:ascii="Times New Roman" w:eastAsia="宋体" w:hAnsi="Times New Roman" w:cs="Times New Roman" w:hint="eastAsia"/>
                <w:kern w:val="0"/>
                <w:sz w:val="20"/>
                <w:szCs w:val="20"/>
              </w:rPr>
              <w:t>3</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4E4DBA50"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1485</w:t>
            </w:r>
          </w:p>
        </w:tc>
        <w:tc>
          <w:tcPr>
            <w:tcW w:w="1141" w:type="pct"/>
            <w:tcBorders>
              <w:top w:val="nil"/>
              <w:left w:val="nil"/>
              <w:bottom w:val="nil"/>
              <w:right w:val="nil"/>
            </w:tcBorders>
          </w:tcPr>
          <w:p w14:paraId="16F17C7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10.25%</w:t>
            </w:r>
          </w:p>
        </w:tc>
        <w:tc>
          <w:tcPr>
            <w:tcW w:w="576" w:type="pct"/>
            <w:tcBorders>
              <w:top w:val="nil"/>
              <w:left w:val="nil"/>
              <w:bottom w:val="nil"/>
              <w:right w:val="nil"/>
            </w:tcBorders>
          </w:tcPr>
          <w:p w14:paraId="494075D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1382712B" w14:textId="77777777" w:rsidTr="009D7810">
        <w:tc>
          <w:tcPr>
            <w:tcW w:w="1565" w:type="pct"/>
            <w:vMerge w:val="restart"/>
            <w:tcBorders>
              <w:top w:val="nil"/>
              <w:left w:val="nil"/>
              <w:right w:val="nil"/>
            </w:tcBorders>
            <w:vAlign w:val="center"/>
          </w:tcPr>
          <w:p w14:paraId="405CC58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政治面貌</w:t>
            </w:r>
          </w:p>
        </w:tc>
        <w:tc>
          <w:tcPr>
            <w:tcW w:w="1212" w:type="pct"/>
            <w:tcBorders>
              <w:top w:val="nil"/>
              <w:left w:val="nil"/>
              <w:bottom w:val="nil"/>
              <w:right w:val="nil"/>
            </w:tcBorders>
          </w:tcPr>
          <w:p w14:paraId="42125542"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非中共党员（</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545DABE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11054</w:t>
            </w:r>
          </w:p>
        </w:tc>
        <w:tc>
          <w:tcPr>
            <w:tcW w:w="1141" w:type="pct"/>
            <w:tcBorders>
              <w:top w:val="nil"/>
              <w:left w:val="nil"/>
              <w:bottom w:val="nil"/>
              <w:right w:val="nil"/>
            </w:tcBorders>
          </w:tcPr>
          <w:p w14:paraId="289992F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76.31%</w:t>
            </w:r>
          </w:p>
        </w:tc>
        <w:tc>
          <w:tcPr>
            <w:tcW w:w="576" w:type="pct"/>
            <w:tcBorders>
              <w:top w:val="nil"/>
              <w:left w:val="nil"/>
              <w:bottom w:val="nil"/>
              <w:right w:val="nil"/>
            </w:tcBorders>
          </w:tcPr>
          <w:p w14:paraId="26A7EED7"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721CBFEC" w14:textId="77777777" w:rsidTr="009D7810">
        <w:tc>
          <w:tcPr>
            <w:tcW w:w="1565" w:type="pct"/>
            <w:vMerge/>
            <w:tcBorders>
              <w:left w:val="nil"/>
              <w:right w:val="nil"/>
            </w:tcBorders>
          </w:tcPr>
          <w:p w14:paraId="0E3C47E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399F351F"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中共党员（</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2BC5B5B0"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3431</w:t>
            </w:r>
          </w:p>
        </w:tc>
        <w:tc>
          <w:tcPr>
            <w:tcW w:w="1141" w:type="pct"/>
            <w:tcBorders>
              <w:top w:val="nil"/>
              <w:left w:val="nil"/>
              <w:bottom w:val="nil"/>
              <w:right w:val="nil"/>
            </w:tcBorders>
          </w:tcPr>
          <w:p w14:paraId="5AD7E91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23.69%</w:t>
            </w:r>
          </w:p>
        </w:tc>
        <w:tc>
          <w:tcPr>
            <w:tcW w:w="576" w:type="pct"/>
            <w:tcBorders>
              <w:top w:val="nil"/>
              <w:left w:val="nil"/>
              <w:bottom w:val="nil"/>
              <w:right w:val="nil"/>
            </w:tcBorders>
          </w:tcPr>
          <w:p w14:paraId="2816147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197A5C74" w14:textId="77777777" w:rsidTr="009D7810">
        <w:tc>
          <w:tcPr>
            <w:tcW w:w="1565" w:type="pct"/>
            <w:tcBorders>
              <w:top w:val="nil"/>
              <w:left w:val="nil"/>
              <w:bottom w:val="nil"/>
              <w:right w:val="nil"/>
            </w:tcBorders>
            <w:vAlign w:val="center"/>
          </w:tcPr>
          <w:p w14:paraId="47D49DB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本人受</w:t>
            </w:r>
            <w:r w:rsidRPr="009D7810">
              <w:rPr>
                <w:rFonts w:ascii="Times New Roman" w:eastAsia="宋体" w:hAnsi="Times New Roman" w:cs="Times New Roman"/>
                <w:kern w:val="0"/>
                <w:sz w:val="20"/>
                <w:szCs w:val="20"/>
              </w:rPr>
              <w:t>教育年限</w:t>
            </w:r>
          </w:p>
        </w:tc>
        <w:tc>
          <w:tcPr>
            <w:tcW w:w="1212" w:type="pct"/>
            <w:tcBorders>
              <w:top w:val="nil"/>
              <w:left w:val="nil"/>
              <w:bottom w:val="nil"/>
              <w:right w:val="nil"/>
            </w:tcBorders>
          </w:tcPr>
          <w:p w14:paraId="42B30D1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9</w:t>
            </w:r>
            <w:r w:rsidRPr="009D7810">
              <w:rPr>
                <w:rFonts w:ascii="Times New Roman" w:eastAsia="宋体" w:hAnsi="Times New Roman" w:cs="Times New Roman"/>
                <w:kern w:val="0"/>
                <w:sz w:val="20"/>
                <w:szCs w:val="20"/>
              </w:rPr>
              <w:t xml:space="preserve">, </w:t>
            </w:r>
            <w:r w:rsidRPr="009D7810">
              <w:rPr>
                <w:rFonts w:ascii="Times New Roman" w:eastAsia="宋体" w:hAnsi="Times New Roman" w:cs="Times New Roman" w:hint="eastAsia"/>
                <w:kern w:val="0"/>
                <w:sz w:val="20"/>
                <w:szCs w:val="20"/>
              </w:rPr>
              <w:t>21</w:t>
            </w: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 xml:space="preserve"> </w:t>
            </w:r>
            <w:r w:rsidRPr="009D7810">
              <w:rPr>
                <w:rFonts w:ascii="Cambria Math" w:hAnsi="Cambria Math" w:cs="Cambria Math"/>
                <w:sz w:val="20"/>
                <w:szCs w:val="20"/>
              </w:rPr>
              <w:t>⊂</w:t>
            </w:r>
            <w:r w:rsidRPr="009D7810">
              <w:rPr>
                <w:rFonts w:ascii="Times New Roman" w:hAnsi="Times New Roman" w:cs="Times New Roman"/>
                <w:sz w:val="20"/>
                <w:szCs w:val="20"/>
              </w:rPr>
              <w:t xml:space="preserve"> </w:t>
            </w:r>
            <w:r w:rsidRPr="009D7810">
              <w:rPr>
                <w:rFonts w:ascii="Times New Roman" w:hAnsi="Times New Roman" w:cs="Times New Roman" w:hint="eastAsia"/>
                <w:sz w:val="20"/>
                <w:szCs w:val="20"/>
              </w:rPr>
              <w:t>R</w:t>
            </w:r>
          </w:p>
        </w:tc>
        <w:tc>
          <w:tcPr>
            <w:tcW w:w="506" w:type="pct"/>
            <w:tcBorders>
              <w:top w:val="nil"/>
              <w:left w:val="nil"/>
              <w:bottom w:val="nil"/>
              <w:right w:val="nil"/>
            </w:tcBorders>
          </w:tcPr>
          <w:p w14:paraId="6A09C0C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14485</w:t>
            </w:r>
          </w:p>
        </w:tc>
        <w:tc>
          <w:tcPr>
            <w:tcW w:w="1141" w:type="pct"/>
            <w:tcBorders>
              <w:top w:val="nil"/>
              <w:left w:val="nil"/>
              <w:bottom w:val="nil"/>
              <w:right w:val="nil"/>
            </w:tcBorders>
          </w:tcPr>
          <w:p w14:paraId="1335B6EA"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15.56</w:t>
            </w:r>
          </w:p>
        </w:tc>
        <w:tc>
          <w:tcPr>
            <w:tcW w:w="576" w:type="pct"/>
            <w:tcBorders>
              <w:top w:val="nil"/>
              <w:left w:val="nil"/>
              <w:bottom w:val="nil"/>
              <w:right w:val="nil"/>
            </w:tcBorders>
          </w:tcPr>
          <w:p w14:paraId="0EB6E4F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2.54</w:t>
            </w:r>
          </w:p>
        </w:tc>
      </w:tr>
      <w:tr w:rsidR="00E17DCD" w:rsidRPr="003A5249" w14:paraId="45DA500A" w14:textId="77777777" w:rsidTr="009D7810">
        <w:tc>
          <w:tcPr>
            <w:tcW w:w="1565" w:type="pct"/>
            <w:tcBorders>
              <w:top w:val="nil"/>
              <w:left w:val="nil"/>
              <w:bottom w:val="nil"/>
              <w:right w:val="nil"/>
            </w:tcBorders>
            <w:vAlign w:val="center"/>
          </w:tcPr>
          <w:p w14:paraId="063992A1"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lastRenderedPageBreak/>
              <w:t>父亲</w:t>
            </w:r>
            <w:r w:rsidRPr="009D7810">
              <w:rPr>
                <w:rFonts w:ascii="Times New Roman" w:eastAsia="宋体" w:hAnsi="Times New Roman" w:cs="Times New Roman" w:hint="eastAsia"/>
                <w:kern w:val="0"/>
                <w:sz w:val="20"/>
                <w:szCs w:val="20"/>
              </w:rPr>
              <w:t>受教育年限</w:t>
            </w:r>
          </w:p>
        </w:tc>
        <w:tc>
          <w:tcPr>
            <w:tcW w:w="1212" w:type="pct"/>
            <w:tcBorders>
              <w:top w:val="nil"/>
              <w:left w:val="nil"/>
              <w:bottom w:val="nil"/>
              <w:right w:val="nil"/>
            </w:tcBorders>
          </w:tcPr>
          <w:p w14:paraId="69BADEB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9</w:t>
            </w:r>
            <w:r w:rsidRPr="009D7810">
              <w:rPr>
                <w:rFonts w:ascii="Times New Roman" w:eastAsia="宋体" w:hAnsi="Times New Roman" w:cs="Times New Roman"/>
                <w:kern w:val="0"/>
                <w:sz w:val="20"/>
                <w:szCs w:val="20"/>
              </w:rPr>
              <w:t xml:space="preserve">, </w:t>
            </w:r>
            <w:r w:rsidRPr="009D7810">
              <w:rPr>
                <w:rFonts w:ascii="Times New Roman" w:eastAsia="宋体" w:hAnsi="Times New Roman" w:cs="Times New Roman" w:hint="eastAsia"/>
                <w:kern w:val="0"/>
                <w:sz w:val="20"/>
                <w:szCs w:val="20"/>
              </w:rPr>
              <w:t>21</w:t>
            </w: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 xml:space="preserve"> </w:t>
            </w:r>
            <w:r w:rsidRPr="009D7810">
              <w:rPr>
                <w:rFonts w:ascii="Cambria Math" w:hAnsi="Cambria Math" w:cs="Cambria Math"/>
                <w:sz w:val="20"/>
                <w:szCs w:val="20"/>
              </w:rPr>
              <w:t>⊂</w:t>
            </w:r>
            <w:r w:rsidRPr="009D7810">
              <w:rPr>
                <w:rFonts w:ascii="Times New Roman" w:hAnsi="Times New Roman" w:cs="Times New Roman"/>
                <w:sz w:val="20"/>
                <w:szCs w:val="20"/>
              </w:rPr>
              <w:t xml:space="preserve"> </w:t>
            </w:r>
            <w:r w:rsidRPr="009D7810">
              <w:rPr>
                <w:rFonts w:ascii="Times New Roman" w:hAnsi="Times New Roman" w:cs="Times New Roman" w:hint="eastAsia"/>
                <w:sz w:val="20"/>
                <w:szCs w:val="20"/>
              </w:rPr>
              <w:t>R</w:t>
            </w:r>
          </w:p>
        </w:tc>
        <w:tc>
          <w:tcPr>
            <w:tcW w:w="506" w:type="pct"/>
            <w:tcBorders>
              <w:top w:val="nil"/>
              <w:left w:val="nil"/>
              <w:bottom w:val="nil"/>
              <w:right w:val="nil"/>
            </w:tcBorders>
          </w:tcPr>
          <w:p w14:paraId="40FEDD1C"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14485</w:t>
            </w:r>
          </w:p>
        </w:tc>
        <w:tc>
          <w:tcPr>
            <w:tcW w:w="1141" w:type="pct"/>
            <w:tcBorders>
              <w:top w:val="nil"/>
              <w:left w:val="nil"/>
              <w:bottom w:val="nil"/>
              <w:right w:val="nil"/>
            </w:tcBorders>
          </w:tcPr>
          <w:p w14:paraId="0C7551B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11.59</w:t>
            </w:r>
          </w:p>
        </w:tc>
        <w:tc>
          <w:tcPr>
            <w:tcW w:w="576" w:type="pct"/>
            <w:tcBorders>
              <w:top w:val="nil"/>
              <w:left w:val="nil"/>
              <w:bottom w:val="nil"/>
              <w:right w:val="nil"/>
            </w:tcBorders>
          </w:tcPr>
          <w:p w14:paraId="0BCCAB75"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2.78</w:t>
            </w:r>
          </w:p>
        </w:tc>
      </w:tr>
      <w:tr w:rsidR="00E17DCD" w:rsidRPr="003A5249" w14:paraId="7EA34434" w14:textId="77777777" w:rsidTr="009D7810">
        <w:tc>
          <w:tcPr>
            <w:tcW w:w="1565" w:type="pct"/>
            <w:tcBorders>
              <w:top w:val="nil"/>
              <w:left w:val="nil"/>
              <w:bottom w:val="nil"/>
              <w:right w:val="nil"/>
            </w:tcBorders>
            <w:vAlign w:val="center"/>
          </w:tcPr>
          <w:p w14:paraId="633D73BC"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母</w:t>
            </w:r>
            <w:r w:rsidRPr="009D7810">
              <w:rPr>
                <w:rFonts w:ascii="Times New Roman" w:eastAsia="宋体" w:hAnsi="Times New Roman" w:cs="Times New Roman"/>
                <w:kern w:val="0"/>
                <w:sz w:val="20"/>
                <w:szCs w:val="20"/>
              </w:rPr>
              <w:t>亲</w:t>
            </w:r>
            <w:r w:rsidRPr="009D7810">
              <w:rPr>
                <w:rFonts w:ascii="Times New Roman" w:eastAsia="宋体" w:hAnsi="Times New Roman" w:cs="Times New Roman" w:hint="eastAsia"/>
                <w:kern w:val="0"/>
                <w:sz w:val="20"/>
                <w:szCs w:val="20"/>
              </w:rPr>
              <w:t>受教育年限</w:t>
            </w:r>
          </w:p>
        </w:tc>
        <w:tc>
          <w:tcPr>
            <w:tcW w:w="1212" w:type="pct"/>
            <w:tcBorders>
              <w:top w:val="nil"/>
              <w:left w:val="nil"/>
              <w:bottom w:val="nil"/>
              <w:right w:val="nil"/>
            </w:tcBorders>
          </w:tcPr>
          <w:p w14:paraId="478DE6E9"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9</w:t>
            </w:r>
            <w:r w:rsidRPr="009D7810">
              <w:rPr>
                <w:rFonts w:ascii="Times New Roman" w:eastAsia="宋体" w:hAnsi="Times New Roman" w:cs="Times New Roman"/>
                <w:kern w:val="0"/>
                <w:sz w:val="20"/>
                <w:szCs w:val="20"/>
              </w:rPr>
              <w:t xml:space="preserve">, </w:t>
            </w:r>
            <w:r w:rsidRPr="009D7810">
              <w:rPr>
                <w:rFonts w:ascii="Times New Roman" w:eastAsia="宋体" w:hAnsi="Times New Roman" w:cs="Times New Roman" w:hint="eastAsia"/>
                <w:kern w:val="0"/>
                <w:sz w:val="20"/>
                <w:szCs w:val="20"/>
              </w:rPr>
              <w:t>21</w:t>
            </w: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 xml:space="preserve"> </w:t>
            </w:r>
            <w:r w:rsidRPr="009D7810">
              <w:rPr>
                <w:rFonts w:ascii="Cambria Math" w:hAnsi="Cambria Math" w:cs="Cambria Math"/>
                <w:sz w:val="20"/>
                <w:szCs w:val="20"/>
              </w:rPr>
              <w:t>⊂</w:t>
            </w:r>
            <w:r w:rsidRPr="009D7810">
              <w:rPr>
                <w:rFonts w:ascii="Times New Roman" w:hAnsi="Times New Roman" w:cs="Times New Roman"/>
                <w:sz w:val="20"/>
                <w:szCs w:val="20"/>
              </w:rPr>
              <w:t xml:space="preserve"> </w:t>
            </w:r>
            <w:r w:rsidRPr="009D7810">
              <w:rPr>
                <w:rFonts w:ascii="Times New Roman" w:hAnsi="Times New Roman" w:cs="Times New Roman" w:hint="eastAsia"/>
                <w:sz w:val="20"/>
                <w:szCs w:val="20"/>
              </w:rPr>
              <w:t>R</w:t>
            </w:r>
          </w:p>
        </w:tc>
        <w:tc>
          <w:tcPr>
            <w:tcW w:w="506" w:type="pct"/>
            <w:tcBorders>
              <w:top w:val="nil"/>
              <w:left w:val="nil"/>
              <w:bottom w:val="nil"/>
              <w:right w:val="nil"/>
            </w:tcBorders>
          </w:tcPr>
          <w:p w14:paraId="29E05CE6"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14485</w:t>
            </w:r>
          </w:p>
        </w:tc>
        <w:tc>
          <w:tcPr>
            <w:tcW w:w="1141" w:type="pct"/>
            <w:tcBorders>
              <w:top w:val="nil"/>
              <w:left w:val="nil"/>
              <w:bottom w:val="nil"/>
              <w:right w:val="nil"/>
            </w:tcBorders>
          </w:tcPr>
          <w:p w14:paraId="1F58BEBF"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11.26</w:t>
            </w:r>
          </w:p>
        </w:tc>
        <w:tc>
          <w:tcPr>
            <w:tcW w:w="576" w:type="pct"/>
            <w:tcBorders>
              <w:top w:val="nil"/>
              <w:left w:val="nil"/>
              <w:bottom w:val="nil"/>
              <w:right w:val="nil"/>
            </w:tcBorders>
          </w:tcPr>
          <w:p w14:paraId="2A9A5B09"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2.65</w:t>
            </w:r>
          </w:p>
        </w:tc>
      </w:tr>
      <w:tr w:rsidR="00AB5480" w:rsidRPr="003A5249" w14:paraId="0C733499" w14:textId="77777777" w:rsidTr="009D7810">
        <w:tc>
          <w:tcPr>
            <w:tcW w:w="1565" w:type="pct"/>
            <w:vMerge w:val="restart"/>
            <w:tcBorders>
              <w:top w:val="nil"/>
              <w:left w:val="nil"/>
              <w:right w:val="nil"/>
            </w:tcBorders>
            <w:vAlign w:val="center"/>
          </w:tcPr>
          <w:p w14:paraId="49DEEAC7" w14:textId="673CFD7F"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房产情况</w:t>
            </w:r>
          </w:p>
        </w:tc>
        <w:tc>
          <w:tcPr>
            <w:tcW w:w="1212" w:type="pct"/>
            <w:tcBorders>
              <w:top w:val="nil"/>
              <w:left w:val="nil"/>
              <w:bottom w:val="nil"/>
              <w:right w:val="nil"/>
            </w:tcBorders>
          </w:tcPr>
          <w:p w14:paraId="4EED3995" w14:textId="7134CBA2"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无房产（</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3953316B" w14:textId="2AC900DC"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7597</w:t>
            </w:r>
          </w:p>
        </w:tc>
        <w:tc>
          <w:tcPr>
            <w:tcW w:w="1141" w:type="pct"/>
            <w:tcBorders>
              <w:top w:val="nil"/>
              <w:left w:val="nil"/>
              <w:bottom w:val="nil"/>
              <w:right w:val="nil"/>
            </w:tcBorders>
          </w:tcPr>
          <w:p w14:paraId="7A044773" w14:textId="3401D406"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52.45%</w:t>
            </w:r>
          </w:p>
        </w:tc>
        <w:tc>
          <w:tcPr>
            <w:tcW w:w="576" w:type="pct"/>
            <w:tcBorders>
              <w:top w:val="nil"/>
              <w:left w:val="nil"/>
              <w:bottom w:val="nil"/>
              <w:right w:val="nil"/>
            </w:tcBorders>
          </w:tcPr>
          <w:p w14:paraId="1135F6CC" w14:textId="18B93349"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162B7A6C" w14:textId="77777777" w:rsidTr="009D7810">
        <w:tc>
          <w:tcPr>
            <w:tcW w:w="1565" w:type="pct"/>
            <w:vMerge/>
            <w:tcBorders>
              <w:left w:val="nil"/>
              <w:bottom w:val="nil"/>
              <w:right w:val="nil"/>
            </w:tcBorders>
            <w:vAlign w:val="center"/>
          </w:tcPr>
          <w:p w14:paraId="019B7D0C"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4518D4AE" w14:textId="0FB6DB94"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有房产（</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64A3EE34" w14:textId="1F22766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6888</w:t>
            </w:r>
          </w:p>
        </w:tc>
        <w:tc>
          <w:tcPr>
            <w:tcW w:w="1141" w:type="pct"/>
            <w:tcBorders>
              <w:top w:val="nil"/>
              <w:left w:val="nil"/>
              <w:bottom w:val="nil"/>
              <w:right w:val="nil"/>
            </w:tcBorders>
          </w:tcPr>
          <w:p w14:paraId="7FF621C5" w14:textId="02365FDC"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47.55%</w:t>
            </w:r>
          </w:p>
        </w:tc>
        <w:tc>
          <w:tcPr>
            <w:tcW w:w="576" w:type="pct"/>
            <w:tcBorders>
              <w:top w:val="nil"/>
              <w:left w:val="nil"/>
              <w:bottom w:val="nil"/>
              <w:right w:val="nil"/>
            </w:tcBorders>
          </w:tcPr>
          <w:p w14:paraId="207A7D73"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56FD1BEF" w14:textId="77777777" w:rsidTr="009D7810">
        <w:tc>
          <w:tcPr>
            <w:tcW w:w="1565" w:type="pct"/>
            <w:vMerge w:val="restart"/>
            <w:tcBorders>
              <w:top w:val="nil"/>
              <w:left w:val="nil"/>
              <w:right w:val="nil"/>
            </w:tcBorders>
            <w:vAlign w:val="center"/>
          </w:tcPr>
          <w:p w14:paraId="3AB5971E" w14:textId="240E1CAF"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车辆情况</w:t>
            </w:r>
          </w:p>
        </w:tc>
        <w:tc>
          <w:tcPr>
            <w:tcW w:w="1212" w:type="pct"/>
            <w:tcBorders>
              <w:top w:val="nil"/>
              <w:left w:val="nil"/>
              <w:bottom w:val="nil"/>
              <w:right w:val="nil"/>
            </w:tcBorders>
          </w:tcPr>
          <w:p w14:paraId="52D5AC11" w14:textId="2CCD2AAC"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无车（</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379A2E5B" w14:textId="21FCB2AF"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7805</w:t>
            </w:r>
          </w:p>
        </w:tc>
        <w:tc>
          <w:tcPr>
            <w:tcW w:w="1141" w:type="pct"/>
            <w:tcBorders>
              <w:top w:val="nil"/>
              <w:left w:val="nil"/>
              <w:bottom w:val="nil"/>
              <w:right w:val="nil"/>
            </w:tcBorders>
          </w:tcPr>
          <w:p w14:paraId="5310C84D" w14:textId="3B89663B"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53.88%</w:t>
            </w:r>
          </w:p>
        </w:tc>
        <w:tc>
          <w:tcPr>
            <w:tcW w:w="576" w:type="pct"/>
            <w:tcBorders>
              <w:top w:val="nil"/>
              <w:left w:val="nil"/>
              <w:bottom w:val="nil"/>
              <w:right w:val="nil"/>
            </w:tcBorders>
          </w:tcPr>
          <w:p w14:paraId="45E10DC3" w14:textId="5A6D6C21"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AB5480" w:rsidRPr="003A5249" w14:paraId="78FDCD5B" w14:textId="77777777" w:rsidTr="009D7810">
        <w:tc>
          <w:tcPr>
            <w:tcW w:w="1565" w:type="pct"/>
            <w:vMerge/>
            <w:tcBorders>
              <w:left w:val="nil"/>
              <w:right w:val="nil"/>
            </w:tcBorders>
            <w:vAlign w:val="center"/>
          </w:tcPr>
          <w:p w14:paraId="3BDCBAD5"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right w:val="nil"/>
            </w:tcBorders>
          </w:tcPr>
          <w:p w14:paraId="1DF84217" w14:textId="6E511502"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有车（</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right w:val="nil"/>
            </w:tcBorders>
          </w:tcPr>
          <w:p w14:paraId="580C357C" w14:textId="1816444D"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6680</w:t>
            </w:r>
          </w:p>
        </w:tc>
        <w:tc>
          <w:tcPr>
            <w:tcW w:w="1141" w:type="pct"/>
            <w:tcBorders>
              <w:top w:val="nil"/>
              <w:left w:val="nil"/>
              <w:right w:val="nil"/>
            </w:tcBorders>
          </w:tcPr>
          <w:p w14:paraId="676CBAAC" w14:textId="4260AF9D"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46.12%</w:t>
            </w:r>
          </w:p>
        </w:tc>
        <w:tc>
          <w:tcPr>
            <w:tcW w:w="576" w:type="pct"/>
            <w:tcBorders>
              <w:top w:val="nil"/>
              <w:left w:val="nil"/>
              <w:right w:val="nil"/>
            </w:tcBorders>
          </w:tcPr>
          <w:p w14:paraId="51425683" w14:textId="77777777" w:rsidR="00AB5480" w:rsidRPr="009D7810" w:rsidRDefault="00AB5480"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6C62B2C8" w14:textId="77777777" w:rsidTr="009D7810">
        <w:tc>
          <w:tcPr>
            <w:tcW w:w="1565" w:type="pct"/>
            <w:vMerge w:val="restart"/>
            <w:tcBorders>
              <w:left w:val="nil"/>
              <w:right w:val="nil"/>
            </w:tcBorders>
            <w:vAlign w:val="center"/>
          </w:tcPr>
          <w:p w14:paraId="3D273C9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主要生活困难</w:t>
            </w:r>
            <w:r w:rsidRPr="009D7810">
              <w:rPr>
                <w:rStyle w:val="afa"/>
                <w:rFonts w:ascii="宋体" w:eastAsia="宋体" w:hAnsi="宋体" w:cs="Times New Roman" w:hint="eastAsia"/>
                <w:kern w:val="0"/>
                <w:sz w:val="20"/>
                <w:szCs w:val="20"/>
              </w:rPr>
              <w:footnoteReference w:id="9"/>
            </w:r>
          </w:p>
        </w:tc>
        <w:tc>
          <w:tcPr>
            <w:tcW w:w="1212" w:type="pct"/>
            <w:tcBorders>
              <w:top w:val="nil"/>
              <w:left w:val="nil"/>
              <w:bottom w:val="nil"/>
              <w:right w:val="nil"/>
            </w:tcBorders>
          </w:tcPr>
          <w:p w14:paraId="254BDC73"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无（</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6A54E3B8"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13000</w:t>
            </w:r>
          </w:p>
        </w:tc>
        <w:tc>
          <w:tcPr>
            <w:tcW w:w="1141" w:type="pct"/>
            <w:tcBorders>
              <w:top w:val="nil"/>
              <w:left w:val="nil"/>
              <w:bottom w:val="nil"/>
              <w:right w:val="nil"/>
            </w:tcBorders>
          </w:tcPr>
          <w:p w14:paraId="55B0EFAC"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89.75%</w:t>
            </w:r>
          </w:p>
        </w:tc>
        <w:tc>
          <w:tcPr>
            <w:tcW w:w="576" w:type="pct"/>
            <w:tcBorders>
              <w:top w:val="nil"/>
              <w:left w:val="nil"/>
              <w:bottom w:val="nil"/>
              <w:right w:val="nil"/>
            </w:tcBorders>
          </w:tcPr>
          <w:p w14:paraId="7FE76D8D"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E17DCD" w:rsidRPr="003A5249" w14:paraId="74563747" w14:textId="77777777" w:rsidTr="009D7810">
        <w:tc>
          <w:tcPr>
            <w:tcW w:w="1565" w:type="pct"/>
            <w:vMerge/>
            <w:tcBorders>
              <w:left w:val="nil"/>
              <w:bottom w:val="nil"/>
              <w:right w:val="nil"/>
            </w:tcBorders>
            <w:vAlign w:val="center"/>
          </w:tcPr>
          <w:p w14:paraId="2171868A"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1B43148E"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有（</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77785CCE"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1485</w:t>
            </w:r>
          </w:p>
        </w:tc>
        <w:tc>
          <w:tcPr>
            <w:tcW w:w="1141" w:type="pct"/>
            <w:tcBorders>
              <w:top w:val="nil"/>
              <w:left w:val="nil"/>
              <w:bottom w:val="nil"/>
              <w:right w:val="nil"/>
            </w:tcBorders>
          </w:tcPr>
          <w:p w14:paraId="5F8D4724"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10.25%</w:t>
            </w:r>
          </w:p>
        </w:tc>
        <w:tc>
          <w:tcPr>
            <w:tcW w:w="576" w:type="pct"/>
            <w:tcBorders>
              <w:top w:val="nil"/>
              <w:left w:val="nil"/>
              <w:bottom w:val="nil"/>
              <w:right w:val="nil"/>
            </w:tcBorders>
          </w:tcPr>
          <w:p w14:paraId="49EF171B" w14:textId="77777777" w:rsidR="00E17DCD" w:rsidRPr="009D7810" w:rsidRDefault="00E17DCD" w:rsidP="009D7810">
            <w:pPr>
              <w:autoSpaceDE w:val="0"/>
              <w:autoSpaceDN w:val="0"/>
              <w:adjustRightInd w:val="0"/>
              <w:jc w:val="center"/>
              <w:rPr>
                <w:rFonts w:ascii="Times New Roman" w:eastAsia="宋体" w:hAnsi="Times New Roman" w:cs="Times New Roman"/>
                <w:kern w:val="0"/>
                <w:sz w:val="20"/>
                <w:szCs w:val="20"/>
              </w:rPr>
            </w:pPr>
          </w:p>
        </w:tc>
      </w:tr>
      <w:tr w:rsidR="00F91EE6" w:rsidRPr="003A5249" w14:paraId="5890A97D" w14:textId="77777777" w:rsidTr="009D7810">
        <w:tc>
          <w:tcPr>
            <w:tcW w:w="1565" w:type="pct"/>
            <w:tcBorders>
              <w:left w:val="nil"/>
              <w:bottom w:val="nil"/>
              <w:right w:val="nil"/>
            </w:tcBorders>
            <w:vAlign w:val="center"/>
          </w:tcPr>
          <w:p w14:paraId="3A7332BF" w14:textId="77777777" w:rsidR="00F91EE6" w:rsidRPr="009D7810" w:rsidRDefault="00F91EE6"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社交媒体数量</w:t>
            </w:r>
          </w:p>
        </w:tc>
        <w:tc>
          <w:tcPr>
            <w:tcW w:w="1212" w:type="pct"/>
            <w:tcBorders>
              <w:top w:val="nil"/>
              <w:left w:val="nil"/>
              <w:bottom w:val="nil"/>
              <w:right w:val="nil"/>
            </w:tcBorders>
          </w:tcPr>
          <w:p w14:paraId="706E9789" w14:textId="77777777" w:rsidR="00F91EE6" w:rsidRPr="009D7810" w:rsidRDefault="00F91EE6"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kern w:val="0"/>
                <w:sz w:val="20"/>
                <w:szCs w:val="20"/>
              </w:rPr>
              <w:t>, 1</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kern w:val="0"/>
                <w:sz w:val="20"/>
                <w:szCs w:val="20"/>
              </w:rPr>
              <w:t>]</w:t>
            </w:r>
            <w:r w:rsidRPr="009D7810">
              <w:rPr>
                <w:rFonts w:ascii="Times New Roman" w:eastAsia="宋体" w:hAnsi="Times New Roman" w:cs="Times New Roman" w:hint="eastAsia"/>
                <w:kern w:val="0"/>
                <w:sz w:val="20"/>
                <w:szCs w:val="20"/>
              </w:rPr>
              <w:t xml:space="preserve"> </w:t>
            </w:r>
            <w:r w:rsidRPr="009D7810">
              <w:rPr>
                <w:rFonts w:ascii="Cambria Math" w:hAnsi="Cambria Math" w:cs="Cambria Math"/>
                <w:sz w:val="20"/>
                <w:szCs w:val="20"/>
              </w:rPr>
              <w:t>⊂</w:t>
            </w:r>
            <w:r w:rsidRPr="009D7810">
              <w:rPr>
                <w:rFonts w:ascii="Times New Roman" w:hAnsi="Times New Roman" w:cs="Times New Roman"/>
                <w:sz w:val="20"/>
                <w:szCs w:val="20"/>
              </w:rPr>
              <w:t xml:space="preserve"> N</w:t>
            </w:r>
          </w:p>
        </w:tc>
        <w:tc>
          <w:tcPr>
            <w:tcW w:w="506" w:type="pct"/>
            <w:tcBorders>
              <w:top w:val="nil"/>
              <w:left w:val="nil"/>
              <w:bottom w:val="nil"/>
              <w:right w:val="nil"/>
            </w:tcBorders>
          </w:tcPr>
          <w:p w14:paraId="5DB84DEA" w14:textId="77777777" w:rsidR="00F91EE6" w:rsidRPr="009D7810" w:rsidRDefault="00F91EE6"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14485</w:t>
            </w:r>
          </w:p>
        </w:tc>
        <w:tc>
          <w:tcPr>
            <w:tcW w:w="1141" w:type="pct"/>
            <w:tcBorders>
              <w:top w:val="nil"/>
              <w:left w:val="nil"/>
              <w:bottom w:val="nil"/>
              <w:right w:val="nil"/>
            </w:tcBorders>
          </w:tcPr>
          <w:p w14:paraId="02920079" w14:textId="77777777" w:rsidR="00F91EE6" w:rsidRPr="009D7810" w:rsidRDefault="00F91EE6"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2.43</w:t>
            </w:r>
          </w:p>
        </w:tc>
        <w:tc>
          <w:tcPr>
            <w:tcW w:w="576" w:type="pct"/>
            <w:tcBorders>
              <w:top w:val="nil"/>
              <w:left w:val="nil"/>
              <w:bottom w:val="nil"/>
              <w:right w:val="nil"/>
            </w:tcBorders>
          </w:tcPr>
          <w:p w14:paraId="3628DC1A" w14:textId="77777777" w:rsidR="00F91EE6" w:rsidRPr="009D7810" w:rsidRDefault="00F91EE6"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2.02</w:t>
            </w:r>
          </w:p>
        </w:tc>
      </w:tr>
      <w:tr w:rsidR="009C3AFA" w:rsidRPr="003A5249" w14:paraId="312519A9" w14:textId="77777777" w:rsidTr="009D7810">
        <w:tc>
          <w:tcPr>
            <w:tcW w:w="1565" w:type="pct"/>
            <w:vMerge w:val="restart"/>
            <w:tcBorders>
              <w:top w:val="nil"/>
              <w:left w:val="nil"/>
              <w:right w:val="nil"/>
            </w:tcBorders>
            <w:vAlign w:val="center"/>
          </w:tcPr>
          <w:p w14:paraId="56EB9009"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其他择业动机（一）：</w:t>
            </w:r>
          </w:p>
          <w:p w14:paraId="260194F2"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kern w:val="0"/>
                <w:sz w:val="20"/>
                <w:szCs w:val="20"/>
              </w:rPr>
              <w:t>发展前景好</w:t>
            </w:r>
          </w:p>
        </w:tc>
        <w:tc>
          <w:tcPr>
            <w:tcW w:w="1212" w:type="pct"/>
            <w:tcBorders>
              <w:top w:val="nil"/>
              <w:left w:val="nil"/>
              <w:bottom w:val="nil"/>
              <w:right w:val="nil"/>
            </w:tcBorders>
          </w:tcPr>
          <w:p w14:paraId="25BBBC11"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否（</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2E2A9BD6"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8248</w:t>
            </w:r>
          </w:p>
        </w:tc>
        <w:tc>
          <w:tcPr>
            <w:tcW w:w="1141" w:type="pct"/>
            <w:tcBorders>
              <w:top w:val="nil"/>
              <w:left w:val="nil"/>
              <w:bottom w:val="nil"/>
              <w:right w:val="nil"/>
            </w:tcBorders>
          </w:tcPr>
          <w:p w14:paraId="33A93B68"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56.94%</w:t>
            </w:r>
          </w:p>
        </w:tc>
        <w:tc>
          <w:tcPr>
            <w:tcW w:w="576" w:type="pct"/>
            <w:tcBorders>
              <w:top w:val="nil"/>
              <w:left w:val="nil"/>
              <w:bottom w:val="nil"/>
              <w:right w:val="nil"/>
            </w:tcBorders>
          </w:tcPr>
          <w:p w14:paraId="7E58D660"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p>
        </w:tc>
      </w:tr>
      <w:tr w:rsidR="009C3AFA" w:rsidRPr="003A5249" w14:paraId="29B133E9" w14:textId="77777777" w:rsidTr="009D7810">
        <w:tc>
          <w:tcPr>
            <w:tcW w:w="1565" w:type="pct"/>
            <w:vMerge/>
            <w:tcBorders>
              <w:top w:val="nil"/>
              <w:left w:val="nil"/>
              <w:right w:val="nil"/>
            </w:tcBorders>
            <w:vAlign w:val="center"/>
          </w:tcPr>
          <w:p w14:paraId="77563ABD"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nil"/>
              <w:right w:val="nil"/>
            </w:tcBorders>
          </w:tcPr>
          <w:p w14:paraId="42185667"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是（</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3AB77CEB"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6237</w:t>
            </w:r>
          </w:p>
        </w:tc>
        <w:tc>
          <w:tcPr>
            <w:tcW w:w="1141" w:type="pct"/>
            <w:tcBorders>
              <w:top w:val="nil"/>
              <w:left w:val="nil"/>
              <w:bottom w:val="nil"/>
              <w:right w:val="nil"/>
            </w:tcBorders>
          </w:tcPr>
          <w:p w14:paraId="2C40127F"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43.06%</w:t>
            </w:r>
          </w:p>
        </w:tc>
        <w:tc>
          <w:tcPr>
            <w:tcW w:w="576" w:type="pct"/>
            <w:tcBorders>
              <w:top w:val="nil"/>
              <w:left w:val="nil"/>
              <w:bottom w:val="nil"/>
              <w:right w:val="nil"/>
            </w:tcBorders>
          </w:tcPr>
          <w:p w14:paraId="311264C9"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p>
        </w:tc>
      </w:tr>
      <w:tr w:rsidR="009C3AFA" w:rsidRPr="003A5249" w14:paraId="02CF7010" w14:textId="77777777" w:rsidTr="009D7810">
        <w:tc>
          <w:tcPr>
            <w:tcW w:w="1565" w:type="pct"/>
            <w:vMerge w:val="restart"/>
            <w:tcBorders>
              <w:top w:val="nil"/>
              <w:left w:val="nil"/>
              <w:right w:val="nil"/>
            </w:tcBorders>
            <w:vAlign w:val="center"/>
          </w:tcPr>
          <w:p w14:paraId="0E2130AA"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其他择业动机（二）：</w:t>
            </w:r>
          </w:p>
          <w:p w14:paraId="2A549405"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社会地位</w:t>
            </w:r>
            <w:r w:rsidRPr="009D7810">
              <w:rPr>
                <w:rFonts w:ascii="Times New Roman" w:eastAsia="宋体" w:hAnsi="Times New Roman" w:cs="Times New Roman"/>
                <w:kern w:val="0"/>
                <w:sz w:val="20"/>
                <w:szCs w:val="20"/>
              </w:rPr>
              <w:t>高</w:t>
            </w:r>
          </w:p>
        </w:tc>
        <w:tc>
          <w:tcPr>
            <w:tcW w:w="1212" w:type="pct"/>
            <w:tcBorders>
              <w:top w:val="nil"/>
              <w:left w:val="nil"/>
              <w:bottom w:val="nil"/>
              <w:right w:val="nil"/>
            </w:tcBorders>
          </w:tcPr>
          <w:p w14:paraId="09BF4861"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否（</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bottom w:val="nil"/>
              <w:right w:val="nil"/>
            </w:tcBorders>
          </w:tcPr>
          <w:p w14:paraId="0A486C6F"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13948</w:t>
            </w:r>
          </w:p>
        </w:tc>
        <w:tc>
          <w:tcPr>
            <w:tcW w:w="1141" w:type="pct"/>
            <w:tcBorders>
              <w:top w:val="nil"/>
              <w:left w:val="nil"/>
              <w:bottom w:val="nil"/>
              <w:right w:val="nil"/>
            </w:tcBorders>
          </w:tcPr>
          <w:p w14:paraId="1774A4D6"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96.29%</w:t>
            </w:r>
          </w:p>
        </w:tc>
        <w:tc>
          <w:tcPr>
            <w:tcW w:w="576" w:type="pct"/>
            <w:tcBorders>
              <w:top w:val="nil"/>
              <w:left w:val="nil"/>
              <w:bottom w:val="nil"/>
              <w:right w:val="nil"/>
            </w:tcBorders>
          </w:tcPr>
          <w:p w14:paraId="70E4564B"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p>
        </w:tc>
      </w:tr>
      <w:tr w:rsidR="009C3AFA" w:rsidRPr="003A5249" w14:paraId="726E9006" w14:textId="77777777" w:rsidTr="009D7810">
        <w:tc>
          <w:tcPr>
            <w:tcW w:w="1565" w:type="pct"/>
            <w:vMerge/>
            <w:tcBorders>
              <w:left w:val="nil"/>
              <w:right w:val="nil"/>
            </w:tcBorders>
            <w:vAlign w:val="center"/>
          </w:tcPr>
          <w:p w14:paraId="6B0AD02E"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right w:val="nil"/>
            </w:tcBorders>
          </w:tcPr>
          <w:p w14:paraId="18E161A9"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是（</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right w:val="nil"/>
            </w:tcBorders>
          </w:tcPr>
          <w:p w14:paraId="196C5ED9"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537</w:t>
            </w:r>
          </w:p>
        </w:tc>
        <w:tc>
          <w:tcPr>
            <w:tcW w:w="1141" w:type="pct"/>
            <w:tcBorders>
              <w:top w:val="nil"/>
              <w:left w:val="nil"/>
              <w:right w:val="nil"/>
            </w:tcBorders>
          </w:tcPr>
          <w:p w14:paraId="6D7F6520"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3.71%</w:t>
            </w:r>
          </w:p>
        </w:tc>
        <w:tc>
          <w:tcPr>
            <w:tcW w:w="576" w:type="pct"/>
            <w:tcBorders>
              <w:top w:val="nil"/>
              <w:left w:val="nil"/>
              <w:right w:val="nil"/>
            </w:tcBorders>
          </w:tcPr>
          <w:p w14:paraId="4B57629A"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p>
        </w:tc>
      </w:tr>
      <w:tr w:rsidR="009C3AFA" w:rsidRPr="003A5249" w14:paraId="2F24A570" w14:textId="77777777" w:rsidTr="009D7810">
        <w:tc>
          <w:tcPr>
            <w:tcW w:w="1565" w:type="pct"/>
            <w:vMerge w:val="restart"/>
            <w:tcBorders>
              <w:top w:val="nil"/>
              <w:left w:val="nil"/>
              <w:bottom w:val="single" w:sz="12" w:space="0" w:color="auto"/>
              <w:right w:val="nil"/>
            </w:tcBorders>
            <w:vAlign w:val="center"/>
          </w:tcPr>
          <w:p w14:paraId="16982D78"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其他择业动机（三）：</w:t>
            </w:r>
          </w:p>
          <w:p w14:paraId="67150EA9"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使人感</w:t>
            </w:r>
            <w:r w:rsidRPr="009D7810">
              <w:rPr>
                <w:rFonts w:ascii="Times New Roman" w:eastAsia="宋体" w:hAnsi="Times New Roman" w:cs="Times New Roman"/>
                <w:kern w:val="0"/>
                <w:sz w:val="20"/>
                <w:szCs w:val="20"/>
              </w:rPr>
              <w:t>到崇高或有价值</w:t>
            </w:r>
          </w:p>
        </w:tc>
        <w:tc>
          <w:tcPr>
            <w:tcW w:w="1212" w:type="pct"/>
            <w:tcBorders>
              <w:top w:val="nil"/>
              <w:left w:val="nil"/>
              <w:right w:val="nil"/>
            </w:tcBorders>
          </w:tcPr>
          <w:p w14:paraId="2DE060D5"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否（</w:t>
            </w:r>
            <w:r w:rsidRPr="009D7810">
              <w:rPr>
                <w:rFonts w:ascii="Times New Roman" w:eastAsia="宋体" w:hAnsi="Times New Roman" w:cs="Times New Roman" w:hint="eastAsia"/>
                <w:kern w:val="0"/>
                <w:sz w:val="20"/>
                <w:szCs w:val="20"/>
              </w:rPr>
              <w:t>0</w:t>
            </w:r>
            <w:r w:rsidRPr="009D7810">
              <w:rPr>
                <w:rFonts w:ascii="Times New Roman" w:eastAsia="宋体" w:hAnsi="Times New Roman" w:cs="Times New Roman" w:hint="eastAsia"/>
                <w:kern w:val="0"/>
                <w:sz w:val="20"/>
                <w:szCs w:val="20"/>
              </w:rPr>
              <w:t>）</w:t>
            </w:r>
          </w:p>
        </w:tc>
        <w:tc>
          <w:tcPr>
            <w:tcW w:w="506" w:type="pct"/>
            <w:tcBorders>
              <w:top w:val="nil"/>
              <w:left w:val="nil"/>
              <w:right w:val="nil"/>
            </w:tcBorders>
          </w:tcPr>
          <w:p w14:paraId="13EF9363"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13712</w:t>
            </w:r>
          </w:p>
        </w:tc>
        <w:tc>
          <w:tcPr>
            <w:tcW w:w="1141" w:type="pct"/>
            <w:tcBorders>
              <w:top w:val="nil"/>
              <w:left w:val="nil"/>
              <w:right w:val="nil"/>
            </w:tcBorders>
          </w:tcPr>
          <w:p w14:paraId="68F605CB"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94.66%</w:t>
            </w:r>
          </w:p>
        </w:tc>
        <w:tc>
          <w:tcPr>
            <w:tcW w:w="576" w:type="pct"/>
            <w:tcBorders>
              <w:top w:val="nil"/>
              <w:left w:val="nil"/>
              <w:right w:val="nil"/>
            </w:tcBorders>
          </w:tcPr>
          <w:p w14:paraId="41492BDD"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p>
        </w:tc>
      </w:tr>
      <w:tr w:rsidR="009C3AFA" w:rsidRPr="003A5249" w14:paraId="594B27DF" w14:textId="77777777" w:rsidTr="009D7810">
        <w:tc>
          <w:tcPr>
            <w:tcW w:w="1565" w:type="pct"/>
            <w:vMerge/>
            <w:tcBorders>
              <w:left w:val="nil"/>
              <w:bottom w:val="single" w:sz="12" w:space="0" w:color="auto"/>
              <w:right w:val="nil"/>
            </w:tcBorders>
            <w:vAlign w:val="center"/>
          </w:tcPr>
          <w:p w14:paraId="2BEB7F99"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p>
        </w:tc>
        <w:tc>
          <w:tcPr>
            <w:tcW w:w="1212" w:type="pct"/>
            <w:tcBorders>
              <w:top w:val="nil"/>
              <w:left w:val="nil"/>
              <w:bottom w:val="single" w:sz="12" w:space="0" w:color="auto"/>
              <w:right w:val="nil"/>
            </w:tcBorders>
          </w:tcPr>
          <w:p w14:paraId="048AD61F"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是（</w:t>
            </w:r>
            <w:r w:rsidRPr="009D7810">
              <w:rPr>
                <w:rFonts w:ascii="Times New Roman" w:eastAsia="宋体" w:hAnsi="Times New Roman" w:cs="Times New Roman" w:hint="eastAsia"/>
                <w:kern w:val="0"/>
                <w:sz w:val="20"/>
                <w:szCs w:val="20"/>
              </w:rPr>
              <w:t>1</w:t>
            </w:r>
            <w:r w:rsidRPr="009D7810">
              <w:rPr>
                <w:rFonts w:ascii="Times New Roman" w:eastAsia="宋体" w:hAnsi="Times New Roman" w:cs="Times New Roman" w:hint="eastAsia"/>
                <w:kern w:val="0"/>
                <w:sz w:val="20"/>
                <w:szCs w:val="20"/>
              </w:rPr>
              <w:t>）</w:t>
            </w:r>
          </w:p>
        </w:tc>
        <w:tc>
          <w:tcPr>
            <w:tcW w:w="506" w:type="pct"/>
            <w:tcBorders>
              <w:top w:val="nil"/>
              <w:left w:val="nil"/>
              <w:bottom w:val="single" w:sz="12" w:space="0" w:color="auto"/>
              <w:right w:val="nil"/>
            </w:tcBorders>
          </w:tcPr>
          <w:p w14:paraId="5D4505F4"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773</w:t>
            </w:r>
          </w:p>
        </w:tc>
        <w:tc>
          <w:tcPr>
            <w:tcW w:w="1141" w:type="pct"/>
            <w:tcBorders>
              <w:top w:val="nil"/>
              <w:left w:val="nil"/>
              <w:bottom w:val="single" w:sz="12" w:space="0" w:color="auto"/>
              <w:right w:val="nil"/>
            </w:tcBorders>
          </w:tcPr>
          <w:p w14:paraId="3C023F4D"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r w:rsidRPr="009D7810">
              <w:rPr>
                <w:rFonts w:ascii="Times New Roman" w:eastAsia="宋体" w:hAnsi="Times New Roman" w:cs="Times New Roman" w:hint="eastAsia"/>
                <w:kern w:val="0"/>
                <w:sz w:val="20"/>
                <w:szCs w:val="20"/>
              </w:rPr>
              <w:t>5.34%</w:t>
            </w:r>
          </w:p>
        </w:tc>
        <w:tc>
          <w:tcPr>
            <w:tcW w:w="576" w:type="pct"/>
            <w:tcBorders>
              <w:top w:val="nil"/>
              <w:left w:val="nil"/>
              <w:bottom w:val="single" w:sz="12" w:space="0" w:color="auto"/>
              <w:right w:val="nil"/>
            </w:tcBorders>
          </w:tcPr>
          <w:p w14:paraId="3D4348C3" w14:textId="77777777" w:rsidR="009C3AFA" w:rsidRPr="009D7810" w:rsidRDefault="009C3AFA" w:rsidP="009D7810">
            <w:pPr>
              <w:autoSpaceDE w:val="0"/>
              <w:autoSpaceDN w:val="0"/>
              <w:adjustRightInd w:val="0"/>
              <w:jc w:val="center"/>
              <w:rPr>
                <w:rFonts w:ascii="Times New Roman" w:eastAsia="宋体" w:hAnsi="Times New Roman" w:cs="Times New Roman"/>
                <w:kern w:val="0"/>
                <w:sz w:val="20"/>
                <w:szCs w:val="20"/>
              </w:rPr>
            </w:pPr>
          </w:p>
        </w:tc>
      </w:tr>
    </w:tbl>
    <w:p w14:paraId="23F3769C" w14:textId="4232DB1A" w:rsidR="00D11371" w:rsidRPr="003F214A" w:rsidRDefault="00D11371" w:rsidP="00085DE7">
      <w:pPr>
        <w:pStyle w:val="3"/>
        <w:spacing w:beforeLines="50" w:before="156" w:afterLines="50" w:after="156" w:line="276" w:lineRule="auto"/>
        <w:rPr>
          <w:rFonts w:ascii="Times New Roman" w:eastAsia="黑体" w:hAnsi="Times New Roman" w:cs="Times New Roman"/>
          <w:b/>
          <w:bCs/>
          <w:color w:val="000000" w:themeColor="text1"/>
          <w:sz w:val="24"/>
          <w:szCs w:val="24"/>
        </w:rPr>
      </w:pPr>
      <w:r w:rsidRPr="003F214A">
        <w:rPr>
          <w:rFonts w:ascii="Times New Roman" w:eastAsia="黑体" w:hAnsi="Times New Roman" w:cs="Times New Roman"/>
          <w:color w:val="000000" w:themeColor="text1"/>
          <w:sz w:val="24"/>
          <w:szCs w:val="24"/>
        </w:rPr>
        <w:t>（</w:t>
      </w:r>
      <w:r>
        <w:rPr>
          <w:rFonts w:ascii="Times New Roman" w:eastAsia="黑体" w:hAnsi="Times New Roman" w:cs="Times New Roman" w:hint="eastAsia"/>
          <w:color w:val="000000" w:themeColor="text1"/>
          <w:sz w:val="24"/>
          <w:szCs w:val="24"/>
        </w:rPr>
        <w:t>三</w:t>
      </w:r>
      <w:r w:rsidRPr="003F214A">
        <w:rPr>
          <w:rFonts w:ascii="Times New Roman" w:eastAsia="黑体" w:hAnsi="Times New Roman" w:cs="Times New Roman"/>
          <w:color w:val="000000" w:themeColor="text1"/>
          <w:sz w:val="24"/>
          <w:szCs w:val="24"/>
        </w:rPr>
        <w:t>）</w:t>
      </w:r>
      <w:r>
        <w:rPr>
          <w:rFonts w:ascii="Times New Roman" w:eastAsia="黑体" w:hAnsi="Times New Roman" w:cs="Times New Roman" w:hint="eastAsia"/>
          <w:color w:val="000000" w:themeColor="text1"/>
          <w:sz w:val="24"/>
          <w:szCs w:val="24"/>
        </w:rPr>
        <w:t>分析策略</w:t>
      </w:r>
    </w:p>
    <w:p w14:paraId="73B7E874" w14:textId="3EA5AF8A" w:rsidR="00D34897" w:rsidRDefault="00AD083E" w:rsidP="00796438">
      <w:pPr>
        <w:spacing w:line="276" w:lineRule="auto"/>
        <w:ind w:firstLineChars="200" w:firstLine="480"/>
        <w:rPr>
          <w:rFonts w:ascii="宋体" w:eastAsia="宋体" w:hAnsi="宋体"/>
          <w:sz w:val="24"/>
        </w:rPr>
      </w:pPr>
      <w:r>
        <w:rPr>
          <w:rFonts w:ascii="宋体" w:eastAsia="宋体" w:hAnsi="宋体" w:hint="eastAsia"/>
          <w:sz w:val="24"/>
        </w:rPr>
        <w:t>本文首先通过回归分析对对上述假设进行验证。</w:t>
      </w:r>
      <w:r w:rsidR="003618A7" w:rsidRPr="00195E87">
        <w:rPr>
          <w:rFonts w:ascii="宋体" w:eastAsia="宋体" w:hAnsi="宋体" w:hint="eastAsia"/>
          <w:sz w:val="24"/>
        </w:rPr>
        <w:t>因变量“职业认同”的值域为</w:t>
      </w:r>
      <w:r w:rsidR="003618A7" w:rsidRPr="0009738B">
        <w:rPr>
          <w:rFonts w:ascii="Times New Roman" w:eastAsia="宋体" w:hAnsi="Times New Roman" w:cs="Times New Roman"/>
          <w:sz w:val="24"/>
        </w:rPr>
        <w:t>1</w:t>
      </w:r>
      <w:r w:rsidR="003618A7" w:rsidRPr="00195E87">
        <w:rPr>
          <w:rFonts w:ascii="宋体" w:eastAsia="宋体" w:hAnsi="宋体" w:hint="eastAsia"/>
          <w:sz w:val="24"/>
        </w:rPr>
        <w:t>至</w:t>
      </w:r>
      <w:r w:rsidR="003618A7" w:rsidRPr="0009738B">
        <w:rPr>
          <w:rFonts w:ascii="Times New Roman" w:eastAsia="宋体" w:hAnsi="Times New Roman" w:cs="Times New Roman"/>
          <w:sz w:val="24"/>
        </w:rPr>
        <w:t>17</w:t>
      </w:r>
      <w:r w:rsidR="003618A7" w:rsidRPr="00195E87">
        <w:rPr>
          <w:rFonts w:ascii="宋体" w:eastAsia="宋体" w:hAnsi="宋体" w:hint="eastAsia"/>
          <w:sz w:val="24"/>
        </w:rPr>
        <w:t>，视为连续变量，</w:t>
      </w:r>
      <w:r w:rsidR="00BC1639">
        <w:rPr>
          <w:rFonts w:ascii="宋体" w:eastAsia="宋体" w:hAnsi="宋体" w:hint="eastAsia"/>
          <w:sz w:val="24"/>
        </w:rPr>
        <w:t>并</w:t>
      </w:r>
      <w:r w:rsidR="003618A7" w:rsidRPr="00195E87">
        <w:rPr>
          <w:rFonts w:ascii="宋体" w:eastAsia="宋体" w:hAnsi="宋体" w:hint="eastAsia"/>
          <w:sz w:val="24"/>
        </w:rPr>
        <w:t>使用普通最小二乘法（</w:t>
      </w:r>
      <w:r w:rsidR="003618A7" w:rsidRPr="0009738B">
        <w:rPr>
          <w:rFonts w:ascii="Times New Roman" w:eastAsia="宋体" w:hAnsi="Times New Roman" w:cs="Times New Roman"/>
          <w:sz w:val="24"/>
        </w:rPr>
        <w:t>O</w:t>
      </w:r>
      <w:r w:rsidR="002F663C">
        <w:rPr>
          <w:rFonts w:ascii="Times New Roman" w:eastAsia="宋体" w:hAnsi="Times New Roman" w:cs="Times New Roman"/>
          <w:sz w:val="24"/>
        </w:rPr>
        <w:t>rdina</w:t>
      </w:r>
      <w:r w:rsidR="00490948">
        <w:rPr>
          <w:rFonts w:ascii="Times New Roman" w:eastAsia="宋体" w:hAnsi="Times New Roman" w:cs="Times New Roman"/>
          <w:sz w:val="24"/>
        </w:rPr>
        <w:t>r</w:t>
      </w:r>
      <w:r w:rsidR="002F663C">
        <w:rPr>
          <w:rFonts w:ascii="Times New Roman" w:eastAsia="宋体" w:hAnsi="Times New Roman" w:cs="Times New Roman"/>
          <w:sz w:val="24"/>
        </w:rPr>
        <w:t xml:space="preserve">y </w:t>
      </w:r>
      <w:r w:rsidR="003618A7" w:rsidRPr="0009738B">
        <w:rPr>
          <w:rFonts w:ascii="Times New Roman" w:eastAsia="宋体" w:hAnsi="Times New Roman" w:cs="Times New Roman"/>
          <w:sz w:val="24"/>
        </w:rPr>
        <w:t>L</w:t>
      </w:r>
      <w:r w:rsidR="002F663C">
        <w:rPr>
          <w:rFonts w:ascii="Times New Roman" w:eastAsia="宋体" w:hAnsi="Times New Roman" w:cs="Times New Roman"/>
          <w:sz w:val="24"/>
        </w:rPr>
        <w:t xml:space="preserve">east </w:t>
      </w:r>
      <w:r w:rsidR="003618A7" w:rsidRPr="0009738B">
        <w:rPr>
          <w:rFonts w:ascii="Times New Roman" w:eastAsia="宋体" w:hAnsi="Times New Roman" w:cs="Times New Roman"/>
          <w:sz w:val="24"/>
        </w:rPr>
        <w:t>S</w:t>
      </w:r>
      <w:r w:rsidR="002F663C">
        <w:rPr>
          <w:rFonts w:ascii="Times New Roman" w:eastAsia="宋体" w:hAnsi="Times New Roman" w:cs="Times New Roman"/>
          <w:sz w:val="24"/>
        </w:rPr>
        <w:t>quares, OLS</w:t>
      </w:r>
      <w:r w:rsidR="003618A7" w:rsidRPr="00195E87">
        <w:rPr>
          <w:rFonts w:ascii="宋体" w:eastAsia="宋体" w:hAnsi="宋体" w:hint="eastAsia"/>
          <w:sz w:val="24"/>
        </w:rPr>
        <w:t>）模型。</w:t>
      </w:r>
      <w:r w:rsidR="006E0688" w:rsidRPr="007B3DBF">
        <w:rPr>
          <w:rFonts w:ascii="宋体" w:eastAsia="宋体" w:hAnsi="宋体" w:hint="eastAsia"/>
          <w:sz w:val="24"/>
        </w:rPr>
        <w:t>模型</w:t>
      </w:r>
      <w:r w:rsidR="006E0688" w:rsidRPr="007B3DBF">
        <w:rPr>
          <w:rFonts w:ascii="Times New Roman" w:eastAsia="宋体" w:hAnsi="Times New Roman" w:cs="Times New Roman"/>
          <w:sz w:val="24"/>
        </w:rPr>
        <w:t>1</w:t>
      </w:r>
      <w:r w:rsidR="00FC752F">
        <w:rPr>
          <w:rFonts w:ascii="Times New Roman" w:eastAsia="宋体" w:hAnsi="Times New Roman" w:cs="Times New Roman" w:hint="eastAsia"/>
          <w:sz w:val="24"/>
        </w:rPr>
        <w:t>探讨</w:t>
      </w:r>
      <w:r w:rsidR="00CB187E">
        <w:rPr>
          <w:rFonts w:ascii="Times New Roman" w:eastAsia="宋体" w:hAnsi="Times New Roman" w:cs="Times New Roman" w:hint="eastAsia"/>
          <w:sz w:val="24"/>
        </w:rPr>
        <w:t>劳动“投入</w:t>
      </w:r>
      <w:r w:rsidR="0052291F">
        <w:rPr>
          <w:rFonts w:ascii="Times New Roman" w:eastAsia="宋体" w:hAnsi="Times New Roman" w:cs="Times New Roman" w:hint="eastAsia"/>
          <w:sz w:val="24"/>
        </w:rPr>
        <w:t>—</w:t>
      </w:r>
      <w:r w:rsidR="00CB187E">
        <w:rPr>
          <w:rFonts w:ascii="Times New Roman" w:eastAsia="宋体" w:hAnsi="Times New Roman" w:cs="Times New Roman" w:hint="eastAsia"/>
          <w:sz w:val="24"/>
        </w:rPr>
        <w:t>回报”框架</w:t>
      </w:r>
      <w:r w:rsidR="003009A0">
        <w:rPr>
          <w:rFonts w:ascii="Times New Roman" w:eastAsia="宋体" w:hAnsi="Times New Roman" w:cs="Times New Roman" w:hint="eastAsia"/>
          <w:sz w:val="24"/>
        </w:rPr>
        <w:t>下月收入与日均工作时长对程序员职业认同</w:t>
      </w:r>
      <w:r w:rsidR="00CB187E">
        <w:rPr>
          <w:rFonts w:ascii="Times New Roman" w:eastAsia="宋体" w:hAnsi="Times New Roman" w:cs="Times New Roman" w:hint="eastAsia"/>
          <w:sz w:val="24"/>
        </w:rPr>
        <w:t>的基准效应</w:t>
      </w:r>
      <w:r w:rsidR="005867E9">
        <w:rPr>
          <w:rFonts w:ascii="Times New Roman" w:eastAsia="宋体" w:hAnsi="Times New Roman" w:cs="Times New Roman" w:hint="eastAsia"/>
          <w:sz w:val="24"/>
        </w:rPr>
        <w:t>，以此检验假设</w:t>
      </w:r>
      <w:r w:rsidR="005867E9">
        <w:rPr>
          <w:rFonts w:ascii="Times New Roman" w:eastAsia="宋体" w:hAnsi="Times New Roman" w:cs="Times New Roman" w:hint="eastAsia"/>
          <w:sz w:val="24"/>
        </w:rPr>
        <w:t>1-1</w:t>
      </w:r>
      <w:r w:rsidR="005867E9">
        <w:rPr>
          <w:rFonts w:ascii="Times New Roman" w:eastAsia="宋体" w:hAnsi="Times New Roman" w:cs="Times New Roman" w:hint="eastAsia"/>
          <w:sz w:val="24"/>
        </w:rPr>
        <w:t>和</w:t>
      </w:r>
      <w:r w:rsidR="00D34897">
        <w:rPr>
          <w:rFonts w:ascii="Times New Roman" w:eastAsia="宋体" w:hAnsi="Times New Roman" w:cs="Times New Roman" w:hint="eastAsia"/>
          <w:sz w:val="24"/>
        </w:rPr>
        <w:t>假设</w:t>
      </w:r>
      <w:r w:rsidR="005867E9">
        <w:rPr>
          <w:rFonts w:ascii="Times New Roman" w:eastAsia="宋体" w:hAnsi="Times New Roman" w:cs="Times New Roman" w:hint="eastAsia"/>
          <w:sz w:val="24"/>
        </w:rPr>
        <w:t>1-2</w:t>
      </w:r>
      <w:r w:rsidR="00D34897">
        <w:rPr>
          <w:rFonts w:ascii="宋体" w:eastAsia="宋体" w:hAnsi="宋体" w:hint="eastAsia"/>
          <w:sz w:val="24"/>
        </w:rPr>
        <w:t>。</w:t>
      </w:r>
      <w:r w:rsidR="00D34897" w:rsidRPr="007B3DBF">
        <w:rPr>
          <w:rFonts w:ascii="宋体" w:eastAsia="宋体" w:hAnsi="宋体" w:hint="eastAsia"/>
          <w:sz w:val="24"/>
        </w:rPr>
        <w:t>模型</w:t>
      </w:r>
      <w:r w:rsidR="00D34897" w:rsidRPr="007B3DBF">
        <w:rPr>
          <w:rFonts w:ascii="Times New Roman" w:eastAsia="宋体" w:hAnsi="Times New Roman" w:cs="Times New Roman"/>
          <w:sz w:val="24"/>
        </w:rPr>
        <w:t>1</w:t>
      </w:r>
      <w:r w:rsidR="00D34897" w:rsidRPr="007B3DBF">
        <w:rPr>
          <w:rFonts w:ascii="宋体" w:eastAsia="宋体" w:hAnsi="宋体" w:hint="eastAsia"/>
          <w:sz w:val="24"/>
        </w:rPr>
        <w:t>的设计如下：</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0"/>
        <w:gridCol w:w="816"/>
      </w:tblGrid>
      <w:tr w:rsidR="00D34897" w:rsidRPr="0036615E" w14:paraId="7FCCAC12" w14:textId="77777777" w:rsidTr="00E40A4B">
        <w:tc>
          <w:tcPr>
            <w:tcW w:w="7490" w:type="dxa"/>
          </w:tcPr>
          <w:p w14:paraId="01FEC2A9" w14:textId="25822AB1" w:rsidR="00D34897" w:rsidRPr="0036615E" w:rsidRDefault="00000000" w:rsidP="00B93AA4">
            <w:pPr>
              <w:spacing w:beforeLines="50" w:before="156" w:afterLines="50" w:after="156" w:line="276" w:lineRule="auto"/>
              <w:ind w:firstLineChars="350" w:firstLine="630"/>
              <w:rPr>
                <w:rFonts w:ascii="宋体" w:eastAsia="宋体" w:hAnsi="宋体"/>
                <w:sz w:val="18"/>
                <w:szCs w:val="18"/>
              </w:rPr>
            </w:pPr>
            <m:oMathPara>
              <m:oMathParaPr>
                <m:jc m:val="center"/>
              </m:oMathParaPr>
              <m:oMath>
                <m:sSub>
                  <m:sSubPr>
                    <m:ctrlPr>
                      <w:ins w:id="19" w:author="Baicheng Sun" w:date="2025-07-29T21:03:00Z" w16du:dateUtc="2025-07-29T13:03:00Z">
                        <w:rPr>
                          <w:rFonts w:ascii="Cambria Math" w:hAnsi="Cambria Math"/>
                          <w:i/>
                          <w:sz w:val="18"/>
                          <w:szCs w:val="18"/>
                        </w:rPr>
                      </w:ins>
                    </m:ctrlPr>
                  </m:sSubPr>
                  <m:e>
                    <m:r>
                      <w:rPr>
                        <w:rFonts w:ascii="Cambria Math" w:hAnsi="Cambria Math"/>
                        <w:sz w:val="18"/>
                        <w:szCs w:val="18"/>
                      </w:rPr>
                      <m:t>Identity</m:t>
                    </m:r>
                  </m:e>
                  <m:sub>
                    <m:r>
                      <w:rPr>
                        <w:rFonts w:ascii="Cambria Math" w:hAnsi="Cambria Math"/>
                        <w:sz w:val="18"/>
                        <w:szCs w:val="18"/>
                      </w:rPr>
                      <m:t>i</m:t>
                    </m:r>
                  </m:sub>
                </m:sSub>
                <m:r>
                  <w:rPr>
                    <w:rFonts w:ascii="Cambria Math" w:hAnsi="Cambria Math"/>
                    <w:sz w:val="18"/>
                    <w:szCs w:val="18"/>
                  </w:rPr>
                  <m:t>=</m:t>
                </m:r>
                <m:sSub>
                  <m:sSubPr>
                    <m:ctrlPr>
                      <w:ins w:id="20" w:author="Baicheng Sun" w:date="2025-07-29T21:03:00Z" w16du:dateUtc="2025-07-29T13:03:00Z">
                        <w:rPr>
                          <w:rFonts w:ascii="Cambria Math" w:hAnsi="Cambria Math"/>
                          <w:i/>
                          <w:sz w:val="18"/>
                          <w:szCs w:val="18"/>
                        </w:rPr>
                      </w:ins>
                    </m:ctrlPr>
                  </m:sSubPr>
                  <m:e>
                    <m: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m:t>
                </m:r>
                <m:sSub>
                  <m:sSubPr>
                    <m:ctrlPr>
                      <w:ins w:id="21" w:author="Baicheng Sun" w:date="2025-07-29T21:03:00Z" w16du:dateUtc="2025-07-29T13:03:00Z">
                        <w:rPr>
                          <w:rFonts w:ascii="Cambria Math" w:hAnsi="Cambria Math"/>
                          <w:i/>
                          <w:sz w:val="18"/>
                          <w:szCs w:val="18"/>
                        </w:rPr>
                      </w:ins>
                    </m:ctrlPr>
                  </m:sSubPr>
                  <m:e>
                    <m:r>
                      <w:rPr>
                        <w:rFonts w:ascii="Cambria Math" w:hAnsi="Cambria Math"/>
                        <w:sz w:val="18"/>
                        <w:szCs w:val="18"/>
                      </w:rPr>
                      <m:t>β</m:t>
                    </m:r>
                  </m:e>
                  <m:sub>
                    <m:r>
                      <w:rPr>
                        <w:rFonts w:ascii="Cambria Math" w:hAnsi="Cambria Math"/>
                        <w:sz w:val="18"/>
                        <w:szCs w:val="18"/>
                      </w:rPr>
                      <m:t>1</m:t>
                    </m:r>
                  </m:sub>
                </m:sSub>
                <m:sSub>
                  <m:sSubPr>
                    <m:ctrlPr>
                      <w:ins w:id="22" w:author="Baicheng Sun" w:date="2025-07-29T21:03:00Z" w16du:dateUtc="2025-07-29T13:03:00Z">
                        <w:rPr>
                          <w:rFonts w:ascii="Cambria Math" w:hAnsi="Cambria Math"/>
                          <w:i/>
                          <w:sz w:val="18"/>
                          <w:szCs w:val="18"/>
                        </w:rPr>
                      </w:ins>
                    </m:ctrlPr>
                  </m:sSubPr>
                  <m:e>
                    <m:r>
                      <w:rPr>
                        <w:rFonts w:ascii="Cambria Math" w:hAnsi="Cambria Math" w:hint="eastAsia"/>
                        <w:sz w:val="18"/>
                        <w:szCs w:val="18"/>
                      </w:rPr>
                      <m:t>Income</m:t>
                    </m:r>
                  </m:e>
                  <m:sub>
                    <m:r>
                      <w:rPr>
                        <w:rFonts w:ascii="Cambria Math" w:hAnsi="Cambria Math"/>
                        <w:sz w:val="18"/>
                        <w:szCs w:val="18"/>
                      </w:rPr>
                      <m:t>i</m:t>
                    </m:r>
                  </m:sub>
                </m:sSub>
                <m:sSub>
                  <m:sSubPr>
                    <m:ctrlPr>
                      <w:ins w:id="23" w:author="Baicheng Sun" w:date="2025-07-29T21:03:00Z" w16du:dateUtc="2025-07-29T13:03:00Z">
                        <w:rPr>
                          <w:rFonts w:ascii="Cambria Math" w:hAnsi="Cambria Math"/>
                          <w:i/>
                          <w:sz w:val="18"/>
                          <w:szCs w:val="18"/>
                        </w:rPr>
                      </w:ins>
                    </m:ctrlPr>
                  </m:sSubPr>
                  <m:e>
                    <m:r>
                      <w:rPr>
                        <w:rFonts w:ascii="Cambria Math" w:hAnsi="Cambria Math"/>
                        <w:sz w:val="18"/>
                        <w:szCs w:val="18"/>
                      </w:rPr>
                      <m:t>+ β</m:t>
                    </m:r>
                  </m:e>
                  <m:sub>
                    <m:r>
                      <w:rPr>
                        <w:rFonts w:ascii="Cambria Math" w:hAnsi="Cambria Math"/>
                        <w:sz w:val="18"/>
                        <w:szCs w:val="18"/>
                      </w:rPr>
                      <m:t>2</m:t>
                    </m:r>
                  </m:sub>
                </m:sSub>
                <m:sSub>
                  <m:sSubPr>
                    <m:ctrlPr>
                      <w:ins w:id="24" w:author="Baicheng Sun" w:date="2025-07-29T21:03:00Z" w16du:dateUtc="2025-07-29T13:03:00Z">
                        <w:rPr>
                          <w:rFonts w:ascii="Cambria Math" w:hAnsi="Cambria Math"/>
                          <w:i/>
                          <w:sz w:val="18"/>
                          <w:szCs w:val="18"/>
                        </w:rPr>
                      </w:ins>
                    </m:ctrlPr>
                  </m:sSubPr>
                  <m:e>
                    <m:r>
                      <w:rPr>
                        <w:rFonts w:ascii="Cambria Math" w:hAnsi="Cambria Math"/>
                        <w:sz w:val="18"/>
                        <w:szCs w:val="18"/>
                      </w:rPr>
                      <m:t>Daywork</m:t>
                    </m:r>
                  </m:e>
                  <m:sub>
                    <m:r>
                      <w:rPr>
                        <w:rFonts w:ascii="Cambria Math" w:hAnsi="Cambria Math"/>
                        <w:sz w:val="18"/>
                        <w:szCs w:val="18"/>
                      </w:rPr>
                      <m:t>i</m:t>
                    </m:r>
                  </m:sub>
                </m:sSub>
                <m:r>
                  <w:rPr>
                    <w:rFonts w:ascii="Cambria Math" w:hAnsi="Cambria Math"/>
                    <w:sz w:val="18"/>
                    <w:szCs w:val="18"/>
                  </w:rPr>
                  <m:t>+</m:t>
                </m:r>
                <m:sSup>
                  <m:sSupPr>
                    <m:ctrlPr>
                      <w:ins w:id="25" w:author="Baicheng Sun" w:date="2025-07-29T21:03:00Z" w16du:dateUtc="2025-07-29T13:03:00Z">
                        <w:rPr>
                          <w:rFonts w:ascii="Cambria Math" w:hAnsi="Cambria Math"/>
                          <w:i/>
                          <w:sz w:val="18"/>
                          <w:szCs w:val="18"/>
                        </w:rPr>
                      </w:ins>
                    </m:ctrlPr>
                  </m:sSupPr>
                  <m:e>
                    <m:r>
                      <w:rPr>
                        <w:rFonts w:ascii="Cambria Math" w:hAnsi="Cambria Math"/>
                        <w:sz w:val="18"/>
                        <w:szCs w:val="18"/>
                      </w:rPr>
                      <m:t>β</m:t>
                    </m:r>
                  </m:e>
                  <m:sup>
                    <m:r>
                      <w:rPr>
                        <w:rFonts w:ascii="Cambria Math" w:hAnsi="Cambria Math"/>
                        <w:sz w:val="18"/>
                        <w:szCs w:val="18"/>
                      </w:rPr>
                      <m:t>'</m:t>
                    </m:r>
                  </m:sup>
                </m:sSup>
                <m:sSub>
                  <m:sSubPr>
                    <m:ctrlPr>
                      <w:ins w:id="26" w:author="Baicheng Sun" w:date="2025-07-29T21:03:00Z" w16du:dateUtc="2025-07-29T13:03:00Z">
                        <w:rPr>
                          <w:rFonts w:ascii="Cambria Math" w:hAnsi="Cambria Math"/>
                          <w:i/>
                          <w:sz w:val="18"/>
                          <w:szCs w:val="18"/>
                        </w:rPr>
                      </w:ins>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ins w:id="27" w:author="Baicheng Sun" w:date="2025-07-29T21:03:00Z" w16du:dateUtc="2025-07-29T13:03:00Z">
                        <w:rPr>
                          <w:rFonts w:ascii="Cambria Math" w:hAnsi="Cambria Math"/>
                          <w:i/>
                          <w:sz w:val="18"/>
                          <w:szCs w:val="18"/>
                        </w:rPr>
                      </w:ins>
                    </m:ctrlPr>
                  </m:sSubPr>
                  <m:e>
                    <m:r>
                      <w:rPr>
                        <w:rFonts w:ascii="Cambria Math" w:hAnsi="Cambria Math"/>
                        <w:sz w:val="18"/>
                        <w:szCs w:val="18"/>
                      </w:rPr>
                      <m:t>ε</m:t>
                    </m:r>
                  </m:e>
                  <m:sub>
                    <m:r>
                      <w:rPr>
                        <w:rFonts w:ascii="Cambria Math" w:hAnsi="Cambria Math"/>
                        <w:sz w:val="18"/>
                        <w:szCs w:val="18"/>
                      </w:rPr>
                      <m:t>i</m:t>
                    </m:r>
                  </m:sub>
                </m:sSub>
              </m:oMath>
            </m:oMathPara>
          </w:p>
        </w:tc>
        <w:tc>
          <w:tcPr>
            <w:tcW w:w="816" w:type="dxa"/>
          </w:tcPr>
          <w:p w14:paraId="257E77F5" w14:textId="198C5751" w:rsidR="00D34897" w:rsidRPr="0036615E" w:rsidRDefault="00E35D86" w:rsidP="00B93AA4">
            <w:pPr>
              <w:spacing w:beforeLines="50" w:before="156" w:afterLines="50" w:after="156" w:line="276" w:lineRule="auto"/>
              <w:jc w:val="right"/>
              <w:rPr>
                <w:rFonts w:ascii="Times New Roman" w:eastAsia="宋体" w:hAnsi="Times New Roman" w:cs="Times New Roman"/>
                <w:sz w:val="18"/>
                <w:szCs w:val="18"/>
              </w:rPr>
            </w:pPr>
            <w:r w:rsidRPr="0036615E">
              <w:rPr>
                <w:rFonts w:ascii="Times New Roman" w:eastAsia="宋体" w:hAnsi="Times New Roman" w:cs="Times New Roman"/>
                <w:sz w:val="18"/>
                <w:szCs w:val="18"/>
              </w:rPr>
              <w:t>（</w:t>
            </w:r>
            <w:r w:rsidRPr="0036615E">
              <w:rPr>
                <w:rFonts w:ascii="Times New Roman" w:eastAsia="宋体" w:hAnsi="Times New Roman" w:cs="Times New Roman"/>
                <w:sz w:val="18"/>
                <w:szCs w:val="18"/>
              </w:rPr>
              <w:t>1</w:t>
            </w:r>
            <w:r w:rsidRPr="0036615E">
              <w:rPr>
                <w:rFonts w:ascii="Times New Roman" w:eastAsia="宋体" w:hAnsi="Times New Roman" w:cs="Times New Roman"/>
                <w:sz w:val="18"/>
                <w:szCs w:val="18"/>
              </w:rPr>
              <w:t>）</w:t>
            </w:r>
          </w:p>
        </w:tc>
      </w:tr>
    </w:tbl>
    <w:p w14:paraId="45ECBB3B" w14:textId="0C2520FD" w:rsidR="00D34897" w:rsidRPr="00D33E0D" w:rsidRDefault="00E40A4B" w:rsidP="00735452">
      <w:pPr>
        <w:spacing w:beforeLines="50" w:before="156" w:afterLines="50" w:after="156" w:line="276" w:lineRule="auto"/>
        <w:ind w:firstLineChars="200" w:firstLine="480"/>
        <w:rPr>
          <w:rFonts w:ascii="Times New Roman" w:eastAsia="宋体" w:hAnsi="Times New Roman" w:cs="Times New Roman"/>
          <w:sz w:val="24"/>
        </w:rPr>
      </w:pPr>
      <w:r w:rsidRPr="00D33E0D">
        <w:rPr>
          <w:rFonts w:ascii="Times New Roman" w:eastAsia="宋体" w:hAnsi="Times New Roman" w:cs="Times New Roman" w:hint="eastAsia"/>
          <w:sz w:val="24"/>
        </w:rPr>
        <w:t>模型</w:t>
      </w:r>
      <w:r w:rsidRPr="00D33E0D">
        <w:rPr>
          <w:rFonts w:ascii="Times New Roman" w:eastAsia="宋体" w:hAnsi="Times New Roman" w:cs="Times New Roman" w:hint="eastAsia"/>
          <w:sz w:val="24"/>
        </w:rPr>
        <w:t>2</w:t>
      </w:r>
      <w:r w:rsidRPr="00D33E0D">
        <w:rPr>
          <w:rFonts w:ascii="Times New Roman" w:eastAsia="宋体" w:hAnsi="Times New Roman" w:cs="Times New Roman" w:hint="eastAsia"/>
          <w:sz w:val="24"/>
        </w:rPr>
        <w:t>和模型</w:t>
      </w:r>
      <w:r w:rsidRPr="00D33E0D">
        <w:rPr>
          <w:rFonts w:ascii="Times New Roman" w:eastAsia="宋体" w:hAnsi="Times New Roman" w:cs="Times New Roman" w:hint="eastAsia"/>
          <w:sz w:val="24"/>
        </w:rPr>
        <w:t>3</w:t>
      </w:r>
      <w:r w:rsidRPr="00D33E0D">
        <w:rPr>
          <w:rFonts w:ascii="Times New Roman" w:eastAsia="宋体" w:hAnsi="Times New Roman" w:cs="Times New Roman" w:hint="eastAsia"/>
          <w:sz w:val="24"/>
        </w:rPr>
        <w:t>在</w:t>
      </w:r>
      <w:r w:rsidR="00706E59">
        <w:rPr>
          <w:rFonts w:ascii="Times New Roman" w:eastAsia="宋体" w:hAnsi="Times New Roman" w:cs="Times New Roman" w:hint="eastAsia"/>
          <w:sz w:val="24"/>
        </w:rPr>
        <w:t>方程（</w:t>
      </w:r>
      <w:r w:rsidR="00706E59">
        <w:rPr>
          <w:rFonts w:ascii="Times New Roman" w:eastAsia="宋体" w:hAnsi="Times New Roman" w:cs="Times New Roman" w:hint="eastAsia"/>
          <w:sz w:val="24"/>
        </w:rPr>
        <w:t>1</w:t>
      </w:r>
      <w:r w:rsidR="00706E59">
        <w:rPr>
          <w:rFonts w:ascii="Times New Roman" w:eastAsia="宋体" w:hAnsi="Times New Roman" w:cs="Times New Roman" w:hint="eastAsia"/>
          <w:sz w:val="24"/>
        </w:rPr>
        <w:t>）</w:t>
      </w:r>
      <w:r w:rsidR="006F3622">
        <w:rPr>
          <w:rFonts w:ascii="Times New Roman" w:eastAsia="宋体" w:hAnsi="Times New Roman" w:cs="Times New Roman" w:hint="eastAsia"/>
          <w:sz w:val="24"/>
        </w:rPr>
        <w:t>的</w:t>
      </w:r>
      <w:r w:rsidRPr="00D33E0D">
        <w:rPr>
          <w:rFonts w:ascii="Times New Roman" w:eastAsia="宋体" w:hAnsi="Times New Roman" w:cs="Times New Roman" w:hint="eastAsia"/>
          <w:sz w:val="24"/>
        </w:rPr>
        <w:t>基础上加入“因收入择业”</w:t>
      </w:r>
      <w:r w:rsidR="00136F4A">
        <w:rPr>
          <w:rFonts w:ascii="Times New Roman" w:eastAsia="宋体" w:hAnsi="Times New Roman" w:cs="Times New Roman" w:hint="eastAsia"/>
          <w:sz w:val="24"/>
        </w:rPr>
        <w:t>作为</w:t>
      </w:r>
      <w:r w:rsidRPr="00D33E0D">
        <w:rPr>
          <w:rFonts w:ascii="Times New Roman" w:eastAsia="宋体" w:hAnsi="Times New Roman" w:cs="Times New Roman" w:hint="eastAsia"/>
          <w:sz w:val="24"/>
        </w:rPr>
        <w:t>调节变量，分别与</w:t>
      </w:r>
      <w:r w:rsidR="000A310A">
        <w:rPr>
          <w:rFonts w:ascii="Times New Roman" w:eastAsia="宋体" w:hAnsi="Times New Roman" w:cs="Times New Roman" w:hint="eastAsia"/>
          <w:sz w:val="24"/>
        </w:rPr>
        <w:t>月</w:t>
      </w:r>
      <w:r w:rsidRPr="00D33E0D">
        <w:rPr>
          <w:rFonts w:ascii="Times New Roman" w:eastAsia="宋体" w:hAnsi="Times New Roman" w:cs="Times New Roman" w:hint="eastAsia"/>
          <w:sz w:val="24"/>
        </w:rPr>
        <w:t>收入和</w:t>
      </w:r>
      <w:r w:rsidR="00E443A8">
        <w:rPr>
          <w:rFonts w:ascii="Times New Roman" w:eastAsia="宋体" w:hAnsi="Times New Roman" w:cs="Times New Roman" w:hint="eastAsia"/>
          <w:sz w:val="24"/>
        </w:rPr>
        <w:t>日均</w:t>
      </w:r>
      <w:r w:rsidRPr="00D33E0D">
        <w:rPr>
          <w:rFonts w:ascii="Times New Roman" w:eastAsia="宋体" w:hAnsi="Times New Roman" w:cs="Times New Roman" w:hint="eastAsia"/>
          <w:sz w:val="24"/>
        </w:rPr>
        <w:t>工作时长</w:t>
      </w:r>
      <w:r w:rsidR="009907B6">
        <w:rPr>
          <w:rFonts w:ascii="Times New Roman" w:eastAsia="宋体" w:hAnsi="Times New Roman" w:cs="Times New Roman" w:hint="eastAsia"/>
          <w:sz w:val="24"/>
        </w:rPr>
        <w:t>组成</w:t>
      </w:r>
      <w:r w:rsidRPr="00D33E0D">
        <w:rPr>
          <w:rFonts w:ascii="Times New Roman" w:eastAsia="宋体" w:hAnsi="Times New Roman" w:cs="Times New Roman" w:hint="eastAsia"/>
          <w:sz w:val="24"/>
        </w:rPr>
        <w:t>交互项进入模型</w:t>
      </w:r>
      <w:r w:rsidRPr="00D33E0D">
        <w:rPr>
          <w:rFonts w:ascii="Times New Roman" w:eastAsia="宋体" w:hAnsi="Times New Roman" w:cs="Times New Roman" w:hint="eastAsia"/>
          <w:sz w:val="24"/>
        </w:rPr>
        <w:t>2</w:t>
      </w:r>
      <w:r w:rsidRPr="00D33E0D">
        <w:rPr>
          <w:rFonts w:ascii="Times New Roman" w:eastAsia="宋体" w:hAnsi="Times New Roman" w:cs="Times New Roman" w:hint="eastAsia"/>
          <w:sz w:val="24"/>
        </w:rPr>
        <w:t>和模型</w:t>
      </w:r>
      <w:r w:rsidRPr="00D33E0D">
        <w:rPr>
          <w:rFonts w:ascii="Times New Roman" w:eastAsia="宋体" w:hAnsi="Times New Roman" w:cs="Times New Roman" w:hint="eastAsia"/>
          <w:sz w:val="24"/>
        </w:rPr>
        <w:t>3</w:t>
      </w:r>
      <w:r w:rsidRPr="00D33E0D">
        <w:rPr>
          <w:rFonts w:ascii="Times New Roman" w:eastAsia="宋体" w:hAnsi="Times New Roman" w:cs="Times New Roman" w:hint="eastAsia"/>
          <w:sz w:val="24"/>
        </w:rPr>
        <w:t>，以</w:t>
      </w:r>
      <w:r w:rsidR="009525AD">
        <w:rPr>
          <w:rFonts w:ascii="Times New Roman" w:eastAsia="宋体" w:hAnsi="Times New Roman" w:cs="Times New Roman" w:hint="eastAsia"/>
          <w:sz w:val="24"/>
        </w:rPr>
        <w:t>检验</w:t>
      </w:r>
      <w:r w:rsidRPr="00D33E0D">
        <w:rPr>
          <w:rFonts w:ascii="Times New Roman" w:eastAsia="宋体" w:hAnsi="Times New Roman" w:cs="Times New Roman" w:hint="eastAsia"/>
          <w:sz w:val="24"/>
        </w:rPr>
        <w:t>假设</w:t>
      </w:r>
      <w:r w:rsidRPr="00D33E0D">
        <w:rPr>
          <w:rFonts w:ascii="Times New Roman" w:eastAsia="宋体" w:hAnsi="Times New Roman" w:cs="Times New Roman" w:hint="eastAsia"/>
          <w:sz w:val="24"/>
        </w:rPr>
        <w:t>2-1</w:t>
      </w:r>
      <w:r w:rsidRPr="00D33E0D">
        <w:rPr>
          <w:rFonts w:ascii="Times New Roman" w:eastAsia="宋体" w:hAnsi="Times New Roman" w:cs="Times New Roman" w:hint="eastAsia"/>
          <w:sz w:val="24"/>
        </w:rPr>
        <w:t>和假设</w:t>
      </w:r>
      <w:r w:rsidRPr="00D33E0D">
        <w:rPr>
          <w:rFonts w:ascii="Times New Roman" w:eastAsia="宋体" w:hAnsi="Times New Roman" w:cs="Times New Roman" w:hint="eastAsia"/>
          <w:sz w:val="24"/>
        </w:rPr>
        <w:t>2-2</w:t>
      </w:r>
      <w:r w:rsidRPr="00D33E0D">
        <w:rPr>
          <w:rFonts w:ascii="Times New Roman" w:eastAsia="宋体" w:hAnsi="Times New Roman" w:cs="Times New Roman" w:hint="eastAsia"/>
          <w:sz w:val="24"/>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0"/>
        <w:gridCol w:w="816"/>
      </w:tblGrid>
      <w:tr w:rsidR="00376372" w:rsidRPr="008D47E2" w14:paraId="0BA944CE" w14:textId="77777777" w:rsidTr="00F81137">
        <w:tc>
          <w:tcPr>
            <w:tcW w:w="7490" w:type="dxa"/>
          </w:tcPr>
          <w:p w14:paraId="261CC0D6" w14:textId="32A070F7" w:rsidR="00376372" w:rsidRPr="001B1058" w:rsidRDefault="00000000" w:rsidP="00BF4130">
            <w:pPr>
              <w:pStyle w:val="aff6"/>
              <w:spacing w:beforeLines="50" w:before="156" w:afterLines="50" w:after="156" w:line="276" w:lineRule="auto"/>
              <w:ind w:firstLineChars="200" w:firstLine="360"/>
              <w:rPr>
                <w:i/>
                <w:sz w:val="18"/>
                <w:szCs w:val="18"/>
              </w:rPr>
            </w:pPr>
            <m:oMathPara>
              <m:oMathParaPr>
                <m:jc m:val="center"/>
              </m:oMathParaPr>
              <m:oMath>
                <m:sSub>
                  <m:sSubPr>
                    <m:ctrlPr>
                      <w:ins w:id="28" w:author="Baicheng Sun" w:date="2025-07-29T21:03:00Z" w16du:dateUtc="2025-07-29T13:03:00Z">
                        <w:rPr>
                          <w:rFonts w:ascii="Cambria Math" w:hAnsi="Cambria Math"/>
                          <w:i/>
                          <w:sz w:val="18"/>
                          <w:szCs w:val="18"/>
                        </w:rPr>
                      </w:ins>
                    </m:ctrlPr>
                  </m:sSubPr>
                  <m:e>
                    <m:r>
                      <w:rPr>
                        <w:rFonts w:ascii="Cambria Math" w:hAnsi="Cambria Math"/>
                        <w:sz w:val="18"/>
                        <w:szCs w:val="18"/>
                      </w:rPr>
                      <m:t>Identity</m:t>
                    </m:r>
                  </m:e>
                  <m:sub>
                    <m:r>
                      <w:rPr>
                        <w:rFonts w:ascii="Cambria Math" w:hAnsi="Cambria Math"/>
                        <w:sz w:val="18"/>
                        <w:szCs w:val="18"/>
                      </w:rPr>
                      <m:t>i</m:t>
                    </m:r>
                  </m:sub>
                </m:sSub>
                <m:r>
                  <w:rPr>
                    <w:rFonts w:ascii="Cambria Math" w:hAnsi="Cambria Math"/>
                    <w:sz w:val="18"/>
                    <w:szCs w:val="18"/>
                  </w:rPr>
                  <m:t>=</m:t>
                </m:r>
                <m:sSub>
                  <m:sSubPr>
                    <m:ctrlPr>
                      <w:ins w:id="29" w:author="Baicheng Sun" w:date="2025-07-29T21:03:00Z" w16du:dateUtc="2025-07-29T13:03:00Z">
                        <w:rPr>
                          <w:rFonts w:ascii="Cambria Math" w:hAnsi="Cambria Math"/>
                          <w:i/>
                          <w:sz w:val="18"/>
                          <w:szCs w:val="18"/>
                        </w:rPr>
                      </w:ins>
                    </m:ctrlPr>
                  </m:sSubPr>
                  <m:e>
                    <m: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m:t>
                </m:r>
                <m:sSub>
                  <m:sSubPr>
                    <m:ctrlPr>
                      <w:ins w:id="30" w:author="Baicheng Sun" w:date="2025-07-29T21:03:00Z" w16du:dateUtc="2025-07-29T13:03:00Z">
                        <w:rPr>
                          <w:rFonts w:ascii="Cambria Math" w:hAnsi="Cambria Math"/>
                          <w:i/>
                          <w:sz w:val="18"/>
                          <w:szCs w:val="18"/>
                        </w:rPr>
                      </w:ins>
                    </m:ctrlPr>
                  </m:sSubPr>
                  <m:e>
                    <m:r>
                      <w:rPr>
                        <w:rFonts w:ascii="Cambria Math" w:hAnsi="Cambria Math"/>
                        <w:sz w:val="18"/>
                        <w:szCs w:val="18"/>
                      </w:rPr>
                      <m:t>β</m:t>
                    </m:r>
                  </m:e>
                  <m:sub>
                    <m:r>
                      <w:rPr>
                        <w:rFonts w:ascii="Cambria Math" w:hAnsi="Cambria Math"/>
                        <w:sz w:val="18"/>
                        <w:szCs w:val="18"/>
                      </w:rPr>
                      <m:t>1</m:t>
                    </m:r>
                  </m:sub>
                </m:sSub>
                <m:sSub>
                  <m:sSubPr>
                    <m:ctrlPr>
                      <w:ins w:id="31" w:author="Baicheng Sun" w:date="2025-07-29T21:03:00Z" w16du:dateUtc="2025-07-29T13:03:00Z">
                        <w:rPr>
                          <w:rFonts w:ascii="Cambria Math" w:hAnsi="Cambria Math"/>
                          <w:i/>
                          <w:sz w:val="18"/>
                          <w:szCs w:val="18"/>
                        </w:rPr>
                      </w:ins>
                    </m:ctrlPr>
                  </m:sSubPr>
                  <m:e>
                    <m:r>
                      <w:rPr>
                        <w:rFonts w:ascii="Cambria Math" w:hAnsi="Cambria Math"/>
                        <w:sz w:val="18"/>
                        <w:szCs w:val="18"/>
                      </w:rPr>
                      <m:t>Income</m:t>
                    </m:r>
                  </m:e>
                  <m:sub>
                    <m:r>
                      <w:rPr>
                        <w:rFonts w:ascii="Cambria Math" w:hAnsi="Cambria Math"/>
                        <w:sz w:val="18"/>
                        <w:szCs w:val="18"/>
                      </w:rPr>
                      <m:t xml:space="preserve">i </m:t>
                    </m:r>
                  </m:sub>
                </m:sSub>
                <m:r>
                  <w:rPr>
                    <w:rFonts w:ascii="Cambria Math" w:hAnsi="Cambria Math"/>
                    <w:sz w:val="18"/>
                    <w:szCs w:val="18"/>
                  </w:rPr>
                  <m:t>+</m:t>
                </m:r>
                <m:sSub>
                  <m:sSubPr>
                    <m:ctrlPr>
                      <w:ins w:id="32" w:author="Baicheng Sun" w:date="2025-07-29T21:03:00Z" w16du:dateUtc="2025-07-29T13:03:00Z">
                        <w:rPr>
                          <w:rFonts w:ascii="Cambria Math" w:hAnsi="Cambria Math"/>
                          <w:i/>
                          <w:sz w:val="18"/>
                          <w:szCs w:val="18"/>
                        </w:rPr>
                      </w:ins>
                    </m:ctrlPr>
                  </m:sSubPr>
                  <m:e>
                    <m:sSub>
                      <m:sSubPr>
                        <m:ctrlPr>
                          <w:ins w:id="33" w:author="Baicheng Sun" w:date="2025-07-29T21:03:00Z" w16du:dateUtc="2025-07-29T13:03:00Z">
                            <w:rPr>
                              <w:rFonts w:ascii="Cambria Math" w:hAnsi="Cambria Math"/>
                              <w:i/>
                              <w:sz w:val="18"/>
                              <w:szCs w:val="18"/>
                            </w:rPr>
                          </w:ins>
                        </m:ctrlPr>
                      </m:sSubPr>
                      <m:e>
                        <m:r>
                          <w:rPr>
                            <w:rFonts w:ascii="Cambria Math" w:hAnsi="Cambria Math"/>
                            <w:sz w:val="18"/>
                            <w:szCs w:val="18"/>
                          </w:rPr>
                          <m:t>+ β</m:t>
                        </m:r>
                      </m:e>
                      <m:sub>
                        <m:r>
                          <w:rPr>
                            <w:rFonts w:ascii="Cambria Math" w:hAnsi="Cambria Math"/>
                            <w:sz w:val="18"/>
                            <w:szCs w:val="18"/>
                          </w:rPr>
                          <m:t>2</m:t>
                        </m:r>
                      </m:sub>
                    </m:sSub>
                    <m:sSub>
                      <m:sSubPr>
                        <m:ctrlPr>
                          <w:ins w:id="34" w:author="Baicheng Sun" w:date="2025-07-29T21:03:00Z" w16du:dateUtc="2025-07-29T13:03:00Z">
                            <w:rPr>
                              <w:rFonts w:ascii="Cambria Math" w:hAnsi="Cambria Math"/>
                              <w:i/>
                              <w:sz w:val="18"/>
                              <w:szCs w:val="18"/>
                            </w:rPr>
                          </w:ins>
                        </m:ctrlPr>
                      </m:sSubPr>
                      <m:e>
                        <m:r>
                          <w:rPr>
                            <w:rFonts w:ascii="Cambria Math" w:hAnsi="Cambria Math"/>
                            <w:sz w:val="18"/>
                            <w:szCs w:val="18"/>
                          </w:rPr>
                          <m:t>Daywork</m:t>
                        </m:r>
                      </m:e>
                      <m:sub>
                        <m:r>
                          <w:rPr>
                            <w:rFonts w:ascii="Cambria Math" w:hAnsi="Cambria Math"/>
                            <w:sz w:val="18"/>
                            <w:szCs w:val="18"/>
                          </w:rPr>
                          <m:t>i</m:t>
                        </m:r>
                      </m:sub>
                    </m:sSub>
                    <m:r>
                      <w:rPr>
                        <w:rFonts w:ascii="Cambria Math" w:hAnsi="Cambria Math"/>
                        <w:sz w:val="18"/>
                        <w:szCs w:val="18"/>
                      </w:rPr>
                      <m:t>+β</m:t>
                    </m:r>
                  </m:e>
                  <m:sub>
                    <m:r>
                      <w:rPr>
                        <w:rFonts w:ascii="Cambria Math" w:hAnsi="Cambria Math"/>
                        <w:sz w:val="18"/>
                        <w:szCs w:val="18"/>
                      </w:rPr>
                      <m:t>3</m:t>
                    </m:r>
                  </m:sub>
                </m:sSub>
                <m:sSub>
                  <m:sSubPr>
                    <m:ctrlPr>
                      <w:ins w:id="35" w:author="Baicheng Sun" w:date="2025-07-29T21:03:00Z" w16du:dateUtc="2025-07-29T13:03:00Z">
                        <w:rPr>
                          <w:rFonts w:ascii="Cambria Math" w:hAnsi="Cambria Math"/>
                          <w:i/>
                          <w:sz w:val="18"/>
                          <w:szCs w:val="18"/>
                        </w:rPr>
                      </w:ins>
                    </m:ctrlPr>
                  </m:sSubPr>
                  <m:e>
                    <m:sSub>
                      <m:sSubPr>
                        <m:ctrlPr>
                          <w:ins w:id="36" w:author="Baicheng Sun" w:date="2025-07-29T21:03:00Z" w16du:dateUtc="2025-07-29T13:03:00Z">
                            <w:rPr>
                              <w:rFonts w:ascii="Cambria Math" w:hAnsi="Cambria Math"/>
                              <w:i/>
                              <w:sz w:val="18"/>
                              <w:szCs w:val="18"/>
                            </w:rPr>
                          </w:ins>
                        </m:ctrlPr>
                      </m:sSubPr>
                      <m:e>
                        <m:r>
                          <w:rPr>
                            <w:rFonts w:ascii="Cambria Math" w:hAnsi="Cambria Math"/>
                            <w:sz w:val="18"/>
                            <w:szCs w:val="18"/>
                          </w:rPr>
                          <m:t>Income</m:t>
                        </m:r>
                      </m:e>
                      <m:sub>
                        <m:r>
                          <w:rPr>
                            <w:rFonts w:ascii="Cambria Math" w:hAnsi="Cambria Math"/>
                            <w:sz w:val="18"/>
                            <w:szCs w:val="18"/>
                          </w:rPr>
                          <m:t>i</m:t>
                        </m:r>
                      </m:sub>
                    </m:sSub>
                    <m:r>
                      <w:rPr>
                        <w:rFonts w:ascii="Cambria Math" w:hAnsi="Cambria Math"/>
                        <w:sz w:val="18"/>
                        <w:szCs w:val="18"/>
                      </w:rPr>
                      <m:t>Motive_income</m:t>
                    </m:r>
                  </m:e>
                  <m:sub>
                    <m:r>
                      <w:rPr>
                        <w:rFonts w:ascii="Cambria Math" w:hAnsi="Cambria Math"/>
                        <w:sz w:val="18"/>
                        <w:szCs w:val="18"/>
                      </w:rPr>
                      <m:t>i</m:t>
                    </m:r>
                  </m:sub>
                </m:sSub>
                <m:r>
                  <w:rPr>
                    <w:rFonts w:ascii="Cambria Math" w:hAnsi="Cambria Math"/>
                    <w:sz w:val="18"/>
                    <w:szCs w:val="18"/>
                  </w:rPr>
                  <m:t>+</m:t>
                </m:r>
                <m:sSup>
                  <m:sSupPr>
                    <m:ctrlPr>
                      <w:ins w:id="37" w:author="Baicheng Sun" w:date="2025-07-29T21:03:00Z" w16du:dateUtc="2025-07-29T13:03:00Z">
                        <w:rPr>
                          <w:rFonts w:ascii="Cambria Math" w:hAnsi="Cambria Math"/>
                          <w:i/>
                          <w:sz w:val="18"/>
                          <w:szCs w:val="18"/>
                        </w:rPr>
                      </w:ins>
                    </m:ctrlPr>
                  </m:sSupPr>
                  <m:e>
                    <m:r>
                      <w:rPr>
                        <w:rFonts w:ascii="Cambria Math" w:hAnsi="Cambria Math"/>
                        <w:sz w:val="18"/>
                        <w:szCs w:val="18"/>
                      </w:rPr>
                      <m:t>β</m:t>
                    </m:r>
                  </m:e>
                  <m:sup>
                    <m:r>
                      <w:rPr>
                        <w:rFonts w:ascii="Cambria Math" w:hAnsi="Cambria Math"/>
                        <w:sz w:val="18"/>
                        <w:szCs w:val="18"/>
                      </w:rPr>
                      <m:t>'</m:t>
                    </m:r>
                  </m:sup>
                </m:sSup>
                <m:sSub>
                  <m:sSubPr>
                    <m:ctrlPr>
                      <w:ins w:id="38" w:author="Baicheng Sun" w:date="2025-07-29T21:03:00Z" w16du:dateUtc="2025-07-29T13:03:00Z">
                        <w:rPr>
                          <w:rFonts w:ascii="Cambria Math" w:hAnsi="Cambria Math"/>
                          <w:i/>
                          <w:sz w:val="18"/>
                          <w:szCs w:val="18"/>
                        </w:rPr>
                      </w:ins>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ins w:id="39" w:author="Baicheng Sun" w:date="2025-07-29T21:03:00Z" w16du:dateUtc="2025-07-29T13:03:00Z">
                        <w:rPr>
                          <w:rFonts w:ascii="Cambria Math" w:hAnsi="Cambria Math"/>
                          <w:i/>
                          <w:sz w:val="18"/>
                          <w:szCs w:val="18"/>
                        </w:rPr>
                      </w:ins>
                    </m:ctrlPr>
                  </m:sSubPr>
                  <m:e>
                    <m:r>
                      <w:rPr>
                        <w:rFonts w:ascii="Cambria Math" w:hAnsi="Cambria Math"/>
                        <w:sz w:val="18"/>
                        <w:szCs w:val="18"/>
                      </w:rPr>
                      <m:t>ε</m:t>
                    </m:r>
                  </m:e>
                  <m:sub>
                    <m:r>
                      <w:rPr>
                        <w:rFonts w:ascii="Cambria Math" w:hAnsi="Cambria Math"/>
                        <w:sz w:val="18"/>
                        <w:szCs w:val="18"/>
                      </w:rPr>
                      <m:t>i</m:t>
                    </m:r>
                  </m:sub>
                </m:sSub>
              </m:oMath>
            </m:oMathPara>
          </w:p>
        </w:tc>
        <w:tc>
          <w:tcPr>
            <w:tcW w:w="816" w:type="dxa"/>
          </w:tcPr>
          <w:p w14:paraId="381EAB95" w14:textId="5D3A1298" w:rsidR="00376372" w:rsidRPr="001B1058" w:rsidRDefault="00376372" w:rsidP="0087245D">
            <w:pPr>
              <w:spacing w:beforeLines="50" w:before="156" w:afterLines="50" w:after="156" w:line="276" w:lineRule="auto"/>
              <w:jc w:val="right"/>
              <w:rPr>
                <w:rFonts w:ascii="Times New Roman" w:eastAsia="宋体" w:hAnsi="Times New Roman" w:cs="Times New Roman"/>
                <w:sz w:val="18"/>
                <w:szCs w:val="18"/>
              </w:rPr>
            </w:pPr>
            <w:r w:rsidRPr="001B1058">
              <w:rPr>
                <w:rFonts w:ascii="Times New Roman" w:eastAsia="宋体" w:hAnsi="Times New Roman" w:cs="Times New Roman"/>
                <w:sz w:val="18"/>
                <w:szCs w:val="18"/>
              </w:rPr>
              <w:t>（</w:t>
            </w:r>
            <w:r w:rsidR="003958F4" w:rsidRPr="001B1058">
              <w:rPr>
                <w:rFonts w:ascii="Times New Roman" w:eastAsia="宋体" w:hAnsi="Times New Roman" w:cs="Times New Roman" w:hint="eastAsia"/>
                <w:sz w:val="18"/>
                <w:szCs w:val="18"/>
              </w:rPr>
              <w:t>2</w:t>
            </w:r>
            <w:r w:rsidRPr="001B1058">
              <w:rPr>
                <w:rFonts w:ascii="Times New Roman" w:eastAsia="宋体" w:hAnsi="Times New Roman" w:cs="Times New Roman"/>
                <w:sz w:val="18"/>
                <w:szCs w:val="18"/>
              </w:rPr>
              <w:t>）</w:t>
            </w:r>
          </w:p>
        </w:tc>
      </w:tr>
      <w:tr w:rsidR="00376372" w:rsidRPr="004F0BC1" w14:paraId="6D8828EE" w14:textId="77777777" w:rsidTr="00F81137">
        <w:tc>
          <w:tcPr>
            <w:tcW w:w="7490" w:type="dxa"/>
          </w:tcPr>
          <w:p w14:paraId="2A2CC1F3" w14:textId="3D75AC77" w:rsidR="00376372" w:rsidRPr="004F0BC1" w:rsidRDefault="00000000" w:rsidP="008D1147">
            <w:pPr>
              <w:pStyle w:val="aff6"/>
              <w:spacing w:beforeLines="50" w:before="156" w:afterLines="50" w:after="156" w:line="276" w:lineRule="auto"/>
              <w:ind w:firstLineChars="200" w:firstLine="360"/>
              <w:rPr>
                <w:i/>
                <w:sz w:val="18"/>
                <w:szCs w:val="18"/>
              </w:rPr>
            </w:pPr>
            <m:oMathPara>
              <m:oMath>
                <m:sSub>
                  <m:sSubPr>
                    <m:ctrlPr>
                      <w:ins w:id="40" w:author="Baicheng Sun" w:date="2025-07-29T21:03:00Z" w16du:dateUtc="2025-07-29T13:03:00Z">
                        <w:rPr>
                          <w:rFonts w:ascii="Cambria Math" w:hAnsi="Cambria Math"/>
                          <w:i/>
                          <w:sz w:val="18"/>
                          <w:szCs w:val="18"/>
                        </w:rPr>
                      </w:ins>
                    </m:ctrlPr>
                  </m:sSubPr>
                  <m:e>
                    <m:r>
                      <w:rPr>
                        <w:rFonts w:ascii="Cambria Math" w:hAnsi="Cambria Math"/>
                        <w:sz w:val="18"/>
                        <w:szCs w:val="18"/>
                      </w:rPr>
                      <m:t>Identity</m:t>
                    </m:r>
                  </m:e>
                  <m:sub>
                    <m:r>
                      <w:rPr>
                        <w:rFonts w:ascii="Cambria Math" w:hAnsi="Cambria Math"/>
                        <w:sz w:val="18"/>
                        <w:szCs w:val="18"/>
                      </w:rPr>
                      <m:t>i</m:t>
                    </m:r>
                  </m:sub>
                </m:sSub>
                <m:r>
                  <w:rPr>
                    <w:rFonts w:ascii="Cambria Math" w:hAnsi="Cambria Math"/>
                    <w:sz w:val="18"/>
                    <w:szCs w:val="18"/>
                  </w:rPr>
                  <m:t>=</m:t>
                </m:r>
                <m:sSub>
                  <m:sSubPr>
                    <m:ctrlPr>
                      <w:ins w:id="41" w:author="Baicheng Sun" w:date="2025-07-29T21:03:00Z" w16du:dateUtc="2025-07-29T13:03:00Z">
                        <w:rPr>
                          <w:rFonts w:ascii="Cambria Math" w:hAnsi="Cambria Math"/>
                          <w:i/>
                          <w:sz w:val="18"/>
                          <w:szCs w:val="18"/>
                        </w:rPr>
                      </w:ins>
                    </m:ctrlPr>
                  </m:sSubPr>
                  <m:e>
                    <m: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m:t>
                </m:r>
                <m:sSub>
                  <m:sSubPr>
                    <m:ctrlPr>
                      <w:ins w:id="42" w:author="Baicheng Sun" w:date="2025-07-29T21:03:00Z" w16du:dateUtc="2025-07-29T13:03:00Z">
                        <w:rPr>
                          <w:rFonts w:ascii="Cambria Math" w:hAnsi="Cambria Math"/>
                          <w:i/>
                          <w:sz w:val="18"/>
                          <w:szCs w:val="18"/>
                        </w:rPr>
                      </w:ins>
                    </m:ctrlPr>
                  </m:sSubPr>
                  <m:e>
                    <m:r>
                      <w:rPr>
                        <w:rFonts w:ascii="Cambria Math" w:hAnsi="Cambria Math"/>
                        <w:sz w:val="18"/>
                        <w:szCs w:val="18"/>
                      </w:rPr>
                      <m:t>β</m:t>
                    </m:r>
                  </m:e>
                  <m:sub>
                    <m:r>
                      <w:rPr>
                        <w:rFonts w:ascii="Cambria Math" w:hAnsi="Cambria Math"/>
                        <w:sz w:val="18"/>
                        <w:szCs w:val="18"/>
                      </w:rPr>
                      <m:t>1</m:t>
                    </m:r>
                  </m:sub>
                </m:sSub>
                <m:sSub>
                  <m:sSubPr>
                    <m:ctrlPr>
                      <w:ins w:id="43" w:author="Baicheng Sun" w:date="2025-07-29T21:03:00Z" w16du:dateUtc="2025-07-29T13:03:00Z">
                        <w:rPr>
                          <w:rFonts w:ascii="Cambria Math" w:hAnsi="Cambria Math"/>
                          <w:i/>
                          <w:sz w:val="18"/>
                          <w:szCs w:val="18"/>
                        </w:rPr>
                      </w:ins>
                    </m:ctrlPr>
                  </m:sSubPr>
                  <m:e>
                    <m:r>
                      <w:rPr>
                        <w:rFonts w:ascii="Cambria Math" w:hAnsi="Cambria Math"/>
                        <w:sz w:val="18"/>
                        <w:szCs w:val="18"/>
                      </w:rPr>
                      <m:t>Income</m:t>
                    </m:r>
                  </m:e>
                  <m:sub>
                    <m:r>
                      <w:rPr>
                        <w:rFonts w:ascii="Cambria Math" w:hAnsi="Cambria Math"/>
                        <w:sz w:val="18"/>
                        <w:szCs w:val="18"/>
                      </w:rPr>
                      <m:t xml:space="preserve">i </m:t>
                    </m:r>
                  </m:sub>
                </m:sSub>
                <m:r>
                  <w:rPr>
                    <w:rFonts w:ascii="Cambria Math" w:hAnsi="Cambria Math"/>
                    <w:sz w:val="18"/>
                    <w:szCs w:val="18"/>
                  </w:rPr>
                  <m:t>+</m:t>
                </m:r>
                <m:sSub>
                  <m:sSubPr>
                    <m:ctrlPr>
                      <w:ins w:id="44" w:author="Baicheng Sun" w:date="2025-07-29T21:03:00Z" w16du:dateUtc="2025-07-29T13:03:00Z">
                        <w:rPr>
                          <w:rFonts w:ascii="Cambria Math" w:hAnsi="Cambria Math"/>
                          <w:i/>
                          <w:sz w:val="18"/>
                          <w:szCs w:val="18"/>
                        </w:rPr>
                      </w:ins>
                    </m:ctrlPr>
                  </m:sSubPr>
                  <m:e>
                    <m:sSub>
                      <m:sSubPr>
                        <m:ctrlPr>
                          <w:ins w:id="45" w:author="Baicheng Sun" w:date="2025-07-29T21:03:00Z" w16du:dateUtc="2025-07-29T13:03:00Z">
                            <w:rPr>
                              <w:rFonts w:ascii="Cambria Math" w:hAnsi="Cambria Math"/>
                              <w:i/>
                              <w:sz w:val="18"/>
                              <w:szCs w:val="18"/>
                            </w:rPr>
                          </w:ins>
                        </m:ctrlPr>
                      </m:sSubPr>
                      <m:e>
                        <m:r>
                          <w:rPr>
                            <w:rFonts w:ascii="Cambria Math" w:hAnsi="Cambria Math"/>
                            <w:sz w:val="18"/>
                            <w:szCs w:val="18"/>
                          </w:rPr>
                          <m:t>+ β</m:t>
                        </m:r>
                      </m:e>
                      <m:sub>
                        <m:r>
                          <w:rPr>
                            <w:rFonts w:ascii="Cambria Math" w:hAnsi="Cambria Math"/>
                            <w:sz w:val="18"/>
                            <w:szCs w:val="18"/>
                          </w:rPr>
                          <m:t>2</m:t>
                        </m:r>
                      </m:sub>
                    </m:sSub>
                    <m:sSub>
                      <m:sSubPr>
                        <m:ctrlPr>
                          <w:ins w:id="46" w:author="Baicheng Sun" w:date="2025-07-29T21:03:00Z" w16du:dateUtc="2025-07-29T13:03:00Z">
                            <w:rPr>
                              <w:rFonts w:ascii="Cambria Math" w:hAnsi="Cambria Math"/>
                              <w:i/>
                              <w:sz w:val="18"/>
                              <w:szCs w:val="18"/>
                            </w:rPr>
                          </w:ins>
                        </m:ctrlPr>
                      </m:sSubPr>
                      <m:e>
                        <m:r>
                          <w:rPr>
                            <w:rFonts w:ascii="Cambria Math" w:hAnsi="Cambria Math"/>
                            <w:sz w:val="18"/>
                            <w:szCs w:val="18"/>
                          </w:rPr>
                          <m:t>Daywork</m:t>
                        </m:r>
                      </m:e>
                      <m:sub>
                        <m:r>
                          <w:rPr>
                            <w:rFonts w:ascii="Cambria Math" w:hAnsi="Cambria Math"/>
                            <w:sz w:val="18"/>
                            <w:szCs w:val="18"/>
                          </w:rPr>
                          <m:t>i</m:t>
                        </m:r>
                      </m:sub>
                    </m:sSub>
                    <m:r>
                      <w:rPr>
                        <w:rFonts w:ascii="Cambria Math" w:hAnsi="Cambria Math"/>
                        <w:sz w:val="18"/>
                        <w:szCs w:val="18"/>
                      </w:rPr>
                      <m:t>+β</m:t>
                    </m:r>
                  </m:e>
                  <m:sub>
                    <m:r>
                      <w:rPr>
                        <w:rFonts w:ascii="Cambria Math" w:hAnsi="Cambria Math"/>
                        <w:sz w:val="18"/>
                        <w:szCs w:val="18"/>
                      </w:rPr>
                      <m:t>3</m:t>
                    </m:r>
                  </m:sub>
                </m:sSub>
                <m:sSub>
                  <m:sSubPr>
                    <m:ctrlPr>
                      <w:ins w:id="47" w:author="Baicheng Sun" w:date="2025-07-29T21:03:00Z" w16du:dateUtc="2025-07-29T13:03:00Z">
                        <w:rPr>
                          <w:rFonts w:ascii="Cambria Math" w:hAnsi="Cambria Math"/>
                          <w:i/>
                          <w:sz w:val="18"/>
                          <w:szCs w:val="18"/>
                        </w:rPr>
                      </w:ins>
                    </m:ctrlPr>
                  </m:sSubPr>
                  <m:e>
                    <m:sSub>
                      <m:sSubPr>
                        <m:ctrlPr>
                          <w:ins w:id="48" w:author="Baicheng Sun" w:date="2025-07-29T21:03:00Z" w16du:dateUtc="2025-07-29T13:03:00Z">
                            <w:rPr>
                              <w:rFonts w:ascii="Cambria Math" w:hAnsi="Cambria Math"/>
                              <w:i/>
                              <w:sz w:val="18"/>
                              <w:szCs w:val="18"/>
                            </w:rPr>
                          </w:ins>
                        </m:ctrlPr>
                      </m:sSubPr>
                      <m:e>
                        <m:r>
                          <w:rPr>
                            <w:rFonts w:ascii="Cambria Math" w:hAnsi="Cambria Math" w:hint="eastAsia"/>
                            <w:sz w:val="18"/>
                            <w:szCs w:val="18"/>
                          </w:rPr>
                          <m:t>Daywork</m:t>
                        </m:r>
                      </m:e>
                      <m:sub>
                        <m:r>
                          <w:rPr>
                            <w:rFonts w:ascii="Cambria Math" w:hAnsi="Cambria Math"/>
                            <w:sz w:val="18"/>
                            <w:szCs w:val="18"/>
                          </w:rPr>
                          <m:t>i</m:t>
                        </m:r>
                      </m:sub>
                    </m:sSub>
                    <m:r>
                      <w:rPr>
                        <w:rFonts w:ascii="Cambria Math" w:hAnsi="Cambria Math"/>
                        <w:sz w:val="18"/>
                        <w:szCs w:val="18"/>
                      </w:rPr>
                      <m:t>Motive_income</m:t>
                    </m:r>
                  </m:e>
                  <m:sub>
                    <m:r>
                      <w:rPr>
                        <w:rFonts w:ascii="Cambria Math" w:hAnsi="Cambria Math"/>
                        <w:sz w:val="18"/>
                        <w:szCs w:val="18"/>
                      </w:rPr>
                      <m:t>i</m:t>
                    </m:r>
                  </m:sub>
                </m:sSub>
                <m:r>
                  <w:rPr>
                    <w:rFonts w:ascii="Cambria Math" w:hAnsi="Cambria Math"/>
                    <w:sz w:val="18"/>
                    <w:szCs w:val="18"/>
                  </w:rPr>
                  <m:t>+</m:t>
                </m:r>
                <m:sSup>
                  <m:sSupPr>
                    <m:ctrlPr>
                      <w:ins w:id="49" w:author="Baicheng Sun" w:date="2025-07-29T21:03:00Z" w16du:dateUtc="2025-07-29T13:03:00Z">
                        <w:rPr>
                          <w:rFonts w:ascii="Cambria Math" w:hAnsi="Cambria Math"/>
                          <w:i/>
                          <w:sz w:val="18"/>
                          <w:szCs w:val="18"/>
                        </w:rPr>
                      </w:ins>
                    </m:ctrlPr>
                  </m:sSupPr>
                  <m:e>
                    <m:r>
                      <w:rPr>
                        <w:rFonts w:ascii="Cambria Math" w:hAnsi="Cambria Math"/>
                        <w:sz w:val="18"/>
                        <w:szCs w:val="18"/>
                      </w:rPr>
                      <m:t>β</m:t>
                    </m:r>
                  </m:e>
                  <m:sup>
                    <m:r>
                      <w:rPr>
                        <w:rFonts w:ascii="Cambria Math" w:hAnsi="Cambria Math"/>
                        <w:sz w:val="18"/>
                        <w:szCs w:val="18"/>
                      </w:rPr>
                      <m:t>'</m:t>
                    </m:r>
                  </m:sup>
                </m:sSup>
                <m:sSub>
                  <m:sSubPr>
                    <m:ctrlPr>
                      <w:ins w:id="50" w:author="Baicheng Sun" w:date="2025-07-29T21:03:00Z" w16du:dateUtc="2025-07-29T13:03:00Z">
                        <w:rPr>
                          <w:rFonts w:ascii="Cambria Math" w:hAnsi="Cambria Math"/>
                          <w:i/>
                          <w:sz w:val="18"/>
                          <w:szCs w:val="18"/>
                        </w:rPr>
                      </w:ins>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ins w:id="51" w:author="Baicheng Sun" w:date="2025-07-29T21:03:00Z" w16du:dateUtc="2025-07-29T13:03:00Z">
                        <w:rPr>
                          <w:rFonts w:ascii="Cambria Math" w:hAnsi="Cambria Math"/>
                          <w:i/>
                          <w:sz w:val="18"/>
                          <w:szCs w:val="18"/>
                        </w:rPr>
                      </w:ins>
                    </m:ctrlPr>
                  </m:sSubPr>
                  <m:e>
                    <m:r>
                      <w:rPr>
                        <w:rFonts w:ascii="Cambria Math" w:hAnsi="Cambria Math"/>
                        <w:sz w:val="18"/>
                        <w:szCs w:val="18"/>
                      </w:rPr>
                      <m:t>ε</m:t>
                    </m:r>
                  </m:e>
                  <m:sub>
                    <m:r>
                      <w:rPr>
                        <w:rFonts w:ascii="Cambria Math" w:hAnsi="Cambria Math"/>
                        <w:sz w:val="18"/>
                        <w:szCs w:val="18"/>
                      </w:rPr>
                      <m:t>i</m:t>
                    </m:r>
                  </m:sub>
                </m:sSub>
              </m:oMath>
            </m:oMathPara>
          </w:p>
        </w:tc>
        <w:tc>
          <w:tcPr>
            <w:tcW w:w="816" w:type="dxa"/>
          </w:tcPr>
          <w:p w14:paraId="12193EBA" w14:textId="5A188EB4" w:rsidR="00376372" w:rsidRPr="004F0BC1" w:rsidRDefault="00300E63" w:rsidP="008D1147">
            <w:pPr>
              <w:spacing w:beforeLines="50" w:before="156" w:afterLines="50" w:after="156" w:line="276" w:lineRule="auto"/>
              <w:jc w:val="right"/>
              <w:rPr>
                <w:rFonts w:ascii="Times New Roman" w:eastAsia="宋体" w:hAnsi="Times New Roman" w:cs="Times New Roman"/>
                <w:sz w:val="18"/>
                <w:szCs w:val="18"/>
              </w:rPr>
            </w:pPr>
            <w:r w:rsidRPr="004F0BC1">
              <w:rPr>
                <w:rFonts w:ascii="Times New Roman" w:eastAsia="宋体" w:hAnsi="Times New Roman" w:cs="Times New Roman"/>
                <w:sz w:val="18"/>
                <w:szCs w:val="18"/>
              </w:rPr>
              <w:t>（</w:t>
            </w:r>
            <w:r w:rsidRPr="004F0BC1">
              <w:rPr>
                <w:rFonts w:ascii="Times New Roman" w:eastAsia="宋体" w:hAnsi="Times New Roman" w:cs="Times New Roman"/>
                <w:sz w:val="18"/>
                <w:szCs w:val="18"/>
              </w:rPr>
              <w:t>3</w:t>
            </w:r>
            <w:r w:rsidRPr="004F0BC1">
              <w:rPr>
                <w:rFonts w:ascii="Times New Roman" w:eastAsia="宋体" w:hAnsi="Times New Roman" w:cs="Times New Roman"/>
                <w:sz w:val="18"/>
                <w:szCs w:val="18"/>
              </w:rPr>
              <w:t>）</w:t>
            </w:r>
          </w:p>
        </w:tc>
      </w:tr>
    </w:tbl>
    <w:p w14:paraId="77E3C9FE" w14:textId="6A6C23CB" w:rsidR="00920C9C" w:rsidRPr="00C40769" w:rsidRDefault="00C40769" w:rsidP="00B662B7">
      <w:pPr>
        <w:spacing w:beforeLines="50" w:before="156" w:afterLines="50" w:after="156" w:line="276" w:lineRule="auto"/>
        <w:ind w:firstLineChars="200" w:firstLine="480"/>
        <w:rPr>
          <w:rFonts w:ascii="Times New Roman" w:eastAsia="宋体" w:hAnsi="Times New Roman" w:cs="Times New Roman"/>
          <w:sz w:val="24"/>
        </w:rPr>
      </w:pPr>
      <w:r w:rsidRPr="00C40769">
        <w:rPr>
          <w:rFonts w:ascii="Times New Roman" w:eastAsia="宋体" w:hAnsi="Times New Roman" w:cs="Times New Roman" w:hint="eastAsia"/>
          <w:sz w:val="24"/>
        </w:rPr>
        <w:t>模型</w:t>
      </w:r>
      <w:r w:rsidRPr="00C40769">
        <w:rPr>
          <w:rFonts w:ascii="Times New Roman" w:eastAsia="宋体" w:hAnsi="Times New Roman" w:cs="Times New Roman" w:hint="eastAsia"/>
          <w:sz w:val="24"/>
        </w:rPr>
        <w:t>4</w:t>
      </w:r>
      <w:r w:rsidRPr="00C40769">
        <w:rPr>
          <w:rFonts w:ascii="Times New Roman" w:eastAsia="宋体" w:hAnsi="Times New Roman" w:cs="Times New Roman" w:hint="eastAsia"/>
          <w:sz w:val="24"/>
        </w:rPr>
        <w:t>和模型</w:t>
      </w:r>
      <w:r w:rsidRPr="00C40769">
        <w:rPr>
          <w:rFonts w:ascii="Times New Roman" w:eastAsia="宋体" w:hAnsi="Times New Roman" w:cs="Times New Roman" w:hint="eastAsia"/>
          <w:sz w:val="24"/>
        </w:rPr>
        <w:t>5</w:t>
      </w:r>
      <w:r w:rsidRPr="00C40769">
        <w:rPr>
          <w:rFonts w:ascii="Times New Roman" w:eastAsia="宋体" w:hAnsi="Times New Roman" w:cs="Times New Roman" w:hint="eastAsia"/>
          <w:sz w:val="24"/>
        </w:rPr>
        <w:t>则</w:t>
      </w:r>
      <w:r w:rsidR="005A1952">
        <w:rPr>
          <w:rFonts w:ascii="Times New Roman" w:eastAsia="宋体" w:hAnsi="Times New Roman" w:cs="Times New Roman" w:hint="eastAsia"/>
          <w:sz w:val="24"/>
        </w:rPr>
        <w:t>以</w:t>
      </w:r>
      <w:r w:rsidRPr="00C40769">
        <w:rPr>
          <w:rFonts w:ascii="Times New Roman" w:eastAsia="宋体" w:hAnsi="Times New Roman" w:cs="Times New Roman" w:hint="eastAsia"/>
          <w:sz w:val="24"/>
        </w:rPr>
        <w:t>“因兴趣择业”作为调节变量</w:t>
      </w:r>
      <w:r w:rsidR="00991C1E">
        <w:rPr>
          <w:rFonts w:ascii="Times New Roman" w:eastAsia="宋体" w:hAnsi="Times New Roman" w:cs="Times New Roman" w:hint="eastAsia"/>
          <w:sz w:val="24"/>
        </w:rPr>
        <w:t>重复上述操作</w:t>
      </w:r>
      <w:r w:rsidR="007820B7">
        <w:rPr>
          <w:rFonts w:ascii="Times New Roman" w:eastAsia="宋体" w:hAnsi="Times New Roman" w:cs="Times New Roman" w:hint="eastAsia"/>
          <w:sz w:val="24"/>
        </w:rPr>
        <w:t>，检验假设</w:t>
      </w:r>
      <w:r w:rsidR="007820B7">
        <w:rPr>
          <w:rFonts w:ascii="Times New Roman" w:eastAsia="宋体" w:hAnsi="Times New Roman" w:cs="Times New Roman" w:hint="eastAsia"/>
          <w:sz w:val="24"/>
        </w:rPr>
        <w:t>3-1</w:t>
      </w:r>
      <w:r w:rsidR="007820B7">
        <w:rPr>
          <w:rFonts w:ascii="Times New Roman" w:eastAsia="宋体" w:hAnsi="Times New Roman" w:cs="Times New Roman" w:hint="eastAsia"/>
          <w:sz w:val="24"/>
        </w:rPr>
        <w:t>和假设</w:t>
      </w:r>
      <w:r w:rsidR="007820B7">
        <w:rPr>
          <w:rFonts w:ascii="Times New Roman" w:eastAsia="宋体" w:hAnsi="Times New Roman" w:cs="Times New Roman" w:hint="eastAsia"/>
          <w:sz w:val="24"/>
        </w:rPr>
        <w:t>3-2</w:t>
      </w:r>
      <w:r w:rsidRPr="00C40769">
        <w:rPr>
          <w:rFonts w:ascii="Times New Roman" w:eastAsia="宋体" w:hAnsi="Times New Roman" w:cs="Times New Roman" w:hint="eastAsia"/>
          <w:sz w:val="24"/>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0"/>
        <w:gridCol w:w="816"/>
      </w:tblGrid>
      <w:tr w:rsidR="00C47A57" w:rsidRPr="008D47E2" w14:paraId="086E762D" w14:textId="77777777" w:rsidTr="00393D3B">
        <w:tc>
          <w:tcPr>
            <w:tcW w:w="7490" w:type="dxa"/>
          </w:tcPr>
          <w:p w14:paraId="5625F085" w14:textId="7ED3113B" w:rsidR="00C47A57" w:rsidRPr="001B1058" w:rsidRDefault="00000000" w:rsidP="00E224CE">
            <w:pPr>
              <w:pStyle w:val="aff6"/>
              <w:spacing w:beforeLines="50" w:before="156" w:afterLines="50" w:after="156" w:line="276" w:lineRule="auto"/>
              <w:ind w:firstLineChars="200" w:firstLine="360"/>
              <w:rPr>
                <w:i/>
                <w:sz w:val="18"/>
                <w:szCs w:val="18"/>
              </w:rPr>
            </w:pPr>
            <m:oMathPara>
              <m:oMathParaPr>
                <m:jc m:val="center"/>
              </m:oMathParaPr>
              <m:oMath>
                <m:sSub>
                  <m:sSubPr>
                    <m:ctrlPr>
                      <w:ins w:id="52" w:author="Baicheng Sun" w:date="2025-07-29T21:03:00Z" w16du:dateUtc="2025-07-29T13:03:00Z">
                        <w:rPr>
                          <w:rFonts w:ascii="Cambria Math" w:hAnsi="Cambria Math"/>
                          <w:i/>
                          <w:sz w:val="18"/>
                          <w:szCs w:val="18"/>
                        </w:rPr>
                      </w:ins>
                    </m:ctrlPr>
                  </m:sSubPr>
                  <m:e>
                    <m:r>
                      <w:rPr>
                        <w:rFonts w:ascii="Cambria Math" w:hAnsi="Cambria Math"/>
                        <w:sz w:val="18"/>
                        <w:szCs w:val="18"/>
                      </w:rPr>
                      <m:t>Identity</m:t>
                    </m:r>
                  </m:e>
                  <m:sub>
                    <m:r>
                      <w:rPr>
                        <w:rFonts w:ascii="Cambria Math" w:hAnsi="Cambria Math"/>
                        <w:sz w:val="18"/>
                        <w:szCs w:val="18"/>
                      </w:rPr>
                      <m:t>i</m:t>
                    </m:r>
                  </m:sub>
                </m:sSub>
                <m:r>
                  <w:rPr>
                    <w:rFonts w:ascii="Cambria Math" w:hAnsi="Cambria Math"/>
                    <w:sz w:val="18"/>
                    <w:szCs w:val="18"/>
                  </w:rPr>
                  <m:t>=</m:t>
                </m:r>
                <m:sSub>
                  <m:sSubPr>
                    <m:ctrlPr>
                      <w:ins w:id="53" w:author="Baicheng Sun" w:date="2025-07-29T21:03:00Z" w16du:dateUtc="2025-07-29T13:03:00Z">
                        <w:rPr>
                          <w:rFonts w:ascii="Cambria Math" w:hAnsi="Cambria Math"/>
                          <w:i/>
                          <w:sz w:val="18"/>
                          <w:szCs w:val="18"/>
                        </w:rPr>
                      </w:ins>
                    </m:ctrlPr>
                  </m:sSubPr>
                  <m:e>
                    <m: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m:t>
                </m:r>
                <m:sSub>
                  <m:sSubPr>
                    <m:ctrlPr>
                      <w:ins w:id="54" w:author="Baicheng Sun" w:date="2025-07-29T21:03:00Z" w16du:dateUtc="2025-07-29T13:03:00Z">
                        <w:rPr>
                          <w:rFonts w:ascii="Cambria Math" w:hAnsi="Cambria Math"/>
                          <w:i/>
                          <w:sz w:val="18"/>
                          <w:szCs w:val="18"/>
                        </w:rPr>
                      </w:ins>
                    </m:ctrlPr>
                  </m:sSubPr>
                  <m:e>
                    <m:r>
                      <w:rPr>
                        <w:rFonts w:ascii="Cambria Math" w:hAnsi="Cambria Math"/>
                        <w:sz w:val="18"/>
                        <w:szCs w:val="18"/>
                      </w:rPr>
                      <m:t>β</m:t>
                    </m:r>
                  </m:e>
                  <m:sub>
                    <m:r>
                      <w:rPr>
                        <w:rFonts w:ascii="Cambria Math" w:hAnsi="Cambria Math"/>
                        <w:sz w:val="18"/>
                        <w:szCs w:val="18"/>
                      </w:rPr>
                      <m:t>1</m:t>
                    </m:r>
                  </m:sub>
                </m:sSub>
                <m:sSub>
                  <m:sSubPr>
                    <m:ctrlPr>
                      <w:ins w:id="55" w:author="Baicheng Sun" w:date="2025-07-29T21:03:00Z" w16du:dateUtc="2025-07-29T13:03:00Z">
                        <w:rPr>
                          <w:rFonts w:ascii="Cambria Math" w:hAnsi="Cambria Math"/>
                          <w:i/>
                          <w:sz w:val="18"/>
                          <w:szCs w:val="18"/>
                        </w:rPr>
                      </w:ins>
                    </m:ctrlPr>
                  </m:sSubPr>
                  <m:e>
                    <m:r>
                      <w:rPr>
                        <w:rFonts w:ascii="Cambria Math" w:hAnsi="Cambria Math"/>
                        <w:sz w:val="18"/>
                        <w:szCs w:val="18"/>
                      </w:rPr>
                      <m:t>Income</m:t>
                    </m:r>
                  </m:e>
                  <m:sub>
                    <m:r>
                      <w:rPr>
                        <w:rFonts w:ascii="Cambria Math" w:hAnsi="Cambria Math"/>
                        <w:sz w:val="18"/>
                        <w:szCs w:val="18"/>
                      </w:rPr>
                      <m:t xml:space="preserve">i </m:t>
                    </m:r>
                  </m:sub>
                </m:sSub>
                <m:r>
                  <w:rPr>
                    <w:rFonts w:ascii="Cambria Math" w:hAnsi="Cambria Math"/>
                    <w:sz w:val="18"/>
                    <w:szCs w:val="18"/>
                  </w:rPr>
                  <m:t>+</m:t>
                </m:r>
                <m:sSub>
                  <m:sSubPr>
                    <m:ctrlPr>
                      <w:ins w:id="56" w:author="Baicheng Sun" w:date="2025-07-29T21:03:00Z" w16du:dateUtc="2025-07-29T13:03:00Z">
                        <w:rPr>
                          <w:rFonts w:ascii="Cambria Math" w:hAnsi="Cambria Math"/>
                          <w:i/>
                          <w:sz w:val="18"/>
                          <w:szCs w:val="18"/>
                        </w:rPr>
                      </w:ins>
                    </m:ctrlPr>
                  </m:sSubPr>
                  <m:e>
                    <m:sSub>
                      <m:sSubPr>
                        <m:ctrlPr>
                          <w:ins w:id="57" w:author="Baicheng Sun" w:date="2025-07-29T21:03:00Z" w16du:dateUtc="2025-07-29T13:03:00Z">
                            <w:rPr>
                              <w:rFonts w:ascii="Cambria Math" w:hAnsi="Cambria Math"/>
                              <w:i/>
                              <w:sz w:val="18"/>
                              <w:szCs w:val="18"/>
                            </w:rPr>
                          </w:ins>
                        </m:ctrlPr>
                      </m:sSubPr>
                      <m:e>
                        <m:r>
                          <w:rPr>
                            <w:rFonts w:ascii="Cambria Math" w:hAnsi="Cambria Math"/>
                            <w:sz w:val="18"/>
                            <w:szCs w:val="18"/>
                          </w:rPr>
                          <m:t>+ β</m:t>
                        </m:r>
                      </m:e>
                      <m:sub>
                        <m:r>
                          <w:rPr>
                            <w:rFonts w:ascii="Cambria Math" w:hAnsi="Cambria Math"/>
                            <w:sz w:val="18"/>
                            <w:szCs w:val="18"/>
                          </w:rPr>
                          <m:t>2</m:t>
                        </m:r>
                      </m:sub>
                    </m:sSub>
                    <m:sSub>
                      <m:sSubPr>
                        <m:ctrlPr>
                          <w:ins w:id="58" w:author="Baicheng Sun" w:date="2025-07-29T21:03:00Z" w16du:dateUtc="2025-07-29T13:03:00Z">
                            <w:rPr>
                              <w:rFonts w:ascii="Cambria Math" w:hAnsi="Cambria Math"/>
                              <w:i/>
                              <w:sz w:val="18"/>
                              <w:szCs w:val="18"/>
                            </w:rPr>
                          </w:ins>
                        </m:ctrlPr>
                      </m:sSubPr>
                      <m:e>
                        <m:r>
                          <w:rPr>
                            <w:rFonts w:ascii="Cambria Math" w:hAnsi="Cambria Math"/>
                            <w:sz w:val="18"/>
                            <w:szCs w:val="18"/>
                          </w:rPr>
                          <m:t>Daywork</m:t>
                        </m:r>
                      </m:e>
                      <m:sub>
                        <m:r>
                          <w:rPr>
                            <w:rFonts w:ascii="Cambria Math" w:hAnsi="Cambria Math"/>
                            <w:sz w:val="18"/>
                            <w:szCs w:val="18"/>
                          </w:rPr>
                          <m:t>i</m:t>
                        </m:r>
                      </m:sub>
                    </m:sSub>
                    <m:r>
                      <w:rPr>
                        <w:rFonts w:ascii="Cambria Math" w:hAnsi="Cambria Math"/>
                        <w:sz w:val="18"/>
                        <w:szCs w:val="18"/>
                      </w:rPr>
                      <m:t>+β</m:t>
                    </m:r>
                  </m:e>
                  <m:sub>
                    <m:r>
                      <w:rPr>
                        <w:rFonts w:ascii="Cambria Math" w:hAnsi="Cambria Math"/>
                        <w:sz w:val="18"/>
                        <w:szCs w:val="18"/>
                      </w:rPr>
                      <m:t>3</m:t>
                    </m:r>
                  </m:sub>
                </m:sSub>
                <m:sSub>
                  <m:sSubPr>
                    <m:ctrlPr>
                      <w:ins w:id="59" w:author="Baicheng Sun" w:date="2025-07-29T21:03:00Z" w16du:dateUtc="2025-07-29T13:03:00Z">
                        <w:rPr>
                          <w:rFonts w:ascii="Cambria Math" w:hAnsi="Cambria Math"/>
                          <w:i/>
                          <w:sz w:val="18"/>
                          <w:szCs w:val="18"/>
                        </w:rPr>
                      </w:ins>
                    </m:ctrlPr>
                  </m:sSubPr>
                  <m:e>
                    <m:sSub>
                      <m:sSubPr>
                        <m:ctrlPr>
                          <w:ins w:id="60" w:author="Baicheng Sun" w:date="2025-07-29T21:03:00Z" w16du:dateUtc="2025-07-29T13:03:00Z">
                            <w:rPr>
                              <w:rFonts w:ascii="Cambria Math" w:hAnsi="Cambria Math"/>
                              <w:i/>
                              <w:sz w:val="18"/>
                              <w:szCs w:val="18"/>
                            </w:rPr>
                          </w:ins>
                        </m:ctrlPr>
                      </m:sSubPr>
                      <m:e>
                        <m:r>
                          <w:rPr>
                            <w:rFonts w:ascii="Cambria Math" w:hAnsi="Cambria Math"/>
                            <w:sz w:val="18"/>
                            <w:szCs w:val="18"/>
                          </w:rPr>
                          <m:t>Income</m:t>
                        </m:r>
                      </m:e>
                      <m:sub>
                        <m:r>
                          <w:rPr>
                            <w:rFonts w:ascii="Cambria Math" w:hAnsi="Cambria Math"/>
                            <w:sz w:val="18"/>
                            <w:szCs w:val="18"/>
                          </w:rPr>
                          <m:t>i</m:t>
                        </m:r>
                      </m:sub>
                    </m:sSub>
                    <m:r>
                      <w:rPr>
                        <w:rFonts w:ascii="Cambria Math" w:hAnsi="Cambria Math"/>
                        <w:sz w:val="18"/>
                        <w:szCs w:val="18"/>
                      </w:rPr>
                      <m:t>Motive_in</m:t>
                    </m:r>
                    <m:r>
                      <w:rPr>
                        <w:rFonts w:ascii="Cambria Math" w:hAnsi="Cambria Math" w:hint="eastAsia"/>
                        <w:sz w:val="18"/>
                        <w:szCs w:val="18"/>
                      </w:rPr>
                      <m:t>terest</m:t>
                    </m:r>
                  </m:e>
                  <m:sub>
                    <m:r>
                      <w:rPr>
                        <w:rFonts w:ascii="Cambria Math" w:hAnsi="Cambria Math"/>
                        <w:sz w:val="18"/>
                        <w:szCs w:val="18"/>
                      </w:rPr>
                      <m:t>i</m:t>
                    </m:r>
                  </m:sub>
                </m:sSub>
                <m:r>
                  <w:rPr>
                    <w:rFonts w:ascii="Cambria Math" w:hAnsi="Cambria Math"/>
                    <w:sz w:val="18"/>
                    <w:szCs w:val="18"/>
                  </w:rPr>
                  <m:t>+</m:t>
                </m:r>
                <m:sSup>
                  <m:sSupPr>
                    <m:ctrlPr>
                      <w:ins w:id="61" w:author="Baicheng Sun" w:date="2025-07-29T21:03:00Z" w16du:dateUtc="2025-07-29T13:03:00Z">
                        <w:rPr>
                          <w:rFonts w:ascii="Cambria Math" w:hAnsi="Cambria Math"/>
                          <w:i/>
                          <w:sz w:val="18"/>
                          <w:szCs w:val="18"/>
                        </w:rPr>
                      </w:ins>
                    </m:ctrlPr>
                  </m:sSupPr>
                  <m:e>
                    <m:r>
                      <w:rPr>
                        <w:rFonts w:ascii="Cambria Math" w:hAnsi="Cambria Math"/>
                        <w:sz w:val="18"/>
                        <w:szCs w:val="18"/>
                      </w:rPr>
                      <m:t>β</m:t>
                    </m:r>
                  </m:e>
                  <m:sup>
                    <m:r>
                      <w:rPr>
                        <w:rFonts w:ascii="Cambria Math" w:hAnsi="Cambria Math"/>
                        <w:sz w:val="18"/>
                        <w:szCs w:val="18"/>
                      </w:rPr>
                      <m:t>'</m:t>
                    </m:r>
                  </m:sup>
                </m:sSup>
                <m:sSub>
                  <m:sSubPr>
                    <m:ctrlPr>
                      <w:ins w:id="62" w:author="Baicheng Sun" w:date="2025-07-29T21:03:00Z" w16du:dateUtc="2025-07-29T13:03:00Z">
                        <w:rPr>
                          <w:rFonts w:ascii="Cambria Math" w:hAnsi="Cambria Math"/>
                          <w:i/>
                          <w:sz w:val="18"/>
                          <w:szCs w:val="18"/>
                        </w:rPr>
                      </w:ins>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ins w:id="63" w:author="Baicheng Sun" w:date="2025-07-29T21:03:00Z" w16du:dateUtc="2025-07-29T13:03:00Z">
                        <w:rPr>
                          <w:rFonts w:ascii="Cambria Math" w:hAnsi="Cambria Math"/>
                          <w:i/>
                          <w:sz w:val="18"/>
                          <w:szCs w:val="18"/>
                        </w:rPr>
                      </w:ins>
                    </m:ctrlPr>
                  </m:sSubPr>
                  <m:e>
                    <m:r>
                      <w:rPr>
                        <w:rFonts w:ascii="Cambria Math" w:hAnsi="Cambria Math"/>
                        <w:sz w:val="18"/>
                        <w:szCs w:val="18"/>
                      </w:rPr>
                      <m:t>ε</m:t>
                    </m:r>
                  </m:e>
                  <m:sub>
                    <m:r>
                      <w:rPr>
                        <w:rFonts w:ascii="Cambria Math" w:hAnsi="Cambria Math"/>
                        <w:sz w:val="18"/>
                        <w:szCs w:val="18"/>
                      </w:rPr>
                      <m:t>i</m:t>
                    </m:r>
                  </m:sub>
                </m:sSub>
              </m:oMath>
            </m:oMathPara>
          </w:p>
        </w:tc>
        <w:tc>
          <w:tcPr>
            <w:tcW w:w="816" w:type="dxa"/>
          </w:tcPr>
          <w:p w14:paraId="0888F011" w14:textId="17581D92" w:rsidR="00C47A57" w:rsidRPr="001B1058" w:rsidRDefault="00C47A57" w:rsidP="00E224CE">
            <w:pPr>
              <w:spacing w:beforeLines="50" w:before="156" w:afterLines="50" w:after="156" w:line="276" w:lineRule="auto"/>
              <w:jc w:val="right"/>
              <w:rPr>
                <w:rFonts w:ascii="Times New Roman" w:eastAsia="宋体" w:hAnsi="Times New Roman" w:cs="Times New Roman"/>
                <w:sz w:val="18"/>
                <w:szCs w:val="18"/>
              </w:rPr>
            </w:pPr>
            <w:r w:rsidRPr="001B1058">
              <w:rPr>
                <w:rFonts w:ascii="Times New Roman" w:eastAsia="宋体" w:hAnsi="Times New Roman" w:cs="Times New Roman"/>
                <w:sz w:val="18"/>
                <w:szCs w:val="18"/>
              </w:rPr>
              <w:t>（</w:t>
            </w:r>
            <w:r w:rsidR="00280B8B">
              <w:rPr>
                <w:rFonts w:ascii="Times New Roman" w:eastAsia="宋体" w:hAnsi="Times New Roman" w:cs="Times New Roman" w:hint="eastAsia"/>
                <w:sz w:val="18"/>
                <w:szCs w:val="18"/>
              </w:rPr>
              <w:t>4</w:t>
            </w:r>
            <w:r w:rsidRPr="001B1058">
              <w:rPr>
                <w:rFonts w:ascii="Times New Roman" w:eastAsia="宋体" w:hAnsi="Times New Roman" w:cs="Times New Roman"/>
                <w:sz w:val="18"/>
                <w:szCs w:val="18"/>
              </w:rPr>
              <w:t>）</w:t>
            </w:r>
          </w:p>
        </w:tc>
      </w:tr>
      <w:tr w:rsidR="00C47A57" w:rsidRPr="004F0BC1" w14:paraId="41242381" w14:textId="77777777" w:rsidTr="00393D3B">
        <w:tc>
          <w:tcPr>
            <w:tcW w:w="7490" w:type="dxa"/>
          </w:tcPr>
          <w:p w14:paraId="10B84017" w14:textId="6CFA9BC3" w:rsidR="00C47A57" w:rsidRPr="004F0BC1" w:rsidRDefault="00000000" w:rsidP="003A6137">
            <w:pPr>
              <w:pStyle w:val="aff6"/>
              <w:spacing w:beforeLines="50" w:before="156" w:afterLines="50" w:after="156" w:line="276" w:lineRule="auto"/>
              <w:ind w:firstLineChars="200" w:firstLine="360"/>
              <w:rPr>
                <w:i/>
                <w:sz w:val="18"/>
                <w:szCs w:val="18"/>
              </w:rPr>
            </w:pPr>
            <m:oMathPara>
              <m:oMath>
                <m:sSub>
                  <m:sSubPr>
                    <m:ctrlPr>
                      <w:ins w:id="64" w:author="Baicheng Sun" w:date="2025-07-29T21:03:00Z" w16du:dateUtc="2025-07-29T13:03:00Z">
                        <w:rPr>
                          <w:rFonts w:ascii="Cambria Math" w:hAnsi="Cambria Math"/>
                          <w:i/>
                          <w:sz w:val="18"/>
                          <w:szCs w:val="18"/>
                        </w:rPr>
                      </w:ins>
                    </m:ctrlPr>
                  </m:sSubPr>
                  <m:e>
                    <m:r>
                      <w:rPr>
                        <w:rFonts w:ascii="Cambria Math" w:hAnsi="Cambria Math"/>
                        <w:sz w:val="18"/>
                        <w:szCs w:val="18"/>
                      </w:rPr>
                      <m:t>Identity</m:t>
                    </m:r>
                  </m:e>
                  <m:sub>
                    <m:r>
                      <w:rPr>
                        <w:rFonts w:ascii="Cambria Math" w:hAnsi="Cambria Math"/>
                        <w:sz w:val="18"/>
                        <w:szCs w:val="18"/>
                      </w:rPr>
                      <m:t>i</m:t>
                    </m:r>
                  </m:sub>
                </m:sSub>
                <m:r>
                  <w:rPr>
                    <w:rFonts w:ascii="Cambria Math" w:hAnsi="Cambria Math"/>
                    <w:sz w:val="18"/>
                    <w:szCs w:val="18"/>
                  </w:rPr>
                  <m:t>=</m:t>
                </m:r>
                <m:sSub>
                  <m:sSubPr>
                    <m:ctrlPr>
                      <w:ins w:id="65" w:author="Baicheng Sun" w:date="2025-07-29T21:03:00Z" w16du:dateUtc="2025-07-29T13:03:00Z">
                        <w:rPr>
                          <w:rFonts w:ascii="Cambria Math" w:hAnsi="Cambria Math"/>
                          <w:i/>
                          <w:sz w:val="18"/>
                          <w:szCs w:val="18"/>
                        </w:rPr>
                      </w:ins>
                    </m:ctrlPr>
                  </m:sSubPr>
                  <m:e>
                    <m: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m:t>
                </m:r>
                <m:sSub>
                  <m:sSubPr>
                    <m:ctrlPr>
                      <w:ins w:id="66" w:author="Baicheng Sun" w:date="2025-07-29T21:03:00Z" w16du:dateUtc="2025-07-29T13:03:00Z">
                        <w:rPr>
                          <w:rFonts w:ascii="Cambria Math" w:hAnsi="Cambria Math"/>
                          <w:i/>
                          <w:sz w:val="18"/>
                          <w:szCs w:val="18"/>
                        </w:rPr>
                      </w:ins>
                    </m:ctrlPr>
                  </m:sSubPr>
                  <m:e>
                    <m:r>
                      <w:rPr>
                        <w:rFonts w:ascii="Cambria Math" w:hAnsi="Cambria Math"/>
                        <w:sz w:val="18"/>
                        <w:szCs w:val="18"/>
                      </w:rPr>
                      <m:t>β</m:t>
                    </m:r>
                  </m:e>
                  <m:sub>
                    <m:r>
                      <w:rPr>
                        <w:rFonts w:ascii="Cambria Math" w:hAnsi="Cambria Math"/>
                        <w:sz w:val="18"/>
                        <w:szCs w:val="18"/>
                      </w:rPr>
                      <m:t>1</m:t>
                    </m:r>
                  </m:sub>
                </m:sSub>
                <m:sSub>
                  <m:sSubPr>
                    <m:ctrlPr>
                      <w:ins w:id="67" w:author="Baicheng Sun" w:date="2025-07-29T21:03:00Z" w16du:dateUtc="2025-07-29T13:03:00Z">
                        <w:rPr>
                          <w:rFonts w:ascii="Cambria Math" w:hAnsi="Cambria Math"/>
                          <w:i/>
                          <w:sz w:val="18"/>
                          <w:szCs w:val="18"/>
                        </w:rPr>
                      </w:ins>
                    </m:ctrlPr>
                  </m:sSubPr>
                  <m:e>
                    <m:r>
                      <w:rPr>
                        <w:rFonts w:ascii="Cambria Math" w:hAnsi="Cambria Math"/>
                        <w:sz w:val="18"/>
                        <w:szCs w:val="18"/>
                      </w:rPr>
                      <m:t>Income</m:t>
                    </m:r>
                  </m:e>
                  <m:sub>
                    <m:r>
                      <w:rPr>
                        <w:rFonts w:ascii="Cambria Math" w:hAnsi="Cambria Math"/>
                        <w:sz w:val="18"/>
                        <w:szCs w:val="18"/>
                      </w:rPr>
                      <m:t xml:space="preserve">i </m:t>
                    </m:r>
                  </m:sub>
                </m:sSub>
                <m:r>
                  <w:rPr>
                    <w:rFonts w:ascii="Cambria Math" w:hAnsi="Cambria Math"/>
                    <w:sz w:val="18"/>
                    <w:szCs w:val="18"/>
                  </w:rPr>
                  <m:t>+</m:t>
                </m:r>
                <m:sSub>
                  <m:sSubPr>
                    <m:ctrlPr>
                      <w:ins w:id="68" w:author="Baicheng Sun" w:date="2025-07-29T21:03:00Z" w16du:dateUtc="2025-07-29T13:03:00Z">
                        <w:rPr>
                          <w:rFonts w:ascii="Cambria Math" w:hAnsi="Cambria Math"/>
                          <w:i/>
                          <w:sz w:val="18"/>
                          <w:szCs w:val="18"/>
                        </w:rPr>
                      </w:ins>
                    </m:ctrlPr>
                  </m:sSubPr>
                  <m:e>
                    <m:sSub>
                      <m:sSubPr>
                        <m:ctrlPr>
                          <w:ins w:id="69" w:author="Baicheng Sun" w:date="2025-07-29T21:03:00Z" w16du:dateUtc="2025-07-29T13:03:00Z">
                            <w:rPr>
                              <w:rFonts w:ascii="Cambria Math" w:hAnsi="Cambria Math"/>
                              <w:i/>
                              <w:sz w:val="18"/>
                              <w:szCs w:val="18"/>
                            </w:rPr>
                          </w:ins>
                        </m:ctrlPr>
                      </m:sSubPr>
                      <m:e>
                        <m:r>
                          <w:rPr>
                            <w:rFonts w:ascii="Cambria Math" w:hAnsi="Cambria Math"/>
                            <w:sz w:val="18"/>
                            <w:szCs w:val="18"/>
                          </w:rPr>
                          <m:t>+ β</m:t>
                        </m:r>
                      </m:e>
                      <m:sub>
                        <m:r>
                          <w:rPr>
                            <w:rFonts w:ascii="Cambria Math" w:hAnsi="Cambria Math"/>
                            <w:sz w:val="18"/>
                            <w:szCs w:val="18"/>
                          </w:rPr>
                          <m:t>2</m:t>
                        </m:r>
                      </m:sub>
                    </m:sSub>
                    <m:sSub>
                      <m:sSubPr>
                        <m:ctrlPr>
                          <w:ins w:id="70" w:author="Baicheng Sun" w:date="2025-07-29T21:03:00Z" w16du:dateUtc="2025-07-29T13:03:00Z">
                            <w:rPr>
                              <w:rFonts w:ascii="Cambria Math" w:hAnsi="Cambria Math"/>
                              <w:i/>
                              <w:sz w:val="18"/>
                              <w:szCs w:val="18"/>
                            </w:rPr>
                          </w:ins>
                        </m:ctrlPr>
                      </m:sSubPr>
                      <m:e>
                        <m:r>
                          <w:rPr>
                            <w:rFonts w:ascii="Cambria Math" w:hAnsi="Cambria Math"/>
                            <w:sz w:val="18"/>
                            <w:szCs w:val="18"/>
                          </w:rPr>
                          <m:t>Daywork</m:t>
                        </m:r>
                      </m:e>
                      <m:sub>
                        <m:r>
                          <w:rPr>
                            <w:rFonts w:ascii="Cambria Math" w:hAnsi="Cambria Math"/>
                            <w:sz w:val="18"/>
                            <w:szCs w:val="18"/>
                          </w:rPr>
                          <m:t>i</m:t>
                        </m:r>
                      </m:sub>
                    </m:sSub>
                    <m:r>
                      <w:rPr>
                        <w:rFonts w:ascii="Cambria Math" w:hAnsi="Cambria Math"/>
                        <w:sz w:val="18"/>
                        <w:szCs w:val="18"/>
                      </w:rPr>
                      <m:t>+β</m:t>
                    </m:r>
                  </m:e>
                  <m:sub>
                    <m:r>
                      <w:rPr>
                        <w:rFonts w:ascii="Cambria Math" w:hAnsi="Cambria Math"/>
                        <w:sz w:val="18"/>
                        <w:szCs w:val="18"/>
                      </w:rPr>
                      <m:t>3</m:t>
                    </m:r>
                  </m:sub>
                </m:sSub>
                <m:sSub>
                  <m:sSubPr>
                    <m:ctrlPr>
                      <w:ins w:id="71" w:author="Baicheng Sun" w:date="2025-07-29T21:03:00Z" w16du:dateUtc="2025-07-29T13:03:00Z">
                        <w:rPr>
                          <w:rFonts w:ascii="Cambria Math" w:hAnsi="Cambria Math"/>
                          <w:i/>
                          <w:sz w:val="18"/>
                          <w:szCs w:val="18"/>
                        </w:rPr>
                      </w:ins>
                    </m:ctrlPr>
                  </m:sSubPr>
                  <m:e>
                    <m:sSub>
                      <m:sSubPr>
                        <m:ctrlPr>
                          <w:ins w:id="72" w:author="Baicheng Sun" w:date="2025-07-29T21:03:00Z" w16du:dateUtc="2025-07-29T13:03:00Z">
                            <w:rPr>
                              <w:rFonts w:ascii="Cambria Math" w:hAnsi="Cambria Math"/>
                              <w:i/>
                              <w:sz w:val="18"/>
                              <w:szCs w:val="18"/>
                            </w:rPr>
                          </w:ins>
                        </m:ctrlPr>
                      </m:sSubPr>
                      <m:e>
                        <m:r>
                          <w:rPr>
                            <w:rFonts w:ascii="Cambria Math" w:hAnsi="Cambria Math" w:hint="eastAsia"/>
                            <w:sz w:val="18"/>
                            <w:szCs w:val="18"/>
                          </w:rPr>
                          <m:t>Daywork</m:t>
                        </m:r>
                      </m:e>
                      <m:sub>
                        <m:r>
                          <w:rPr>
                            <w:rFonts w:ascii="Cambria Math" w:hAnsi="Cambria Math"/>
                            <w:sz w:val="18"/>
                            <w:szCs w:val="18"/>
                          </w:rPr>
                          <m:t>i</m:t>
                        </m:r>
                      </m:sub>
                    </m:sSub>
                    <m:r>
                      <w:rPr>
                        <w:rFonts w:ascii="Cambria Math" w:hAnsi="Cambria Math"/>
                        <w:sz w:val="18"/>
                        <w:szCs w:val="18"/>
                      </w:rPr>
                      <m:t>Motive_in</m:t>
                    </m:r>
                    <m:r>
                      <w:rPr>
                        <w:rFonts w:ascii="Cambria Math" w:hAnsi="Cambria Math" w:hint="eastAsia"/>
                        <w:sz w:val="18"/>
                        <w:szCs w:val="18"/>
                      </w:rPr>
                      <m:t>terest</m:t>
                    </m:r>
                  </m:e>
                  <m:sub>
                    <m:r>
                      <w:rPr>
                        <w:rFonts w:ascii="Cambria Math" w:hAnsi="Cambria Math"/>
                        <w:sz w:val="18"/>
                        <w:szCs w:val="18"/>
                      </w:rPr>
                      <m:t>i</m:t>
                    </m:r>
                  </m:sub>
                </m:sSub>
                <m:r>
                  <w:rPr>
                    <w:rFonts w:ascii="Cambria Math" w:hAnsi="Cambria Math"/>
                    <w:sz w:val="18"/>
                    <w:szCs w:val="18"/>
                  </w:rPr>
                  <m:t>+</m:t>
                </m:r>
                <m:sSup>
                  <m:sSupPr>
                    <m:ctrlPr>
                      <w:ins w:id="73" w:author="Baicheng Sun" w:date="2025-07-29T21:03:00Z" w16du:dateUtc="2025-07-29T13:03:00Z">
                        <w:rPr>
                          <w:rFonts w:ascii="Cambria Math" w:hAnsi="Cambria Math"/>
                          <w:i/>
                          <w:sz w:val="18"/>
                          <w:szCs w:val="18"/>
                        </w:rPr>
                      </w:ins>
                    </m:ctrlPr>
                  </m:sSupPr>
                  <m:e>
                    <m:r>
                      <w:rPr>
                        <w:rFonts w:ascii="Cambria Math" w:hAnsi="Cambria Math"/>
                        <w:sz w:val="18"/>
                        <w:szCs w:val="18"/>
                      </w:rPr>
                      <m:t>β</m:t>
                    </m:r>
                  </m:e>
                  <m:sup>
                    <m:r>
                      <w:rPr>
                        <w:rFonts w:ascii="Cambria Math" w:hAnsi="Cambria Math"/>
                        <w:sz w:val="18"/>
                        <w:szCs w:val="18"/>
                      </w:rPr>
                      <m:t>'</m:t>
                    </m:r>
                  </m:sup>
                </m:sSup>
                <m:sSub>
                  <m:sSubPr>
                    <m:ctrlPr>
                      <w:ins w:id="74" w:author="Baicheng Sun" w:date="2025-07-29T21:03:00Z" w16du:dateUtc="2025-07-29T13:03:00Z">
                        <w:rPr>
                          <w:rFonts w:ascii="Cambria Math" w:hAnsi="Cambria Math"/>
                          <w:i/>
                          <w:sz w:val="18"/>
                          <w:szCs w:val="18"/>
                        </w:rPr>
                      </w:ins>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ins w:id="75" w:author="Baicheng Sun" w:date="2025-07-29T21:03:00Z" w16du:dateUtc="2025-07-29T13:03:00Z">
                        <w:rPr>
                          <w:rFonts w:ascii="Cambria Math" w:hAnsi="Cambria Math"/>
                          <w:i/>
                          <w:sz w:val="18"/>
                          <w:szCs w:val="18"/>
                        </w:rPr>
                      </w:ins>
                    </m:ctrlPr>
                  </m:sSubPr>
                  <m:e>
                    <m:r>
                      <w:rPr>
                        <w:rFonts w:ascii="Cambria Math" w:hAnsi="Cambria Math"/>
                        <w:sz w:val="18"/>
                        <w:szCs w:val="18"/>
                      </w:rPr>
                      <m:t>ε</m:t>
                    </m:r>
                  </m:e>
                  <m:sub>
                    <m:r>
                      <w:rPr>
                        <w:rFonts w:ascii="Cambria Math" w:hAnsi="Cambria Math"/>
                        <w:sz w:val="18"/>
                        <w:szCs w:val="18"/>
                      </w:rPr>
                      <m:t>i</m:t>
                    </m:r>
                  </m:sub>
                </m:sSub>
              </m:oMath>
            </m:oMathPara>
          </w:p>
        </w:tc>
        <w:tc>
          <w:tcPr>
            <w:tcW w:w="816" w:type="dxa"/>
          </w:tcPr>
          <w:p w14:paraId="077F7E7D" w14:textId="1E56F615" w:rsidR="00C47A57" w:rsidRPr="004F0BC1" w:rsidRDefault="00C47A57" w:rsidP="003A6137">
            <w:pPr>
              <w:spacing w:beforeLines="50" w:before="156" w:afterLines="50" w:after="156" w:line="276" w:lineRule="auto"/>
              <w:jc w:val="right"/>
              <w:rPr>
                <w:rFonts w:ascii="Times New Roman" w:eastAsia="宋体" w:hAnsi="Times New Roman" w:cs="Times New Roman"/>
                <w:sz w:val="18"/>
                <w:szCs w:val="18"/>
              </w:rPr>
            </w:pPr>
            <w:r w:rsidRPr="004F0BC1">
              <w:rPr>
                <w:rFonts w:ascii="Times New Roman" w:eastAsia="宋体" w:hAnsi="Times New Roman" w:cs="Times New Roman"/>
                <w:sz w:val="18"/>
                <w:szCs w:val="18"/>
              </w:rPr>
              <w:t>（</w:t>
            </w:r>
            <w:r w:rsidR="00280B8B">
              <w:rPr>
                <w:rFonts w:ascii="Times New Roman" w:eastAsia="宋体" w:hAnsi="Times New Roman" w:cs="Times New Roman" w:hint="eastAsia"/>
                <w:sz w:val="18"/>
                <w:szCs w:val="18"/>
              </w:rPr>
              <w:t>5</w:t>
            </w:r>
            <w:r w:rsidRPr="004F0BC1">
              <w:rPr>
                <w:rFonts w:ascii="Times New Roman" w:eastAsia="宋体" w:hAnsi="Times New Roman" w:cs="Times New Roman"/>
                <w:sz w:val="18"/>
                <w:szCs w:val="18"/>
              </w:rPr>
              <w:t>）</w:t>
            </w:r>
          </w:p>
        </w:tc>
      </w:tr>
    </w:tbl>
    <w:p w14:paraId="7DE9E9EF" w14:textId="5D3EE464" w:rsidR="00181C42" w:rsidRDefault="00181C42" w:rsidP="001D0B5A">
      <w:pPr>
        <w:spacing w:line="276" w:lineRule="auto"/>
        <w:ind w:firstLineChars="200" w:firstLine="480"/>
        <w:rPr>
          <w:rFonts w:ascii="宋体" w:eastAsia="宋体" w:hAnsi="宋体"/>
          <w:sz w:val="24"/>
        </w:rPr>
      </w:pPr>
      <w:r w:rsidRPr="00BD5DB8">
        <w:rPr>
          <w:rFonts w:ascii="宋体" w:eastAsia="宋体" w:hAnsi="宋体" w:hint="eastAsia"/>
          <w:sz w:val="24"/>
        </w:rPr>
        <w:t>其中，</w:t>
      </w:r>
      <m:oMath>
        <m:r>
          <w:rPr>
            <w:rFonts w:ascii="Cambria Math" w:eastAsia="宋体" w:hAnsi="Cambria Math" w:hint="eastAsia"/>
            <w:sz w:val="24"/>
          </w:rPr>
          <m:t>i</m:t>
        </m:r>
      </m:oMath>
      <w:r w:rsidRPr="00BD5DB8">
        <w:rPr>
          <w:rFonts w:ascii="宋体" w:eastAsia="宋体" w:hAnsi="宋体" w:hint="eastAsia"/>
          <w:sz w:val="24"/>
        </w:rPr>
        <w:t>代表具体个案；</w:t>
      </w:r>
      <m:oMath>
        <m:sSub>
          <m:sSubPr>
            <m:ctrlPr>
              <w:ins w:id="76" w:author="Baicheng Sun" w:date="2025-07-29T21:03:00Z" w16du:dateUtc="2025-07-29T13:03:00Z">
                <w:rPr>
                  <w:rFonts w:ascii="Cambria Math" w:eastAsia="宋体" w:hAnsi="Cambria Math"/>
                  <w:sz w:val="24"/>
                </w:rPr>
              </w:ins>
            </m:ctrlPr>
          </m:sSubPr>
          <m:e>
            <m:r>
              <w:rPr>
                <w:rFonts w:ascii="Cambria Math" w:eastAsia="宋体" w:hAnsi="Cambria Math"/>
                <w:sz w:val="24"/>
              </w:rPr>
              <m:t>Identity</m:t>
            </m:r>
          </m:e>
          <m:sub>
            <m:r>
              <w:rPr>
                <w:rFonts w:ascii="Cambria Math" w:eastAsia="宋体" w:hAnsi="Cambria Math"/>
                <w:sz w:val="24"/>
              </w:rPr>
              <m:t>i</m:t>
            </m:r>
          </m:sub>
        </m:sSub>
      </m:oMath>
      <w:r w:rsidRPr="00BD5DB8">
        <w:rPr>
          <w:rFonts w:ascii="宋体" w:eastAsia="宋体" w:hAnsi="宋体" w:hint="eastAsia"/>
          <w:sz w:val="24"/>
        </w:rPr>
        <w:t>表示职业认同，</w:t>
      </w:r>
      <m:oMath>
        <m:sSub>
          <m:sSubPr>
            <m:ctrlPr>
              <w:ins w:id="77" w:author="Baicheng Sun" w:date="2025-07-29T21:03:00Z" w16du:dateUtc="2025-07-29T13:03:00Z">
                <w:rPr>
                  <w:rFonts w:ascii="Cambria Math" w:eastAsia="宋体" w:hAnsi="Cambria Math"/>
                  <w:sz w:val="24"/>
                </w:rPr>
              </w:ins>
            </m:ctrlPr>
          </m:sSubPr>
          <m:e>
            <m:r>
              <w:rPr>
                <w:rFonts w:ascii="Cambria Math" w:eastAsia="宋体" w:hAnsi="Cambria Math"/>
                <w:sz w:val="24"/>
              </w:rPr>
              <m:t>I</m:t>
            </m:r>
            <m:r>
              <w:rPr>
                <w:rFonts w:ascii="Cambria Math" w:eastAsia="宋体" w:hAnsi="Cambria Math" w:hint="eastAsia"/>
                <w:sz w:val="24"/>
              </w:rPr>
              <m:t>ncome</m:t>
            </m:r>
          </m:e>
          <m:sub>
            <m:r>
              <w:rPr>
                <w:rFonts w:ascii="Cambria Math" w:eastAsia="宋体" w:hAnsi="Cambria Math"/>
                <w:sz w:val="24"/>
              </w:rPr>
              <m:t>i</m:t>
            </m:r>
          </m:sub>
        </m:sSub>
      </m:oMath>
      <w:r w:rsidRPr="00BD5DB8">
        <w:rPr>
          <w:rFonts w:ascii="宋体" w:eastAsia="宋体" w:hAnsi="宋体" w:hint="eastAsia"/>
          <w:sz w:val="24"/>
        </w:rPr>
        <w:t>和</w:t>
      </w:r>
      <m:oMath>
        <m:sSub>
          <m:sSubPr>
            <m:ctrlPr>
              <w:ins w:id="78" w:author="Baicheng Sun" w:date="2025-07-29T21:03:00Z" w16du:dateUtc="2025-07-29T13:03:00Z">
                <w:rPr>
                  <w:rFonts w:ascii="Cambria Math" w:eastAsia="宋体" w:hAnsi="Cambria Math"/>
                  <w:sz w:val="24"/>
                </w:rPr>
              </w:ins>
            </m:ctrlPr>
          </m:sSubPr>
          <m:e>
            <m:r>
              <w:rPr>
                <w:rFonts w:ascii="Cambria Math" w:eastAsia="宋体" w:hAnsi="Cambria Math"/>
                <w:sz w:val="24"/>
              </w:rPr>
              <m:t>Daywork</m:t>
            </m:r>
          </m:e>
          <m:sub>
            <m:r>
              <w:rPr>
                <w:rFonts w:ascii="Cambria Math" w:eastAsia="宋体" w:hAnsi="Cambria Math"/>
                <w:sz w:val="24"/>
              </w:rPr>
              <m:t>i</m:t>
            </m:r>
          </m:sub>
        </m:sSub>
      </m:oMath>
      <w:r w:rsidRPr="00BD5DB8">
        <w:rPr>
          <w:rFonts w:ascii="宋体" w:eastAsia="宋体" w:hAnsi="宋体" w:hint="eastAsia"/>
          <w:sz w:val="24"/>
        </w:rPr>
        <w:t>分别指</w:t>
      </w:r>
      <w:r w:rsidR="00213243">
        <w:rPr>
          <w:rFonts w:ascii="宋体" w:eastAsia="宋体" w:hAnsi="宋体" w:hint="eastAsia"/>
          <w:sz w:val="24"/>
        </w:rPr>
        <w:t>月</w:t>
      </w:r>
      <w:r w:rsidRPr="00BD5DB8">
        <w:rPr>
          <w:rFonts w:ascii="宋体" w:eastAsia="宋体" w:hAnsi="宋体" w:hint="eastAsia"/>
          <w:sz w:val="24"/>
        </w:rPr>
        <w:t>收入和日均工作时长</w:t>
      </w:r>
      <w:r w:rsidR="00C751D2">
        <w:rPr>
          <w:rFonts w:ascii="宋体" w:eastAsia="宋体" w:hAnsi="宋体" w:hint="eastAsia"/>
          <w:sz w:val="24"/>
        </w:rPr>
        <w:t>，</w:t>
      </w:r>
      <m:oMath>
        <m:sSub>
          <m:sSubPr>
            <m:ctrlPr>
              <w:ins w:id="79" w:author="Baicheng Sun" w:date="2025-07-29T21:03:00Z" w16du:dateUtc="2025-07-29T13:03:00Z">
                <w:rPr>
                  <w:rFonts w:ascii="Cambria Math" w:eastAsia="宋体" w:hAnsi="Cambria Math"/>
                  <w:sz w:val="24"/>
                </w:rPr>
              </w:ins>
            </m:ctrlPr>
          </m:sSubPr>
          <m:e>
            <m:r>
              <w:rPr>
                <w:rFonts w:ascii="Cambria Math" w:eastAsia="宋体" w:hAnsi="Cambria Math"/>
                <w:sz w:val="24"/>
              </w:rPr>
              <m:t>Motive</m:t>
            </m:r>
            <m:r>
              <m:rPr>
                <m:sty m:val="p"/>
              </m:rPr>
              <w:rPr>
                <w:rFonts w:ascii="Cambria Math" w:eastAsia="宋体" w:hAnsi="Cambria Math"/>
                <w:sz w:val="24"/>
              </w:rPr>
              <m:t>_</m:t>
            </m:r>
            <m:r>
              <w:rPr>
                <w:rFonts w:ascii="Cambria Math" w:eastAsia="宋体" w:hAnsi="Cambria Math"/>
                <w:sz w:val="24"/>
              </w:rPr>
              <m:t>income</m:t>
            </m:r>
          </m:e>
          <m:sub>
            <m:r>
              <w:rPr>
                <w:rFonts w:ascii="Cambria Math" w:eastAsia="宋体" w:hAnsi="Cambria Math"/>
                <w:sz w:val="24"/>
              </w:rPr>
              <m:t>i</m:t>
            </m:r>
          </m:sub>
        </m:sSub>
      </m:oMath>
      <w:r w:rsidRPr="00BD5DB8">
        <w:rPr>
          <w:rFonts w:ascii="宋体" w:eastAsia="宋体" w:hAnsi="宋体" w:hint="eastAsia"/>
          <w:sz w:val="24"/>
        </w:rPr>
        <w:t>和</w:t>
      </w:r>
      <m:oMath>
        <m:sSub>
          <m:sSubPr>
            <m:ctrlPr>
              <w:ins w:id="80" w:author="Baicheng Sun" w:date="2025-07-29T21:03:00Z" w16du:dateUtc="2025-07-29T13:03:00Z">
                <w:rPr>
                  <w:rFonts w:ascii="Cambria Math" w:eastAsia="宋体" w:hAnsi="Cambria Math"/>
                  <w:sz w:val="24"/>
                </w:rPr>
              </w:ins>
            </m:ctrlPr>
          </m:sSubPr>
          <m:e>
            <m:r>
              <w:rPr>
                <w:rFonts w:ascii="Cambria Math" w:eastAsia="宋体" w:hAnsi="Cambria Math" w:hint="eastAsia"/>
                <w:sz w:val="24"/>
              </w:rPr>
              <m:t>M</m:t>
            </m:r>
            <m:r>
              <w:rPr>
                <w:rFonts w:ascii="Cambria Math" w:eastAsia="宋体" w:hAnsi="Cambria Math"/>
                <w:sz w:val="24"/>
              </w:rPr>
              <m:t>otive</m:t>
            </m:r>
            <m:r>
              <m:rPr>
                <m:sty m:val="p"/>
              </m:rPr>
              <w:rPr>
                <w:rFonts w:ascii="Cambria Math" w:eastAsia="宋体" w:hAnsi="Cambria Math"/>
                <w:sz w:val="24"/>
              </w:rPr>
              <m:t>_</m:t>
            </m:r>
            <m:r>
              <w:rPr>
                <w:rFonts w:ascii="Cambria Math" w:eastAsia="宋体" w:hAnsi="Cambria Math"/>
                <w:sz w:val="24"/>
              </w:rPr>
              <m:t>in</m:t>
            </m:r>
            <m:r>
              <w:rPr>
                <w:rFonts w:ascii="Cambria Math" w:eastAsia="宋体" w:hAnsi="Cambria Math" w:hint="eastAsia"/>
                <w:sz w:val="24"/>
              </w:rPr>
              <m:t>terest</m:t>
            </m:r>
          </m:e>
          <m:sub>
            <m:r>
              <w:rPr>
                <w:rFonts w:ascii="Cambria Math" w:eastAsia="宋体" w:hAnsi="Cambria Math"/>
                <w:sz w:val="24"/>
              </w:rPr>
              <m:t>i</m:t>
            </m:r>
          </m:sub>
        </m:sSub>
      </m:oMath>
      <w:r w:rsidRPr="00BD5DB8">
        <w:rPr>
          <w:rFonts w:ascii="宋体" w:eastAsia="宋体" w:hAnsi="宋体" w:hint="eastAsia"/>
          <w:sz w:val="24"/>
        </w:rPr>
        <w:t>分别指“因收入择业”和“因兴趣择业”。在模型</w:t>
      </w:r>
      <w:r w:rsidRPr="00BD5DB8">
        <w:rPr>
          <w:rFonts w:ascii="Times New Roman" w:eastAsia="宋体" w:hAnsi="Times New Roman" w:cs="Times New Roman"/>
          <w:sz w:val="24"/>
        </w:rPr>
        <w:t>1</w:t>
      </w:r>
      <w:r w:rsidRPr="00BD5DB8">
        <w:rPr>
          <w:rFonts w:ascii="宋体" w:eastAsia="宋体" w:hAnsi="宋体" w:hint="eastAsia"/>
          <w:sz w:val="24"/>
        </w:rPr>
        <w:t>中，</w:t>
      </w:r>
      <m:oMath>
        <m:sSub>
          <m:sSubPr>
            <m:ctrlPr>
              <w:ins w:id="81" w:author="Baicheng Sun" w:date="2025-07-29T21:03:00Z" w16du:dateUtc="2025-07-29T13:03:00Z">
                <w:rPr>
                  <w:rFonts w:ascii="Cambria Math" w:eastAsia="宋体" w:hAnsi="Cambria Math"/>
                  <w:sz w:val="24"/>
                </w:rPr>
              </w:ins>
            </m:ctrlPr>
          </m:sSubPr>
          <m:e>
            <m:r>
              <w:rPr>
                <w:rFonts w:ascii="Cambria Math" w:eastAsia="宋体" w:hAnsi="Cambria Math"/>
                <w:sz w:val="24"/>
              </w:rPr>
              <m:t>β</m:t>
            </m:r>
          </m:e>
          <m:sub>
            <m:r>
              <m:rPr>
                <m:sty m:val="p"/>
              </m:rPr>
              <w:rPr>
                <w:rFonts w:ascii="Cambria Math" w:eastAsia="宋体" w:hAnsi="Cambria Math"/>
                <w:sz w:val="24"/>
              </w:rPr>
              <m:t>1</m:t>
            </m:r>
          </m:sub>
        </m:sSub>
      </m:oMath>
      <w:r w:rsidRPr="00BD5DB8">
        <w:rPr>
          <w:rFonts w:ascii="宋体" w:eastAsia="宋体" w:hAnsi="宋体" w:hint="eastAsia"/>
          <w:sz w:val="24"/>
        </w:rPr>
        <w:t>和</w:t>
      </w:r>
      <m:oMath>
        <m:sSub>
          <m:sSubPr>
            <m:ctrlPr>
              <w:ins w:id="82" w:author="Baicheng Sun" w:date="2025-07-29T21:03:00Z" w16du:dateUtc="2025-07-29T13:03:00Z">
                <w:rPr>
                  <w:rFonts w:ascii="Cambria Math" w:eastAsia="宋体" w:hAnsi="Cambria Math"/>
                  <w:sz w:val="24"/>
                </w:rPr>
              </w:ins>
            </m:ctrlPr>
          </m:sSubPr>
          <m:e>
            <m:r>
              <w:rPr>
                <w:rFonts w:ascii="Cambria Math" w:eastAsia="宋体" w:hAnsi="Cambria Math"/>
                <w:sz w:val="24"/>
              </w:rPr>
              <m:t>β</m:t>
            </m:r>
          </m:e>
          <m:sub>
            <m:r>
              <m:rPr>
                <m:sty m:val="p"/>
              </m:rPr>
              <w:rPr>
                <w:rFonts w:ascii="Cambria Math" w:eastAsia="宋体" w:hAnsi="Cambria Math"/>
                <w:sz w:val="24"/>
              </w:rPr>
              <m:t>2</m:t>
            </m:r>
          </m:sub>
        </m:sSub>
      </m:oMath>
      <w:r w:rsidRPr="00BD5DB8">
        <w:rPr>
          <w:rFonts w:ascii="宋体" w:eastAsia="宋体" w:hAnsi="宋体" w:hint="eastAsia"/>
          <w:sz w:val="24"/>
        </w:rPr>
        <w:t>分别是</w:t>
      </w:r>
      <w:r w:rsidR="00C751D2">
        <w:rPr>
          <w:rFonts w:ascii="宋体" w:eastAsia="宋体" w:hAnsi="宋体" w:hint="eastAsia"/>
          <w:sz w:val="24"/>
        </w:rPr>
        <w:t>月</w:t>
      </w:r>
      <w:r w:rsidRPr="00BD5DB8">
        <w:rPr>
          <w:rFonts w:ascii="宋体" w:eastAsia="宋体" w:hAnsi="宋体" w:hint="eastAsia"/>
          <w:sz w:val="24"/>
        </w:rPr>
        <w:t>收入和日均工作时长的回归系数；在模型</w:t>
      </w:r>
      <w:r w:rsidRPr="00BD5DB8">
        <w:rPr>
          <w:rFonts w:ascii="Times New Roman" w:eastAsia="宋体" w:hAnsi="Times New Roman" w:cs="Times New Roman"/>
          <w:sz w:val="24"/>
        </w:rPr>
        <w:t>2</w:t>
      </w:r>
      <w:r w:rsidRPr="00BD5DB8">
        <w:rPr>
          <w:rFonts w:ascii="宋体" w:eastAsia="宋体" w:hAnsi="宋体" w:hint="eastAsia"/>
          <w:sz w:val="24"/>
        </w:rPr>
        <w:t>至模型</w:t>
      </w:r>
      <w:r w:rsidRPr="00BD5DB8">
        <w:rPr>
          <w:rFonts w:ascii="Times New Roman" w:eastAsia="宋体" w:hAnsi="Times New Roman" w:cs="Times New Roman"/>
          <w:sz w:val="24"/>
        </w:rPr>
        <w:t>5</w:t>
      </w:r>
      <w:r w:rsidRPr="00BD5DB8">
        <w:rPr>
          <w:rFonts w:ascii="宋体" w:eastAsia="宋体" w:hAnsi="宋体" w:hint="eastAsia"/>
          <w:sz w:val="24"/>
        </w:rPr>
        <w:t>中，</w:t>
      </w:r>
      <m:oMath>
        <m:sSub>
          <m:sSubPr>
            <m:ctrlPr>
              <w:ins w:id="83" w:author="Baicheng Sun" w:date="2025-07-29T21:03:00Z" w16du:dateUtc="2025-07-29T13:03:00Z">
                <w:rPr>
                  <w:rFonts w:ascii="Cambria Math" w:eastAsia="宋体" w:hAnsi="Cambria Math"/>
                  <w:sz w:val="24"/>
                </w:rPr>
              </w:ins>
            </m:ctrlPr>
          </m:sSubPr>
          <m:e>
            <m:r>
              <w:rPr>
                <w:rFonts w:ascii="Cambria Math" w:eastAsia="宋体" w:hAnsi="Cambria Math"/>
                <w:sz w:val="24"/>
              </w:rPr>
              <m:t>β</m:t>
            </m:r>
          </m:e>
          <m:sub>
            <m:r>
              <m:rPr>
                <m:sty m:val="p"/>
              </m:rPr>
              <w:rPr>
                <w:rFonts w:ascii="Cambria Math" w:eastAsia="宋体" w:hAnsi="Cambria Math"/>
                <w:sz w:val="24"/>
              </w:rPr>
              <m:t>1</m:t>
            </m:r>
          </m:sub>
        </m:sSub>
      </m:oMath>
      <w:r w:rsidR="002F1087" w:rsidRPr="00BD5DB8">
        <w:rPr>
          <w:rFonts w:ascii="宋体" w:eastAsia="宋体" w:hAnsi="宋体" w:hint="eastAsia"/>
          <w:sz w:val="24"/>
        </w:rPr>
        <w:t>和</w:t>
      </w:r>
      <m:oMath>
        <m:sSub>
          <m:sSubPr>
            <m:ctrlPr>
              <w:ins w:id="84" w:author="Baicheng Sun" w:date="2025-07-29T21:03:00Z" w16du:dateUtc="2025-07-29T13:03:00Z">
                <w:rPr>
                  <w:rFonts w:ascii="Cambria Math" w:eastAsia="宋体" w:hAnsi="Cambria Math"/>
                  <w:sz w:val="24"/>
                </w:rPr>
              </w:ins>
            </m:ctrlPr>
          </m:sSubPr>
          <m:e>
            <m:r>
              <w:rPr>
                <w:rFonts w:ascii="Cambria Math" w:eastAsia="宋体" w:hAnsi="Cambria Math"/>
                <w:sz w:val="24"/>
              </w:rPr>
              <m:t>β</m:t>
            </m:r>
          </m:e>
          <m:sub>
            <m:r>
              <m:rPr>
                <m:sty m:val="p"/>
              </m:rPr>
              <w:rPr>
                <w:rFonts w:ascii="Cambria Math" w:eastAsia="宋体" w:hAnsi="Cambria Math"/>
                <w:sz w:val="24"/>
              </w:rPr>
              <m:t>2</m:t>
            </m:r>
          </m:sub>
        </m:sSub>
      </m:oMath>
      <w:r w:rsidRPr="00BD5DB8">
        <w:rPr>
          <w:rFonts w:ascii="宋体" w:eastAsia="宋体" w:hAnsi="宋体" w:hint="eastAsia"/>
          <w:sz w:val="24"/>
        </w:rPr>
        <w:t>表示自变量的回归系数，</w:t>
      </w:r>
      <m:oMath>
        <m:sSub>
          <m:sSubPr>
            <m:ctrlPr>
              <w:ins w:id="85" w:author="Baicheng Sun" w:date="2025-07-29T21:03:00Z" w16du:dateUtc="2025-07-29T13:03:00Z">
                <w:rPr>
                  <w:rFonts w:ascii="Cambria Math" w:eastAsia="宋体" w:hAnsi="Cambria Math"/>
                  <w:sz w:val="24"/>
                </w:rPr>
              </w:ins>
            </m:ctrlPr>
          </m:sSubPr>
          <m:e>
            <m:r>
              <w:rPr>
                <w:rFonts w:ascii="Cambria Math" w:eastAsia="宋体" w:hAnsi="Cambria Math"/>
                <w:sz w:val="24"/>
              </w:rPr>
              <m:t>β</m:t>
            </m:r>
          </m:e>
          <m:sub>
            <m:r>
              <m:rPr>
                <m:sty m:val="p"/>
              </m:rPr>
              <w:rPr>
                <w:rFonts w:ascii="Cambria Math" w:eastAsia="宋体" w:hAnsi="Cambria Math"/>
                <w:sz w:val="24"/>
              </w:rPr>
              <m:t>3</m:t>
            </m:r>
          </m:sub>
        </m:sSub>
      </m:oMath>
      <w:r w:rsidRPr="00BD5DB8">
        <w:rPr>
          <w:rFonts w:ascii="宋体" w:eastAsia="宋体" w:hAnsi="宋体" w:hint="eastAsia"/>
          <w:sz w:val="24"/>
        </w:rPr>
        <w:t>表示调节变量与自变量构成的交互项的回归系数</w:t>
      </w:r>
      <w:r w:rsidR="005E1307">
        <w:rPr>
          <w:rFonts w:ascii="宋体" w:eastAsia="宋体" w:hAnsi="宋体" w:hint="eastAsia"/>
          <w:sz w:val="24"/>
        </w:rPr>
        <w:t>；</w:t>
      </w:r>
      <w:r w:rsidRPr="00BD5DB8">
        <w:rPr>
          <w:rFonts w:ascii="宋体" w:eastAsia="宋体" w:hAnsi="宋体" w:hint="eastAsia"/>
          <w:sz w:val="24"/>
        </w:rPr>
        <w:t>在所有模型中，</w:t>
      </w:r>
      <m:oMath>
        <m:sSub>
          <m:sSubPr>
            <m:ctrlPr>
              <w:ins w:id="86" w:author="Baicheng Sun" w:date="2025-07-29T21:03:00Z" w16du:dateUtc="2025-07-29T13:03:00Z">
                <w:rPr>
                  <w:rFonts w:ascii="Cambria Math" w:eastAsia="宋体" w:hAnsi="Cambria Math"/>
                  <w:sz w:val="24"/>
                </w:rPr>
              </w:ins>
            </m:ctrlPr>
          </m:sSubPr>
          <m:e>
            <m:r>
              <w:rPr>
                <w:rFonts w:ascii="Cambria Math" w:eastAsia="宋体" w:hAnsi="Cambria Math"/>
                <w:sz w:val="24"/>
              </w:rPr>
              <m:t>β</m:t>
            </m:r>
          </m:e>
          <m:sub>
            <m:r>
              <m:rPr>
                <m:sty m:val="p"/>
              </m:rPr>
              <w:rPr>
                <w:rFonts w:ascii="Cambria Math" w:eastAsia="宋体" w:hAnsi="Cambria Math"/>
                <w:sz w:val="24"/>
              </w:rPr>
              <m:t>0</m:t>
            </m:r>
          </m:sub>
        </m:sSub>
      </m:oMath>
      <w:r w:rsidRPr="00BD5DB8">
        <w:rPr>
          <w:rFonts w:ascii="宋体" w:eastAsia="宋体" w:hAnsi="宋体" w:hint="eastAsia"/>
          <w:sz w:val="24"/>
        </w:rPr>
        <w:t>为常数项，</w:t>
      </w:r>
      <m:oMath>
        <m:sSub>
          <m:sSubPr>
            <m:ctrlPr>
              <w:ins w:id="87" w:author="Baicheng Sun" w:date="2025-07-29T21:03:00Z" w16du:dateUtc="2025-07-29T13:03:00Z">
                <w:rPr>
                  <w:rFonts w:ascii="Cambria Math" w:eastAsia="宋体" w:hAnsi="Cambria Math"/>
                  <w:sz w:val="24"/>
                </w:rPr>
              </w:ins>
            </m:ctrlPr>
          </m:sSubPr>
          <m:e>
            <m:r>
              <w:rPr>
                <w:rFonts w:ascii="Cambria Math" w:eastAsia="宋体" w:hAnsi="Cambria Math" w:hint="eastAsia"/>
                <w:sz w:val="24"/>
              </w:rPr>
              <m:t>X</m:t>
            </m:r>
          </m:e>
          <m:sub>
            <m:r>
              <w:rPr>
                <w:rFonts w:ascii="Cambria Math" w:eastAsia="宋体" w:hAnsi="Cambria Math" w:hint="eastAsia"/>
                <w:sz w:val="24"/>
              </w:rPr>
              <m:t>i</m:t>
            </m:r>
          </m:sub>
        </m:sSub>
      </m:oMath>
      <w:r w:rsidRPr="00BD5DB8">
        <w:rPr>
          <w:rFonts w:ascii="宋体" w:eastAsia="宋体" w:hAnsi="宋体" w:hint="eastAsia"/>
          <w:sz w:val="24"/>
        </w:rPr>
        <w:t>为所有控制变量</w:t>
      </w:r>
      <w:r w:rsidR="003C7746">
        <w:rPr>
          <w:rFonts w:ascii="宋体" w:eastAsia="宋体" w:hAnsi="宋体" w:hint="eastAsia"/>
          <w:sz w:val="24"/>
        </w:rPr>
        <w:t>，</w:t>
      </w:r>
      <w:r w:rsidR="00E861F6" w:rsidRPr="00A67C12">
        <w:rPr>
          <w:rStyle w:val="afa"/>
          <w:rFonts w:ascii="宋体" w:eastAsia="宋体" w:hAnsi="宋体" w:cs="Times New Roman"/>
          <w:sz w:val="24"/>
        </w:rPr>
        <w:footnoteReference w:id="10"/>
      </w:r>
      <w:r w:rsidR="003C7746">
        <w:rPr>
          <w:rFonts w:ascii="宋体" w:eastAsia="宋体" w:hAnsi="宋体" w:hint="eastAsia"/>
          <w:sz w:val="24"/>
        </w:rPr>
        <w:t xml:space="preserve"> </w:t>
      </w:r>
      <m:oMath>
        <m:sSup>
          <m:sSupPr>
            <m:ctrlPr>
              <w:ins w:id="88" w:author="Baicheng Sun" w:date="2025-07-29T21:03:00Z" w16du:dateUtc="2025-07-29T13:03:00Z">
                <w:rPr>
                  <w:rFonts w:ascii="Cambria Math" w:hAnsi="Cambria Math"/>
                  <w:i/>
                  <w:sz w:val="24"/>
                </w:rPr>
              </w:ins>
            </m:ctrlPr>
          </m:sSupPr>
          <m:e>
            <m:r>
              <w:rPr>
                <w:rFonts w:ascii="Cambria Math" w:hAnsi="Cambria Math"/>
                <w:sz w:val="24"/>
              </w:rPr>
              <m:t>β</m:t>
            </m:r>
          </m:e>
          <m:sup>
            <m:r>
              <w:rPr>
                <w:rFonts w:ascii="Cambria Math" w:hAnsi="Cambria Math"/>
                <w:sz w:val="24"/>
              </w:rPr>
              <m:t>'</m:t>
            </m:r>
          </m:sup>
        </m:sSup>
      </m:oMath>
      <w:r w:rsidRPr="00BD5DB8">
        <w:rPr>
          <w:rFonts w:ascii="宋体" w:eastAsia="宋体" w:hAnsi="宋体" w:hint="eastAsia"/>
          <w:sz w:val="24"/>
        </w:rPr>
        <w:t>为控制变量的回归系数，</w:t>
      </w:r>
      <m:oMath>
        <m:sSub>
          <m:sSubPr>
            <m:ctrlPr>
              <w:ins w:id="89" w:author="Baicheng Sun" w:date="2025-07-29T21:03:00Z" w16du:dateUtc="2025-07-29T13:03:00Z">
                <w:rPr>
                  <w:rFonts w:ascii="Cambria Math" w:hAnsi="Cambria Math"/>
                  <w:i/>
                  <w:sz w:val="24"/>
                </w:rPr>
              </w:ins>
            </m:ctrlPr>
          </m:sSubPr>
          <m:e>
            <m:r>
              <w:rPr>
                <w:rFonts w:ascii="Cambria Math" w:hAnsi="Cambria Math"/>
                <w:sz w:val="24"/>
              </w:rPr>
              <m:t>ε</m:t>
            </m:r>
          </m:e>
          <m:sub>
            <m:r>
              <w:rPr>
                <w:rFonts w:ascii="Cambria Math" w:hAnsi="Cambria Math"/>
                <w:sz w:val="24"/>
              </w:rPr>
              <m:t>i</m:t>
            </m:r>
          </m:sub>
        </m:sSub>
      </m:oMath>
      <w:r w:rsidRPr="00BD5DB8">
        <w:rPr>
          <w:rFonts w:ascii="宋体" w:eastAsia="宋体" w:hAnsi="宋体" w:hint="eastAsia"/>
          <w:sz w:val="24"/>
        </w:rPr>
        <w:t>为随机误差差项。</w:t>
      </w:r>
      <w:r w:rsidR="008E1BE7" w:rsidRPr="007B3DBF">
        <w:rPr>
          <w:rFonts w:ascii="宋体" w:eastAsia="宋体" w:hAnsi="宋体" w:hint="eastAsia"/>
          <w:sz w:val="24"/>
        </w:rPr>
        <w:t>最终纳入模型的自变量、调节变量和控制变量之间的</w:t>
      </w:r>
      <w:r w:rsidR="008E1BE7" w:rsidRPr="007B3DBF">
        <w:rPr>
          <w:rFonts w:ascii="宋体" w:eastAsia="宋体" w:hAnsi="宋体"/>
          <w:sz w:val="24"/>
        </w:rPr>
        <w:t>方差膨胀系数</w:t>
      </w:r>
      <w:r w:rsidR="00885BFB">
        <w:rPr>
          <w:rFonts w:ascii="宋体" w:eastAsia="宋体" w:hAnsi="宋体" w:hint="eastAsia"/>
          <w:sz w:val="24"/>
        </w:rPr>
        <w:t>（</w:t>
      </w:r>
      <w:r w:rsidR="00885BFB" w:rsidRPr="006606CB">
        <w:rPr>
          <w:rFonts w:ascii="Times New Roman" w:eastAsia="宋体" w:hAnsi="Times New Roman" w:cs="Times New Roman"/>
          <w:sz w:val="24"/>
        </w:rPr>
        <w:t>V</w:t>
      </w:r>
      <w:r w:rsidR="001D0B5A">
        <w:rPr>
          <w:rFonts w:ascii="Times New Roman" w:eastAsia="宋体" w:hAnsi="Times New Roman" w:cs="Times New Roman" w:hint="eastAsia"/>
          <w:sz w:val="24"/>
        </w:rPr>
        <w:t>ari</w:t>
      </w:r>
      <w:r w:rsidR="001D0B5A">
        <w:rPr>
          <w:rFonts w:ascii="Times New Roman" w:eastAsia="宋体" w:hAnsi="Times New Roman" w:cs="Times New Roman"/>
          <w:sz w:val="24"/>
        </w:rPr>
        <w:t xml:space="preserve">ance </w:t>
      </w:r>
      <w:r w:rsidR="00885BFB" w:rsidRPr="006606CB">
        <w:rPr>
          <w:rFonts w:ascii="Times New Roman" w:eastAsia="宋体" w:hAnsi="Times New Roman" w:cs="Times New Roman"/>
          <w:sz w:val="24"/>
        </w:rPr>
        <w:t>I</w:t>
      </w:r>
      <w:r w:rsidR="001D0B5A">
        <w:rPr>
          <w:rFonts w:ascii="Times New Roman" w:eastAsia="宋体" w:hAnsi="Times New Roman" w:cs="Times New Roman"/>
          <w:sz w:val="24"/>
        </w:rPr>
        <w:t xml:space="preserve">nflation </w:t>
      </w:r>
      <w:r w:rsidR="00885BFB" w:rsidRPr="006606CB">
        <w:rPr>
          <w:rFonts w:ascii="Times New Roman" w:eastAsia="宋体" w:hAnsi="Times New Roman" w:cs="Times New Roman"/>
          <w:sz w:val="24"/>
        </w:rPr>
        <w:t>F</w:t>
      </w:r>
      <w:r w:rsidR="001D0B5A">
        <w:rPr>
          <w:rFonts w:ascii="Times New Roman" w:eastAsia="宋体" w:hAnsi="Times New Roman" w:cs="Times New Roman"/>
          <w:sz w:val="24"/>
        </w:rPr>
        <w:t>actor, VIF</w:t>
      </w:r>
      <w:r w:rsidR="00885BFB">
        <w:rPr>
          <w:rFonts w:ascii="宋体" w:eastAsia="宋体" w:hAnsi="宋体" w:hint="eastAsia"/>
          <w:sz w:val="24"/>
        </w:rPr>
        <w:t>）</w:t>
      </w:r>
      <w:r w:rsidR="008E1BE7" w:rsidRPr="007B3DBF">
        <w:rPr>
          <w:rFonts w:ascii="宋体" w:eastAsia="宋体" w:hAnsi="宋体"/>
          <w:sz w:val="24"/>
        </w:rPr>
        <w:t>均值</w:t>
      </w:r>
      <w:r w:rsidR="006A0F4D">
        <w:rPr>
          <w:rFonts w:ascii="宋体" w:eastAsia="宋体" w:hAnsi="宋体" w:hint="eastAsia"/>
          <w:sz w:val="24"/>
        </w:rPr>
        <w:t>约</w:t>
      </w:r>
      <w:r w:rsidR="008E1BE7" w:rsidRPr="007B3DBF">
        <w:rPr>
          <w:rFonts w:ascii="宋体" w:eastAsia="宋体" w:hAnsi="宋体"/>
          <w:sz w:val="24"/>
        </w:rPr>
        <w:t>为</w:t>
      </w:r>
      <w:r w:rsidR="008E1BE7" w:rsidRPr="00AA434F">
        <w:rPr>
          <w:rFonts w:ascii="Times New Roman" w:eastAsia="宋体" w:hAnsi="Times New Roman" w:cs="Times New Roman"/>
          <w:sz w:val="24"/>
        </w:rPr>
        <w:t>1.</w:t>
      </w:r>
      <w:r w:rsidR="007267C9">
        <w:rPr>
          <w:rFonts w:ascii="Times New Roman" w:eastAsia="宋体" w:hAnsi="Times New Roman" w:cs="Times New Roman" w:hint="eastAsia"/>
          <w:sz w:val="24"/>
        </w:rPr>
        <w:t>3</w:t>
      </w:r>
      <w:r w:rsidR="00545CC8">
        <w:rPr>
          <w:rFonts w:ascii="Times New Roman" w:eastAsia="宋体" w:hAnsi="Times New Roman" w:cs="Times New Roman" w:hint="eastAsia"/>
          <w:sz w:val="24"/>
        </w:rPr>
        <w:t>0</w:t>
      </w:r>
      <w:r w:rsidR="008E1BE7" w:rsidRPr="007B3DBF">
        <w:rPr>
          <w:rFonts w:ascii="宋体" w:eastAsia="宋体" w:hAnsi="宋体" w:hint="eastAsia"/>
          <w:sz w:val="24"/>
        </w:rPr>
        <w:t>，</w:t>
      </w:r>
      <w:r w:rsidR="008E1BE7" w:rsidRPr="007B3DBF">
        <w:rPr>
          <w:rFonts w:ascii="宋体" w:eastAsia="宋体" w:hAnsi="宋体"/>
          <w:sz w:val="24"/>
        </w:rPr>
        <w:t>表明</w:t>
      </w:r>
      <w:r w:rsidR="008E1BE7" w:rsidRPr="007B3DBF">
        <w:rPr>
          <w:rFonts w:ascii="宋体" w:eastAsia="宋体" w:hAnsi="宋体" w:hint="eastAsia"/>
          <w:sz w:val="24"/>
        </w:rPr>
        <w:t>模型</w:t>
      </w:r>
      <w:r w:rsidR="008E1BE7" w:rsidRPr="007B3DBF">
        <w:rPr>
          <w:rFonts w:ascii="宋体" w:eastAsia="宋体" w:hAnsi="宋体"/>
          <w:sz w:val="24"/>
        </w:rPr>
        <w:t>不存在严重的多重共线性问题</w:t>
      </w:r>
      <w:r w:rsidR="008D33D9">
        <w:rPr>
          <w:rFonts w:ascii="宋体" w:eastAsia="宋体" w:hAnsi="宋体" w:hint="eastAsia"/>
          <w:sz w:val="24"/>
        </w:rPr>
        <w:t>。</w:t>
      </w:r>
    </w:p>
    <w:p w14:paraId="06C6C31B" w14:textId="45C39AD3" w:rsidR="002F5B74" w:rsidRPr="00181C42" w:rsidRDefault="0031683D" w:rsidP="00E954C0">
      <w:pPr>
        <w:spacing w:line="276" w:lineRule="auto"/>
        <w:ind w:firstLineChars="200" w:firstLine="480"/>
        <w:rPr>
          <w:rFonts w:ascii="宋体" w:eastAsia="宋体" w:hAnsi="宋体"/>
          <w:sz w:val="24"/>
        </w:rPr>
      </w:pPr>
      <w:r>
        <w:rPr>
          <w:rFonts w:ascii="宋体" w:eastAsia="宋体" w:hAnsi="宋体" w:hint="eastAsia"/>
          <w:sz w:val="24"/>
        </w:rPr>
        <w:t>在回归分析</w:t>
      </w:r>
      <w:r w:rsidR="007425BE">
        <w:rPr>
          <w:rFonts w:ascii="宋体" w:eastAsia="宋体" w:hAnsi="宋体" w:hint="eastAsia"/>
          <w:sz w:val="24"/>
        </w:rPr>
        <w:t>的</w:t>
      </w:r>
      <w:r>
        <w:rPr>
          <w:rFonts w:ascii="宋体" w:eastAsia="宋体" w:hAnsi="宋体" w:hint="eastAsia"/>
          <w:sz w:val="24"/>
        </w:rPr>
        <w:t>基础上</w:t>
      </w:r>
      <w:r w:rsidR="00A517F7">
        <w:rPr>
          <w:rFonts w:ascii="宋体" w:eastAsia="宋体" w:hAnsi="宋体" w:hint="eastAsia"/>
          <w:sz w:val="24"/>
        </w:rPr>
        <w:t>，本文</w:t>
      </w:r>
      <w:r w:rsidR="004602E4">
        <w:rPr>
          <w:rFonts w:ascii="宋体" w:eastAsia="宋体" w:hAnsi="宋体" w:hint="eastAsia"/>
          <w:sz w:val="24"/>
        </w:rPr>
        <w:t>进一步采用</w:t>
      </w:r>
      <w:r w:rsidR="00A517F7">
        <w:rPr>
          <w:rFonts w:ascii="宋体" w:eastAsia="宋体" w:hAnsi="宋体" w:hint="eastAsia"/>
          <w:sz w:val="24"/>
        </w:rPr>
        <w:t>倾向得分匹配</w:t>
      </w:r>
      <w:r w:rsidR="006B565E">
        <w:rPr>
          <w:rFonts w:ascii="宋体" w:eastAsia="宋体" w:hAnsi="宋体" w:hint="eastAsia"/>
          <w:sz w:val="24"/>
        </w:rPr>
        <w:t>（</w:t>
      </w:r>
      <w:r w:rsidR="006B565E" w:rsidRPr="003778D4">
        <w:rPr>
          <w:rFonts w:ascii="Times New Roman" w:eastAsia="宋体" w:hAnsi="Times New Roman" w:cs="Times New Roman"/>
          <w:sz w:val="24"/>
        </w:rPr>
        <w:t>P</w:t>
      </w:r>
      <w:r w:rsidR="002338EC">
        <w:rPr>
          <w:rFonts w:ascii="Times New Roman" w:eastAsia="宋体" w:hAnsi="Times New Roman" w:cs="Times New Roman"/>
          <w:sz w:val="24"/>
        </w:rPr>
        <w:t xml:space="preserve">ropensity </w:t>
      </w:r>
      <w:r w:rsidR="006B565E" w:rsidRPr="003778D4">
        <w:rPr>
          <w:rFonts w:ascii="Times New Roman" w:eastAsia="宋体" w:hAnsi="Times New Roman" w:cs="Times New Roman"/>
          <w:sz w:val="24"/>
        </w:rPr>
        <w:t>S</w:t>
      </w:r>
      <w:r w:rsidR="002338EC">
        <w:rPr>
          <w:rFonts w:ascii="Times New Roman" w:eastAsia="宋体" w:hAnsi="Times New Roman" w:cs="Times New Roman"/>
          <w:sz w:val="24"/>
        </w:rPr>
        <w:t xml:space="preserve">core </w:t>
      </w:r>
      <w:r w:rsidR="006B565E" w:rsidRPr="003778D4">
        <w:rPr>
          <w:rFonts w:ascii="Times New Roman" w:eastAsia="宋体" w:hAnsi="Times New Roman" w:cs="Times New Roman"/>
          <w:sz w:val="24"/>
        </w:rPr>
        <w:t>M</w:t>
      </w:r>
      <w:r w:rsidR="002338EC">
        <w:rPr>
          <w:rFonts w:ascii="Times New Roman" w:eastAsia="宋体" w:hAnsi="Times New Roman" w:cs="Times New Roman"/>
          <w:sz w:val="24"/>
        </w:rPr>
        <w:t>atching, PSM</w:t>
      </w:r>
      <w:r w:rsidR="006B565E">
        <w:rPr>
          <w:rFonts w:ascii="宋体" w:eastAsia="宋体" w:hAnsi="宋体" w:hint="eastAsia"/>
          <w:sz w:val="24"/>
        </w:rPr>
        <w:t>）</w:t>
      </w:r>
      <w:r w:rsidR="00A517F7">
        <w:rPr>
          <w:rFonts w:ascii="宋体" w:eastAsia="宋体" w:hAnsi="宋体" w:hint="eastAsia"/>
          <w:sz w:val="24"/>
        </w:rPr>
        <w:t>和</w:t>
      </w:r>
      <w:r w:rsidR="00655797">
        <w:rPr>
          <w:rFonts w:ascii="宋体" w:eastAsia="宋体" w:hAnsi="宋体" w:hint="eastAsia"/>
          <w:sz w:val="24"/>
        </w:rPr>
        <w:t>替换关键变量及统计模型的方式对研究假设</w:t>
      </w:r>
      <w:r w:rsidR="00A67752">
        <w:rPr>
          <w:rFonts w:ascii="宋体" w:eastAsia="宋体" w:hAnsi="宋体" w:hint="eastAsia"/>
          <w:sz w:val="24"/>
        </w:rPr>
        <w:t>开展</w:t>
      </w:r>
      <w:r w:rsidR="00655797">
        <w:rPr>
          <w:rFonts w:ascii="宋体" w:eastAsia="宋体" w:hAnsi="宋体" w:hint="eastAsia"/>
          <w:sz w:val="24"/>
        </w:rPr>
        <w:t>稳健性检验</w:t>
      </w:r>
      <w:r w:rsidR="00225917">
        <w:rPr>
          <w:rFonts w:ascii="宋体" w:eastAsia="宋体" w:hAnsi="宋体" w:hint="eastAsia"/>
          <w:sz w:val="24"/>
        </w:rPr>
        <w:t>。</w:t>
      </w:r>
      <w:r w:rsidR="00ED1F3E">
        <w:rPr>
          <w:rFonts w:ascii="宋体" w:eastAsia="宋体" w:hAnsi="宋体" w:hint="eastAsia"/>
          <w:sz w:val="24"/>
        </w:rPr>
        <w:t>在稳健性检验通过后，本文进一步以是否从事人工智能相关岗位和年龄为划分依据</w:t>
      </w:r>
      <w:r w:rsidR="002F5B74">
        <w:rPr>
          <w:rFonts w:ascii="宋体" w:eastAsia="宋体" w:hAnsi="宋体" w:hint="eastAsia"/>
          <w:sz w:val="24"/>
        </w:rPr>
        <w:t>，</w:t>
      </w:r>
      <w:r w:rsidR="002F5B74" w:rsidRPr="0064771E">
        <w:rPr>
          <w:rFonts w:ascii="宋体" w:eastAsia="宋体" w:hAnsi="宋体"/>
          <w:sz w:val="24"/>
        </w:rPr>
        <w:t>以检验关键机制在不同群体中的</w:t>
      </w:r>
      <w:r w:rsidR="00FF4D1B">
        <w:rPr>
          <w:rFonts w:ascii="宋体" w:eastAsia="宋体" w:hAnsi="宋体" w:hint="eastAsia"/>
          <w:sz w:val="24"/>
        </w:rPr>
        <w:t>异质性</w:t>
      </w:r>
      <w:r w:rsidR="002F5B74" w:rsidRPr="0064771E">
        <w:rPr>
          <w:rFonts w:ascii="宋体" w:eastAsia="宋体" w:hAnsi="宋体"/>
          <w:sz w:val="24"/>
        </w:rPr>
        <w:t>。</w:t>
      </w:r>
    </w:p>
    <w:p w14:paraId="67ABB7B9" w14:textId="09FDD7E1" w:rsidR="003A4E4C" w:rsidRDefault="00BF2C3C" w:rsidP="003A4E4C">
      <w:pPr>
        <w:pStyle w:val="1"/>
        <w:spacing w:beforeLines="100" w:before="312" w:afterLines="100" w:after="312" w:line="300" w:lineRule="auto"/>
        <w:jc w:val="center"/>
        <w:rPr>
          <w:rFonts w:ascii="黑体" w:eastAsia="黑体" w:hAnsi="黑体"/>
          <w:color w:val="auto"/>
          <w:sz w:val="28"/>
          <w:szCs w:val="28"/>
        </w:rPr>
      </w:pPr>
      <w:r>
        <w:rPr>
          <w:rFonts w:ascii="黑体" w:eastAsia="黑体" w:hAnsi="黑体" w:hint="eastAsia"/>
          <w:color w:val="auto"/>
          <w:sz w:val="28"/>
          <w:szCs w:val="28"/>
        </w:rPr>
        <w:t>四、</w:t>
      </w:r>
      <w:r w:rsidR="00DA4771">
        <w:rPr>
          <w:rFonts w:ascii="黑体" w:eastAsia="黑体" w:hAnsi="黑体" w:hint="eastAsia"/>
          <w:color w:val="auto"/>
          <w:sz w:val="28"/>
          <w:szCs w:val="28"/>
        </w:rPr>
        <w:t>研究发现</w:t>
      </w:r>
    </w:p>
    <w:p w14:paraId="0ADD4492" w14:textId="77777777" w:rsidR="00D30CFE" w:rsidRDefault="00D30CFE" w:rsidP="00D30CFE">
      <w:pPr>
        <w:pStyle w:val="3"/>
        <w:spacing w:beforeLines="50" w:before="156" w:afterLines="50" w:after="156" w:line="276" w:lineRule="auto"/>
        <w:rPr>
          <w:rFonts w:ascii="Times New Roman" w:eastAsia="黑体" w:hAnsi="Times New Roman" w:cs="Times New Roman"/>
          <w:color w:val="000000" w:themeColor="text1"/>
          <w:sz w:val="24"/>
          <w:szCs w:val="24"/>
        </w:rPr>
      </w:pPr>
      <w:r w:rsidRPr="001A0113">
        <w:rPr>
          <w:rFonts w:ascii="Times New Roman" w:eastAsia="黑体" w:hAnsi="Times New Roman" w:cs="Times New Roman" w:hint="eastAsia"/>
          <w:color w:val="000000" w:themeColor="text1"/>
          <w:sz w:val="24"/>
          <w:szCs w:val="24"/>
        </w:rPr>
        <w:t>（一）主效应分析</w:t>
      </w:r>
    </w:p>
    <w:p w14:paraId="40DF29FA" w14:textId="0B6DE4CC" w:rsidR="00734D47" w:rsidRDefault="00734D47" w:rsidP="0008340A">
      <w:pPr>
        <w:pStyle w:val="4"/>
        <w:spacing w:beforeLines="50" w:before="156" w:afterLines="50" w:after="156" w:line="276" w:lineRule="auto"/>
        <w:ind w:leftChars="200" w:left="420"/>
        <w:rPr>
          <w:rFonts w:ascii="黑体" w:eastAsia="黑体" w:hAnsi="黑体" w:cs="Times New Roman"/>
          <w:color w:val="000000" w:themeColor="text1"/>
          <w:sz w:val="24"/>
          <w:szCs w:val="24"/>
        </w:rPr>
      </w:pPr>
      <w:r w:rsidRPr="00675367">
        <w:rPr>
          <w:rFonts w:ascii="Times New Roman" w:eastAsia="黑体" w:hAnsi="Times New Roman" w:cs="Times New Roman"/>
          <w:color w:val="000000" w:themeColor="text1"/>
          <w:sz w:val="24"/>
          <w:szCs w:val="24"/>
        </w:rPr>
        <w:t xml:space="preserve">1. </w:t>
      </w:r>
      <w:r w:rsidRPr="00675367">
        <w:rPr>
          <w:rFonts w:ascii="黑体" w:eastAsia="黑体" w:hAnsi="黑体" w:cs="Times New Roman" w:hint="eastAsia"/>
          <w:color w:val="000000" w:themeColor="text1"/>
          <w:sz w:val="24"/>
          <w:szCs w:val="24"/>
        </w:rPr>
        <w:t>基准回归</w:t>
      </w:r>
    </w:p>
    <w:p w14:paraId="6138F747" w14:textId="679945FE" w:rsidR="00353C37" w:rsidRDefault="00B517D5" w:rsidP="00353C37">
      <w:pPr>
        <w:autoSpaceDE w:val="0"/>
        <w:autoSpaceDN w:val="0"/>
        <w:adjustRightInd w:val="0"/>
        <w:snapToGrid w:val="0"/>
        <w:spacing w:line="276" w:lineRule="auto"/>
        <w:ind w:firstLineChars="200" w:firstLine="480"/>
        <w:rPr>
          <w:rFonts w:ascii="Times New Roman" w:eastAsia="宋体" w:hAnsi="Times New Roman" w:cs="Times New Roman"/>
          <w:kern w:val="0"/>
          <w:sz w:val="24"/>
          <w14:ligatures w14:val="none"/>
        </w:rPr>
      </w:pPr>
      <w:r w:rsidRPr="00B517D5">
        <w:rPr>
          <w:rFonts w:ascii="Times New Roman" w:eastAsia="宋体" w:hAnsi="Times New Roman" w:cs="Times New Roman"/>
          <w:kern w:val="0"/>
          <w:sz w:val="24"/>
          <w14:ligatures w14:val="none"/>
        </w:rPr>
        <w:t>模型</w:t>
      </w:r>
      <w:r w:rsidRPr="00B517D5">
        <w:rPr>
          <w:rFonts w:ascii="Times New Roman" w:eastAsia="宋体" w:hAnsi="Times New Roman" w:cs="Times New Roman"/>
          <w:kern w:val="0"/>
          <w:sz w:val="24"/>
          <w14:ligatures w14:val="none"/>
        </w:rPr>
        <w:t>1</w:t>
      </w:r>
      <w:r w:rsidRPr="00B517D5">
        <w:rPr>
          <w:rFonts w:ascii="Times New Roman" w:eastAsia="宋体" w:hAnsi="Times New Roman" w:cs="Times New Roman"/>
          <w:kern w:val="0"/>
          <w:sz w:val="24"/>
          <w14:ligatures w14:val="none"/>
        </w:rPr>
        <w:t>在控制多项背景变量的基础上，检验了劳动</w:t>
      </w:r>
      <w:r w:rsidRPr="00B517D5">
        <w:rPr>
          <w:rFonts w:ascii="宋体" w:eastAsia="宋体" w:hAnsi="宋体" w:cs="Times New Roman"/>
          <w:kern w:val="0"/>
          <w:sz w:val="24"/>
          <w14:ligatures w14:val="none"/>
        </w:rPr>
        <w:t>“投入–回报”</w:t>
      </w:r>
      <w:r w:rsidRPr="00B517D5">
        <w:rPr>
          <w:rFonts w:ascii="Times New Roman" w:eastAsia="宋体" w:hAnsi="Times New Roman" w:cs="Times New Roman"/>
          <w:kern w:val="0"/>
          <w:sz w:val="24"/>
          <w14:ligatures w14:val="none"/>
        </w:rPr>
        <w:t>框架中收入与工作时长对程序员职业认同的直接影响，以验证假设</w:t>
      </w:r>
      <w:r w:rsidRPr="00B517D5">
        <w:rPr>
          <w:rFonts w:ascii="Times New Roman" w:eastAsia="宋体" w:hAnsi="Times New Roman" w:cs="Times New Roman"/>
          <w:kern w:val="0"/>
          <w:sz w:val="24"/>
          <w14:ligatures w14:val="none"/>
        </w:rPr>
        <w:t>1-1</w:t>
      </w:r>
      <w:r w:rsidRPr="00B517D5">
        <w:rPr>
          <w:rFonts w:ascii="Times New Roman" w:eastAsia="宋体" w:hAnsi="Times New Roman" w:cs="Times New Roman"/>
          <w:kern w:val="0"/>
          <w:sz w:val="24"/>
          <w14:ligatures w14:val="none"/>
        </w:rPr>
        <w:t>和假设</w:t>
      </w:r>
      <w:r w:rsidRPr="00B517D5">
        <w:rPr>
          <w:rFonts w:ascii="Times New Roman" w:eastAsia="宋体" w:hAnsi="Times New Roman" w:cs="Times New Roman"/>
          <w:kern w:val="0"/>
          <w:sz w:val="24"/>
          <w14:ligatures w14:val="none"/>
        </w:rPr>
        <w:t>1-2</w:t>
      </w:r>
      <w:r w:rsidRPr="00B517D5">
        <w:rPr>
          <w:rFonts w:ascii="Times New Roman" w:eastAsia="宋体" w:hAnsi="Times New Roman" w:cs="Times New Roman"/>
          <w:kern w:val="0"/>
          <w:sz w:val="24"/>
          <w14:ligatures w14:val="none"/>
        </w:rPr>
        <w:t>。</w:t>
      </w:r>
    </w:p>
    <w:p w14:paraId="0D4ECC2D" w14:textId="10AD8421" w:rsidR="0013668F" w:rsidRDefault="00177BE6" w:rsidP="00353C37">
      <w:pPr>
        <w:autoSpaceDE w:val="0"/>
        <w:autoSpaceDN w:val="0"/>
        <w:adjustRightInd w:val="0"/>
        <w:snapToGrid w:val="0"/>
        <w:spacing w:line="276"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回归结果显示</w:t>
      </w:r>
      <w:r w:rsidR="00683724">
        <w:rPr>
          <w:rFonts w:ascii="Times New Roman" w:eastAsia="宋体" w:hAnsi="Times New Roman" w:cs="Times New Roman" w:hint="eastAsia"/>
          <w:kern w:val="0"/>
          <w:sz w:val="24"/>
          <w14:ligatures w14:val="none"/>
        </w:rPr>
        <w:t>（见表</w:t>
      </w:r>
      <w:r w:rsidR="00683724">
        <w:rPr>
          <w:rFonts w:ascii="Times New Roman" w:eastAsia="宋体" w:hAnsi="Times New Roman" w:cs="Times New Roman" w:hint="eastAsia"/>
          <w:kern w:val="0"/>
          <w:sz w:val="24"/>
          <w14:ligatures w14:val="none"/>
        </w:rPr>
        <w:t>2</w:t>
      </w:r>
      <w:r w:rsidR="00683724">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w:t>
      </w:r>
      <w:r w:rsidR="0013668F" w:rsidRPr="0013668F">
        <w:rPr>
          <w:rFonts w:ascii="Times New Roman" w:eastAsia="宋体" w:hAnsi="Times New Roman" w:cs="Times New Roman"/>
          <w:kern w:val="0"/>
          <w:sz w:val="24"/>
          <w14:ligatures w14:val="none"/>
        </w:rPr>
        <w:t>月收入对职业认同的回归系数为</w:t>
      </w:r>
      <w:r w:rsidR="0013668F" w:rsidRPr="0013668F">
        <w:rPr>
          <w:rFonts w:ascii="Times New Roman" w:eastAsia="宋体" w:hAnsi="Times New Roman" w:cs="Times New Roman"/>
          <w:kern w:val="0"/>
          <w:sz w:val="24"/>
          <w14:ligatures w14:val="none"/>
        </w:rPr>
        <w:t>0.508</w:t>
      </w:r>
      <w:r w:rsidR="0013668F" w:rsidRPr="0013668F">
        <w:rPr>
          <w:rFonts w:ascii="Times New Roman" w:eastAsia="宋体" w:hAnsi="Times New Roman" w:cs="Times New Roman"/>
          <w:kern w:val="0"/>
          <w:sz w:val="24"/>
          <w14:ligatures w14:val="none"/>
        </w:rPr>
        <w:t>（</w:t>
      </w:r>
      <w:r w:rsidR="0013668F" w:rsidRPr="0013668F">
        <w:rPr>
          <w:rFonts w:ascii="Times New Roman" w:eastAsia="宋体" w:hAnsi="Times New Roman" w:cs="Times New Roman"/>
          <w:i/>
          <w:iCs/>
          <w:kern w:val="0"/>
          <w:sz w:val="24"/>
          <w14:ligatures w14:val="none"/>
        </w:rPr>
        <w:t>p</w:t>
      </w:r>
      <w:r w:rsidR="0013668F" w:rsidRPr="0013668F">
        <w:rPr>
          <w:rFonts w:ascii="Times New Roman" w:eastAsia="宋体" w:hAnsi="Times New Roman" w:cs="Times New Roman"/>
          <w:kern w:val="0"/>
          <w:sz w:val="24"/>
          <w14:ligatures w14:val="none"/>
        </w:rPr>
        <w:t xml:space="preserve"> &lt; 0.001</w:t>
      </w:r>
      <w:r w:rsidR="0013668F" w:rsidRPr="0013668F">
        <w:rPr>
          <w:rFonts w:ascii="Times New Roman" w:eastAsia="宋体" w:hAnsi="Times New Roman" w:cs="Times New Roman"/>
          <w:kern w:val="0"/>
          <w:sz w:val="24"/>
          <w14:ligatures w14:val="none"/>
        </w:rPr>
        <w:t>），在显著性水平上表现稳定，支持假设</w:t>
      </w:r>
      <w:r w:rsidR="0013668F" w:rsidRPr="0013668F">
        <w:rPr>
          <w:rFonts w:ascii="Times New Roman" w:eastAsia="宋体" w:hAnsi="Times New Roman" w:cs="Times New Roman"/>
          <w:kern w:val="0"/>
          <w:sz w:val="24"/>
          <w14:ligatures w14:val="none"/>
        </w:rPr>
        <w:t>1-1</w:t>
      </w:r>
      <w:r w:rsidR="0013668F" w:rsidRPr="0013668F">
        <w:rPr>
          <w:rFonts w:ascii="Times New Roman" w:eastAsia="宋体" w:hAnsi="Times New Roman" w:cs="Times New Roman"/>
          <w:kern w:val="0"/>
          <w:sz w:val="24"/>
          <w14:ligatures w14:val="none"/>
        </w:rPr>
        <w:t>。这说明在</w:t>
      </w:r>
      <w:r w:rsidR="0013668F">
        <w:rPr>
          <w:rFonts w:ascii="Times New Roman" w:eastAsia="宋体" w:hAnsi="Times New Roman" w:cs="Times New Roman" w:hint="eastAsia"/>
          <w:kern w:val="0"/>
          <w:sz w:val="24"/>
          <w14:ligatures w14:val="none"/>
        </w:rPr>
        <w:t>其他条件不变时</w:t>
      </w:r>
      <w:r w:rsidR="0013668F" w:rsidRPr="0013668F">
        <w:rPr>
          <w:rFonts w:ascii="Times New Roman" w:eastAsia="宋体" w:hAnsi="Times New Roman" w:cs="Times New Roman"/>
          <w:kern w:val="0"/>
          <w:sz w:val="24"/>
          <w14:ligatures w14:val="none"/>
        </w:rPr>
        <w:t>，高收入能够显著增强程序员的职业认同，反映出收入作为劳动回报仍然是塑造程序员主观职业评价的重要来源。</w:t>
      </w:r>
    </w:p>
    <w:p w14:paraId="6AC9AC18" w14:textId="0995DD21" w:rsidR="00CF6DFD" w:rsidRDefault="00353C37" w:rsidP="005F3746">
      <w:pPr>
        <w:autoSpaceDE w:val="0"/>
        <w:autoSpaceDN w:val="0"/>
        <w:adjustRightInd w:val="0"/>
        <w:snapToGrid w:val="0"/>
        <w:spacing w:line="276" w:lineRule="auto"/>
        <w:ind w:firstLineChars="200" w:firstLine="480"/>
        <w:rPr>
          <w:rFonts w:ascii="宋体" w:eastAsia="宋体" w:hAnsi="宋体"/>
          <w:sz w:val="24"/>
        </w:rPr>
      </w:pPr>
      <w:r w:rsidRPr="008F4656">
        <w:rPr>
          <w:rFonts w:ascii="宋体" w:eastAsia="宋体" w:hAnsi="宋体"/>
          <w:sz w:val="24"/>
        </w:rPr>
        <w:t>相反，日均工作时长对职业认同的回归系数为</w:t>
      </w:r>
      <w:r w:rsidRPr="008B617C">
        <w:rPr>
          <w:rFonts w:ascii="Times New Roman" w:eastAsia="宋体" w:hAnsi="Times New Roman" w:cs="Times New Roman"/>
          <w:sz w:val="24"/>
        </w:rPr>
        <w:t>-0.432</w:t>
      </w:r>
      <w:r w:rsidRPr="008F4656">
        <w:rPr>
          <w:rFonts w:ascii="宋体" w:eastAsia="宋体" w:hAnsi="宋体"/>
          <w:sz w:val="24"/>
        </w:rPr>
        <w:t>（</w:t>
      </w:r>
      <w:r w:rsidRPr="00D73DD6">
        <w:rPr>
          <w:rFonts w:ascii="Times New Roman" w:eastAsia="宋体" w:hAnsi="Times New Roman" w:cs="Times New Roman"/>
          <w:i/>
          <w:iCs/>
          <w:sz w:val="24"/>
        </w:rPr>
        <w:t>p</w:t>
      </w:r>
      <w:r w:rsidRPr="008B617C">
        <w:rPr>
          <w:rFonts w:ascii="Times New Roman" w:eastAsia="宋体" w:hAnsi="Times New Roman" w:cs="Times New Roman"/>
          <w:sz w:val="24"/>
        </w:rPr>
        <w:t xml:space="preserve"> &lt; 0.001</w:t>
      </w:r>
      <w:r w:rsidRPr="008F4656">
        <w:rPr>
          <w:rFonts w:ascii="宋体" w:eastAsia="宋体" w:hAnsi="宋体"/>
          <w:sz w:val="24"/>
        </w:rPr>
        <w:t>），亦达到高度显著性，验证了</w:t>
      </w:r>
      <w:r w:rsidRPr="009A0C00">
        <w:rPr>
          <w:rStyle w:val="afe"/>
          <w:rFonts w:ascii="宋体" w:eastAsia="宋体" w:hAnsi="宋体"/>
          <w:b w:val="0"/>
          <w:bCs w:val="0"/>
          <w:sz w:val="24"/>
        </w:rPr>
        <w:t>假设</w:t>
      </w:r>
      <w:r w:rsidRPr="008D3D20">
        <w:rPr>
          <w:rStyle w:val="afe"/>
          <w:rFonts w:ascii="Times New Roman" w:eastAsia="宋体" w:hAnsi="Times New Roman" w:cs="Times New Roman"/>
          <w:b w:val="0"/>
          <w:bCs w:val="0"/>
          <w:sz w:val="24"/>
        </w:rPr>
        <w:t>1-2</w:t>
      </w:r>
      <w:r w:rsidRPr="008F4656">
        <w:rPr>
          <w:rFonts w:ascii="宋体" w:eastAsia="宋体" w:hAnsi="宋体"/>
          <w:sz w:val="24"/>
        </w:rPr>
        <w:t>。这表明，</w:t>
      </w:r>
      <w:r w:rsidRPr="00EB6148">
        <w:rPr>
          <w:rStyle w:val="afe"/>
          <w:rFonts w:ascii="宋体" w:eastAsia="宋体" w:hAnsi="宋体"/>
          <w:b w:val="0"/>
          <w:bCs w:val="0"/>
          <w:sz w:val="24"/>
        </w:rPr>
        <w:t>程序员日均工作时间越长，其职业认同感越低</w:t>
      </w:r>
      <w:r w:rsidRPr="008F4656">
        <w:rPr>
          <w:rFonts w:ascii="宋体" w:eastAsia="宋体" w:hAnsi="宋体"/>
          <w:sz w:val="24"/>
        </w:rPr>
        <w:t>，劳动投入越大反而会削弱个体对职业的积极评价。</w:t>
      </w:r>
      <w:r w:rsidR="00CF6DFD" w:rsidRPr="00CF6DFD">
        <w:rPr>
          <w:rFonts w:ascii="宋体" w:eastAsia="宋体" w:hAnsi="宋体"/>
          <w:sz w:val="24"/>
        </w:rPr>
        <w:t>尽管</w:t>
      </w:r>
      <w:r w:rsidR="00CF6DFD">
        <w:rPr>
          <w:rFonts w:ascii="宋体" w:eastAsia="宋体" w:hAnsi="宋体" w:hint="eastAsia"/>
          <w:sz w:val="24"/>
        </w:rPr>
        <w:t>软件行业的多数企业</w:t>
      </w:r>
      <w:r w:rsidR="00CF6DFD" w:rsidRPr="00CF6DFD">
        <w:rPr>
          <w:rFonts w:ascii="宋体" w:eastAsia="宋体" w:hAnsi="宋体"/>
          <w:sz w:val="24"/>
        </w:rPr>
        <w:t>实行弹性工时</w:t>
      </w:r>
      <w:r w:rsidR="00CF6DFD">
        <w:rPr>
          <w:rFonts w:ascii="宋体" w:eastAsia="宋体" w:hAnsi="宋体" w:hint="eastAsia"/>
          <w:sz w:val="24"/>
        </w:rPr>
        <w:t>制</w:t>
      </w:r>
      <w:r w:rsidR="00CF6DFD" w:rsidRPr="00CF6DFD">
        <w:rPr>
          <w:rFonts w:ascii="宋体" w:eastAsia="宋体" w:hAnsi="宋体"/>
          <w:sz w:val="24"/>
        </w:rPr>
        <w:t>，程序员的工作时间却常因项目制管理与绩效压力而被持续拉长</w:t>
      </w:r>
      <w:r w:rsidR="00CF6DFD">
        <w:rPr>
          <w:rFonts w:ascii="宋体" w:eastAsia="宋体" w:hAnsi="宋体" w:hint="eastAsia"/>
          <w:sz w:val="24"/>
        </w:rPr>
        <w:t>，劳动</w:t>
      </w:r>
      <w:r w:rsidR="00CF6DFD" w:rsidRPr="00CF6DFD">
        <w:rPr>
          <w:rFonts w:ascii="宋体" w:eastAsia="宋体" w:hAnsi="宋体"/>
          <w:sz w:val="24"/>
        </w:rPr>
        <w:t>控制</w:t>
      </w:r>
      <w:r w:rsidR="00087849">
        <w:rPr>
          <w:rFonts w:ascii="宋体" w:eastAsia="宋体" w:hAnsi="宋体" w:hint="eastAsia"/>
          <w:sz w:val="24"/>
        </w:rPr>
        <w:t>变得更加隐蔽</w:t>
      </w:r>
      <w:r w:rsidR="00CF6DFD" w:rsidRPr="00CF6DFD">
        <w:rPr>
          <w:rFonts w:ascii="宋体" w:eastAsia="宋体" w:hAnsi="宋体"/>
          <w:sz w:val="24"/>
        </w:rPr>
        <w:t>，加班成为默认规范并包裹上“自愿”的</w:t>
      </w:r>
      <w:r w:rsidR="00CC192C">
        <w:rPr>
          <w:rFonts w:ascii="宋体" w:eastAsia="宋体" w:hAnsi="宋体" w:hint="eastAsia"/>
          <w:sz w:val="24"/>
        </w:rPr>
        <w:t>外衣</w:t>
      </w:r>
      <w:r w:rsidR="00CF6DFD" w:rsidRPr="00CF6DFD">
        <w:rPr>
          <w:rFonts w:ascii="宋体" w:eastAsia="宋体" w:hAnsi="宋体"/>
          <w:sz w:val="24"/>
        </w:rPr>
        <w:t>（</w:t>
      </w:r>
      <w:r w:rsidR="00602689">
        <w:rPr>
          <w:rFonts w:ascii="宋体" w:eastAsia="宋体" w:hAnsi="宋体" w:hint="eastAsia"/>
          <w:sz w:val="24"/>
        </w:rPr>
        <w:t>李强、刘杰</w:t>
      </w:r>
      <w:r w:rsidR="00602689" w:rsidRPr="00F71166">
        <w:rPr>
          <w:rFonts w:ascii="Times New Roman" w:eastAsia="宋体" w:hAnsi="Times New Roman" w:cs="Times New Roman"/>
          <w:sz w:val="24"/>
        </w:rPr>
        <w:t xml:space="preserve">, 2020; </w:t>
      </w:r>
      <w:r w:rsidR="00CF6DFD" w:rsidRPr="00CF6DFD">
        <w:rPr>
          <w:rFonts w:ascii="宋体" w:eastAsia="宋体" w:hAnsi="宋体"/>
          <w:sz w:val="24"/>
        </w:rPr>
        <w:t>梁萌</w:t>
      </w:r>
      <w:r w:rsidR="00052EFE" w:rsidRPr="00E77790">
        <w:rPr>
          <w:rFonts w:ascii="Times New Roman" w:eastAsia="宋体" w:hAnsi="Times New Roman" w:cs="Times New Roman"/>
          <w:sz w:val="24"/>
        </w:rPr>
        <w:t xml:space="preserve">, </w:t>
      </w:r>
      <w:r w:rsidR="00CF6DFD" w:rsidRPr="00E77790">
        <w:rPr>
          <w:rFonts w:ascii="Times New Roman" w:eastAsia="宋体" w:hAnsi="Times New Roman" w:cs="Times New Roman"/>
          <w:sz w:val="24"/>
        </w:rPr>
        <w:t>2019</w:t>
      </w:r>
      <w:r w:rsidR="00CF6DFD" w:rsidRPr="00CF6DFD">
        <w:rPr>
          <w:rFonts w:ascii="宋体" w:eastAsia="宋体" w:hAnsi="宋体"/>
          <w:sz w:val="24"/>
        </w:rPr>
        <w:t>）。长时间工作不仅带来身体疲惫，也意味着自主性的削弱与管理控制的加剧，逐步侵蚀</w:t>
      </w:r>
      <w:r w:rsidR="007F0760">
        <w:rPr>
          <w:rFonts w:ascii="宋体" w:eastAsia="宋体" w:hAnsi="宋体" w:hint="eastAsia"/>
          <w:sz w:val="24"/>
        </w:rPr>
        <w:t>程序员的</w:t>
      </w:r>
      <w:r w:rsidR="00CF6DFD" w:rsidRPr="00CF6DFD">
        <w:rPr>
          <w:rFonts w:ascii="宋体" w:eastAsia="宋体" w:hAnsi="宋体"/>
          <w:sz w:val="24"/>
        </w:rPr>
        <w:t>职业认同（侯慧、何雪松</w:t>
      </w:r>
      <w:r w:rsidR="0002048E">
        <w:rPr>
          <w:rFonts w:ascii="Times New Roman" w:eastAsia="宋体" w:hAnsi="Times New Roman" w:cs="Times New Roman"/>
          <w:sz w:val="24"/>
        </w:rPr>
        <w:t xml:space="preserve">, </w:t>
      </w:r>
      <w:r w:rsidR="00CF6DFD" w:rsidRPr="004449D5">
        <w:rPr>
          <w:rFonts w:ascii="Times New Roman" w:eastAsia="宋体" w:hAnsi="Times New Roman" w:cs="Times New Roman"/>
          <w:sz w:val="24"/>
        </w:rPr>
        <w:t>2020</w:t>
      </w:r>
      <w:r w:rsidR="00CF6DFD" w:rsidRPr="004449D5">
        <w:rPr>
          <w:rFonts w:ascii="Times New Roman" w:eastAsia="宋体" w:hAnsi="Times New Roman" w:cs="Times New Roman"/>
          <w:sz w:val="24"/>
        </w:rPr>
        <w:t>）</w:t>
      </w:r>
      <w:r w:rsidR="00CF6DFD" w:rsidRPr="00CF6DFD">
        <w:rPr>
          <w:rFonts w:ascii="宋体" w:eastAsia="宋体" w:hAnsi="宋体"/>
          <w:sz w:val="24"/>
        </w:rPr>
        <w:t>。</w:t>
      </w:r>
    </w:p>
    <w:p w14:paraId="3B9E4639" w14:textId="203E284E" w:rsidR="00646026" w:rsidRPr="00A41BC4" w:rsidRDefault="00527C76" w:rsidP="00A41BC4">
      <w:pPr>
        <w:autoSpaceDE w:val="0"/>
        <w:autoSpaceDN w:val="0"/>
        <w:adjustRightInd w:val="0"/>
        <w:snapToGrid w:val="0"/>
        <w:spacing w:line="276" w:lineRule="auto"/>
        <w:ind w:firstLineChars="200" w:firstLine="480"/>
        <w:rPr>
          <w:rFonts w:ascii="宋体" w:eastAsia="宋体" w:hAnsi="宋体" w:cs="Times New Roman"/>
          <w:kern w:val="0"/>
          <w:sz w:val="24"/>
          <w14:ligatures w14:val="none"/>
        </w:rPr>
      </w:pPr>
      <w:r w:rsidRPr="008F4656">
        <w:rPr>
          <w:rFonts w:ascii="宋体" w:eastAsia="宋体" w:hAnsi="宋体"/>
          <w:sz w:val="24"/>
        </w:rPr>
        <w:t>此外，</w:t>
      </w:r>
      <w:r w:rsidR="000B723D">
        <w:rPr>
          <w:rFonts w:ascii="宋体" w:eastAsia="宋体" w:hAnsi="宋体" w:hint="eastAsia"/>
          <w:sz w:val="24"/>
        </w:rPr>
        <w:t>月</w:t>
      </w:r>
      <w:r w:rsidRPr="008F4656">
        <w:rPr>
          <w:rFonts w:ascii="宋体" w:eastAsia="宋体" w:hAnsi="宋体"/>
          <w:sz w:val="24"/>
        </w:rPr>
        <w:t>收入和</w:t>
      </w:r>
      <w:r w:rsidR="000B723D">
        <w:rPr>
          <w:rFonts w:ascii="宋体" w:eastAsia="宋体" w:hAnsi="宋体" w:hint="eastAsia"/>
          <w:sz w:val="24"/>
        </w:rPr>
        <w:t>日均</w:t>
      </w:r>
      <w:r w:rsidRPr="008F4656">
        <w:rPr>
          <w:rFonts w:ascii="宋体" w:eastAsia="宋体" w:hAnsi="宋体"/>
          <w:sz w:val="24"/>
        </w:rPr>
        <w:t>工作时长在模型</w:t>
      </w:r>
      <w:r w:rsidRPr="00215C6C">
        <w:rPr>
          <w:rFonts w:ascii="Times New Roman" w:eastAsia="宋体" w:hAnsi="Times New Roman" w:cs="Times New Roman"/>
          <w:sz w:val="24"/>
        </w:rPr>
        <w:t>2</w:t>
      </w:r>
      <w:r w:rsidRPr="008F4656">
        <w:rPr>
          <w:rFonts w:ascii="宋体" w:eastAsia="宋体" w:hAnsi="宋体"/>
          <w:sz w:val="24"/>
        </w:rPr>
        <w:t>至模型</w:t>
      </w:r>
      <w:r w:rsidRPr="00215C6C">
        <w:rPr>
          <w:rFonts w:ascii="Times New Roman" w:eastAsia="宋体" w:hAnsi="Times New Roman" w:cs="Times New Roman"/>
          <w:sz w:val="24"/>
        </w:rPr>
        <w:t>5</w:t>
      </w:r>
      <w:r w:rsidRPr="008F4656">
        <w:rPr>
          <w:rFonts w:ascii="宋体" w:eastAsia="宋体" w:hAnsi="宋体"/>
          <w:sz w:val="24"/>
        </w:rPr>
        <w:t>中继续保持方向一致</w:t>
      </w:r>
      <w:r w:rsidR="00AE53D7">
        <w:rPr>
          <w:rFonts w:ascii="宋体" w:eastAsia="宋体" w:hAnsi="宋体" w:hint="eastAsia"/>
          <w:sz w:val="24"/>
        </w:rPr>
        <w:t>的</w:t>
      </w:r>
      <w:r w:rsidRPr="008F4656">
        <w:rPr>
          <w:rFonts w:ascii="宋体" w:eastAsia="宋体" w:hAnsi="宋体"/>
          <w:sz w:val="24"/>
        </w:rPr>
        <w:t>显著</w:t>
      </w:r>
      <w:r w:rsidR="00512345">
        <w:rPr>
          <w:rFonts w:ascii="宋体" w:eastAsia="宋体" w:hAnsi="宋体" w:hint="eastAsia"/>
          <w:sz w:val="24"/>
        </w:rPr>
        <w:lastRenderedPageBreak/>
        <w:t>（见表</w:t>
      </w:r>
      <w:r w:rsidR="00512345" w:rsidRPr="001706B9">
        <w:rPr>
          <w:rFonts w:ascii="Times New Roman" w:eastAsia="宋体" w:hAnsi="Times New Roman" w:cs="Times New Roman"/>
          <w:sz w:val="24"/>
        </w:rPr>
        <w:t>2</w:t>
      </w:r>
      <w:r w:rsidR="00512345">
        <w:rPr>
          <w:rFonts w:ascii="宋体" w:eastAsia="宋体" w:hAnsi="宋体" w:hint="eastAsia"/>
          <w:sz w:val="24"/>
        </w:rPr>
        <w:t>）</w:t>
      </w:r>
      <w:r w:rsidRPr="008F4656">
        <w:rPr>
          <w:rFonts w:ascii="宋体" w:eastAsia="宋体" w:hAnsi="宋体"/>
          <w:sz w:val="24"/>
        </w:rPr>
        <w:t>，进一步巩固了模型</w:t>
      </w:r>
      <w:r w:rsidRPr="00D026D1">
        <w:rPr>
          <w:rFonts w:ascii="Times New Roman" w:eastAsia="宋体" w:hAnsi="Times New Roman" w:cs="Times New Roman"/>
          <w:sz w:val="24"/>
        </w:rPr>
        <w:t>1</w:t>
      </w:r>
      <w:r w:rsidRPr="008F4656">
        <w:rPr>
          <w:rFonts w:ascii="宋体" w:eastAsia="宋体" w:hAnsi="宋体"/>
          <w:sz w:val="24"/>
        </w:rPr>
        <w:t>的基本发现：</w:t>
      </w:r>
      <w:r w:rsidRPr="002D5068">
        <w:rPr>
          <w:rStyle w:val="afe"/>
          <w:rFonts w:ascii="宋体" w:eastAsia="宋体" w:hAnsi="宋体"/>
          <w:b w:val="0"/>
          <w:bCs w:val="0"/>
          <w:sz w:val="24"/>
        </w:rPr>
        <w:t>职业认同在很大程度上受到程序员所面临的“物质回报”与“劳动强度”双重因素的塑造</w:t>
      </w:r>
      <w:r w:rsidR="008C6092">
        <w:rPr>
          <w:rFonts w:ascii="宋体" w:eastAsia="宋体" w:hAnsi="宋体" w:hint="eastAsia"/>
          <w:sz w:val="24"/>
        </w:rPr>
        <w:t>，且前者带来积极影响，后者带来消极影响。</w:t>
      </w:r>
    </w:p>
    <w:p w14:paraId="210752DE" w14:textId="1F89293B" w:rsidR="003A4E4C" w:rsidRPr="0054017E" w:rsidRDefault="0054017E" w:rsidP="0054017E">
      <w:pPr>
        <w:spacing w:beforeLines="100" w:before="312" w:afterLines="50" w:after="156" w:line="276" w:lineRule="auto"/>
        <w:jc w:val="center"/>
        <w:rPr>
          <w:rFonts w:ascii="Times New Roman" w:eastAsia="宋体" w:hAnsi="Times New Roman" w:cs="Times New Roman"/>
          <w:sz w:val="24"/>
        </w:rPr>
      </w:pPr>
      <w:r w:rsidRPr="0054017E">
        <w:rPr>
          <w:rFonts w:ascii="Times New Roman" w:eastAsia="宋体" w:hAnsi="Times New Roman" w:cs="Times New Roman"/>
          <w:sz w:val="24"/>
        </w:rPr>
        <w:t>表</w:t>
      </w:r>
      <w:r w:rsidRPr="0054017E">
        <w:rPr>
          <w:rFonts w:ascii="Times New Roman" w:eastAsia="宋体" w:hAnsi="Times New Roman" w:cs="Times New Roman" w:hint="eastAsia"/>
          <w:sz w:val="24"/>
        </w:rPr>
        <w:t xml:space="preserve">2  </w:t>
      </w:r>
      <w:r w:rsidRPr="0054017E">
        <w:rPr>
          <w:rFonts w:ascii="Times New Roman" w:eastAsia="宋体" w:hAnsi="Times New Roman" w:cs="Times New Roman" w:hint="eastAsia"/>
          <w:sz w:val="24"/>
        </w:rPr>
        <w:t>择业动机调节收入与工作时长对职业认同影响的线性回归模型</w:t>
      </w:r>
    </w:p>
    <w:tbl>
      <w:tblPr>
        <w:tblW w:w="5028" w:type="pct"/>
        <w:tblInd w:w="-108" w:type="dxa"/>
        <w:tblLook w:val="0000" w:firstRow="0" w:lastRow="0" w:firstColumn="0" w:lastColumn="0" w:noHBand="0" w:noVBand="0"/>
      </w:tblPr>
      <w:tblGrid>
        <w:gridCol w:w="111"/>
        <w:gridCol w:w="2435"/>
        <w:gridCol w:w="1164"/>
        <w:gridCol w:w="1164"/>
        <w:gridCol w:w="1164"/>
        <w:gridCol w:w="1164"/>
        <w:gridCol w:w="1151"/>
      </w:tblGrid>
      <w:tr w:rsidR="000203EE" w14:paraId="7019DB1C" w14:textId="77777777" w:rsidTr="00F25CFE">
        <w:trPr>
          <w:gridBefore w:val="1"/>
          <w:wBefore w:w="66" w:type="pct"/>
          <w:tblHeader/>
        </w:trPr>
        <w:tc>
          <w:tcPr>
            <w:tcW w:w="1456" w:type="pct"/>
            <w:tcBorders>
              <w:top w:val="single" w:sz="12" w:space="0" w:color="auto"/>
              <w:left w:val="nil"/>
              <w:bottom w:val="single" w:sz="12" w:space="0" w:color="auto"/>
              <w:right w:val="nil"/>
            </w:tcBorders>
          </w:tcPr>
          <w:p w14:paraId="5B131EA7" w14:textId="63FA1842" w:rsidR="00D30CFE" w:rsidRPr="009D7207" w:rsidRDefault="006713CC" w:rsidP="009D7207">
            <w:pPr>
              <w:autoSpaceDE w:val="0"/>
              <w:autoSpaceDN w:val="0"/>
              <w:adjustRightInd w:val="0"/>
              <w:jc w:val="center"/>
              <w:rPr>
                <w:rFonts w:ascii="宋体" w:eastAsia="宋体" w:hAnsi="宋体" w:cs="Times New Roman"/>
                <w:kern w:val="0"/>
                <w:sz w:val="20"/>
                <w:szCs w:val="20"/>
              </w:rPr>
            </w:pPr>
            <w:r w:rsidRPr="009D7207">
              <w:rPr>
                <w:rFonts w:ascii="宋体" w:eastAsia="宋体" w:hAnsi="宋体" w:cs="Times New Roman" w:hint="eastAsia"/>
                <w:kern w:val="0"/>
                <w:sz w:val="20"/>
                <w:szCs w:val="20"/>
              </w:rPr>
              <w:t>变量</w:t>
            </w:r>
          </w:p>
        </w:tc>
        <w:tc>
          <w:tcPr>
            <w:tcW w:w="697" w:type="pct"/>
            <w:tcBorders>
              <w:top w:val="single" w:sz="12" w:space="0" w:color="auto"/>
              <w:left w:val="nil"/>
              <w:bottom w:val="single" w:sz="12" w:space="0" w:color="auto"/>
              <w:right w:val="nil"/>
            </w:tcBorders>
          </w:tcPr>
          <w:p w14:paraId="078BE1EF" w14:textId="7E9F6431" w:rsidR="00D30CFE" w:rsidRPr="009D7207" w:rsidRDefault="00D30CFE"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模型</w:t>
            </w:r>
            <w:r w:rsidRPr="009D7207">
              <w:rPr>
                <w:rFonts w:ascii="Times New Roman" w:eastAsia="宋体" w:hAnsi="Times New Roman" w:cs="Times New Roman"/>
                <w:kern w:val="0"/>
                <w:sz w:val="20"/>
                <w:szCs w:val="20"/>
              </w:rPr>
              <w:t>1</w:t>
            </w:r>
          </w:p>
        </w:tc>
        <w:tc>
          <w:tcPr>
            <w:tcW w:w="697" w:type="pct"/>
            <w:tcBorders>
              <w:top w:val="single" w:sz="12" w:space="0" w:color="auto"/>
              <w:left w:val="nil"/>
              <w:bottom w:val="single" w:sz="12" w:space="0" w:color="auto"/>
              <w:right w:val="nil"/>
            </w:tcBorders>
          </w:tcPr>
          <w:p w14:paraId="1C674B91" w14:textId="3D335083" w:rsidR="00D30CFE" w:rsidRPr="009D7207" w:rsidRDefault="00532900"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模型</w:t>
            </w:r>
            <w:r w:rsidRPr="009D7207">
              <w:rPr>
                <w:rFonts w:ascii="Times New Roman" w:eastAsia="宋体" w:hAnsi="Times New Roman" w:cs="Times New Roman" w:hint="eastAsia"/>
                <w:kern w:val="0"/>
                <w:sz w:val="20"/>
                <w:szCs w:val="20"/>
              </w:rPr>
              <w:t>2</w:t>
            </w:r>
          </w:p>
        </w:tc>
        <w:tc>
          <w:tcPr>
            <w:tcW w:w="697" w:type="pct"/>
            <w:tcBorders>
              <w:top w:val="single" w:sz="12" w:space="0" w:color="auto"/>
              <w:left w:val="nil"/>
              <w:bottom w:val="single" w:sz="12" w:space="0" w:color="auto"/>
              <w:right w:val="nil"/>
            </w:tcBorders>
          </w:tcPr>
          <w:p w14:paraId="41CAC6ED" w14:textId="232743C1" w:rsidR="00D30CFE" w:rsidRPr="009D7207" w:rsidRDefault="00532900"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模型</w:t>
            </w:r>
            <w:r w:rsidRPr="009D7207">
              <w:rPr>
                <w:rFonts w:ascii="Times New Roman" w:eastAsia="宋体" w:hAnsi="Times New Roman" w:cs="Times New Roman" w:hint="eastAsia"/>
                <w:kern w:val="0"/>
                <w:sz w:val="20"/>
                <w:szCs w:val="20"/>
              </w:rPr>
              <w:t>3</w:t>
            </w:r>
          </w:p>
        </w:tc>
        <w:tc>
          <w:tcPr>
            <w:tcW w:w="697" w:type="pct"/>
            <w:tcBorders>
              <w:top w:val="single" w:sz="12" w:space="0" w:color="auto"/>
              <w:left w:val="nil"/>
              <w:bottom w:val="single" w:sz="12" w:space="0" w:color="auto"/>
              <w:right w:val="nil"/>
            </w:tcBorders>
          </w:tcPr>
          <w:p w14:paraId="1B3E565B" w14:textId="261B07DF" w:rsidR="00D30CFE" w:rsidRPr="009D7207" w:rsidRDefault="00532900"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模型</w:t>
            </w:r>
            <w:r w:rsidRPr="009D7207">
              <w:rPr>
                <w:rFonts w:ascii="Times New Roman" w:eastAsia="宋体" w:hAnsi="Times New Roman" w:cs="Times New Roman" w:hint="eastAsia"/>
                <w:kern w:val="0"/>
                <w:sz w:val="20"/>
                <w:szCs w:val="20"/>
              </w:rPr>
              <w:t>4</w:t>
            </w:r>
          </w:p>
        </w:tc>
        <w:tc>
          <w:tcPr>
            <w:tcW w:w="690" w:type="pct"/>
            <w:tcBorders>
              <w:top w:val="single" w:sz="12" w:space="0" w:color="auto"/>
              <w:left w:val="nil"/>
              <w:bottom w:val="single" w:sz="12" w:space="0" w:color="auto"/>
              <w:right w:val="nil"/>
            </w:tcBorders>
          </w:tcPr>
          <w:p w14:paraId="418395E2" w14:textId="65E1317D" w:rsidR="00D30CFE" w:rsidRPr="009D7207" w:rsidRDefault="00532900"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模型</w:t>
            </w:r>
            <w:r w:rsidRPr="009D7207">
              <w:rPr>
                <w:rFonts w:ascii="Times New Roman" w:eastAsia="宋体" w:hAnsi="Times New Roman" w:cs="Times New Roman" w:hint="eastAsia"/>
                <w:kern w:val="0"/>
                <w:sz w:val="20"/>
                <w:szCs w:val="20"/>
              </w:rPr>
              <w:t>5</w:t>
            </w:r>
          </w:p>
        </w:tc>
      </w:tr>
      <w:tr w:rsidR="00237797" w14:paraId="25D24383" w14:textId="77777777" w:rsidTr="00F25CFE">
        <w:tc>
          <w:tcPr>
            <w:tcW w:w="1523" w:type="pct"/>
            <w:gridSpan w:val="2"/>
            <w:vMerge w:val="restart"/>
            <w:tcBorders>
              <w:top w:val="nil"/>
              <w:left w:val="nil"/>
            </w:tcBorders>
            <w:vAlign w:val="center"/>
          </w:tcPr>
          <w:p w14:paraId="35C3AFE6" w14:textId="77777777" w:rsidR="00237797" w:rsidRPr="009D7207" w:rsidRDefault="00237797"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月收入</w:t>
            </w:r>
          </w:p>
          <w:p w14:paraId="2F3FE332" w14:textId="77777777" w:rsidR="00237797" w:rsidRPr="009D7207" w:rsidRDefault="00237797"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（低于</w:t>
            </w:r>
            <w:r w:rsidRPr="009D7207">
              <w:rPr>
                <w:rFonts w:ascii="Times New Roman" w:eastAsia="宋体" w:hAnsi="Times New Roman" w:cs="Times New Roman"/>
                <w:kern w:val="0"/>
                <w:sz w:val="20"/>
                <w:szCs w:val="20"/>
              </w:rPr>
              <w:t>1</w:t>
            </w:r>
            <w:r w:rsidRPr="009D7207">
              <w:rPr>
                <w:rFonts w:ascii="Times New Roman" w:eastAsia="宋体" w:hAnsi="Times New Roman" w:cs="Times New Roman"/>
                <w:kern w:val="0"/>
                <w:sz w:val="20"/>
                <w:szCs w:val="20"/>
              </w:rPr>
              <w:t>万元</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vAlign w:val="center"/>
          </w:tcPr>
          <w:p w14:paraId="40FBCA6F"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0.50</w:t>
            </w:r>
            <w:r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7" w:type="pct"/>
            <w:vAlign w:val="center"/>
          </w:tcPr>
          <w:p w14:paraId="1691D2ED"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0.6</w:t>
            </w:r>
            <w:r w:rsidRPr="009D7207">
              <w:rPr>
                <w:rFonts w:ascii="Times New Roman" w:hAnsi="Times New Roman" w:cs="Times New Roman" w:hint="eastAsia"/>
                <w:kern w:val="0"/>
                <w:sz w:val="20"/>
                <w:szCs w:val="20"/>
              </w:rPr>
              <w:t>34</w:t>
            </w:r>
            <w:r w:rsidRPr="009D7207">
              <w:rPr>
                <w:rFonts w:ascii="Times New Roman" w:hAnsi="Times New Roman" w:cs="Times New Roman"/>
                <w:kern w:val="0"/>
                <w:sz w:val="20"/>
                <w:szCs w:val="20"/>
                <w:vertAlign w:val="superscript"/>
              </w:rPr>
              <w:t>***</w:t>
            </w:r>
          </w:p>
        </w:tc>
        <w:tc>
          <w:tcPr>
            <w:tcW w:w="697" w:type="pct"/>
            <w:vAlign w:val="center"/>
          </w:tcPr>
          <w:p w14:paraId="73559653"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w:t>
            </w:r>
            <w:r w:rsidRPr="009D7207">
              <w:rPr>
                <w:rFonts w:ascii="Times New Roman" w:hAnsi="Times New Roman" w:cs="Times New Roman" w:hint="eastAsia"/>
                <w:kern w:val="0"/>
                <w:sz w:val="20"/>
                <w:szCs w:val="20"/>
              </w:rPr>
              <w:t>12</w:t>
            </w:r>
            <w:r w:rsidRPr="009D7207">
              <w:rPr>
                <w:rFonts w:ascii="Times New Roman" w:hAnsi="Times New Roman" w:cs="Times New Roman"/>
                <w:kern w:val="0"/>
                <w:sz w:val="20"/>
                <w:szCs w:val="20"/>
                <w:vertAlign w:val="superscript"/>
              </w:rPr>
              <w:t>***</w:t>
            </w:r>
          </w:p>
        </w:tc>
        <w:tc>
          <w:tcPr>
            <w:tcW w:w="697" w:type="pct"/>
            <w:vAlign w:val="center"/>
          </w:tcPr>
          <w:p w14:paraId="3574F240"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0.42</w:t>
            </w:r>
            <w:r w:rsidRPr="009D7207">
              <w:rPr>
                <w:rFonts w:ascii="Times New Roman" w:hAnsi="Times New Roman" w:cs="Times New Roman" w:hint="eastAsia"/>
                <w:kern w:val="0"/>
                <w:sz w:val="20"/>
                <w:szCs w:val="20"/>
              </w:rPr>
              <w:t>7</w:t>
            </w:r>
            <w:r w:rsidRPr="009D7207">
              <w:rPr>
                <w:rFonts w:ascii="Times New Roman" w:hAnsi="Times New Roman" w:cs="Times New Roman"/>
                <w:kern w:val="0"/>
                <w:sz w:val="20"/>
                <w:szCs w:val="20"/>
                <w:vertAlign w:val="superscript"/>
              </w:rPr>
              <w:t>***</w:t>
            </w:r>
          </w:p>
        </w:tc>
        <w:tc>
          <w:tcPr>
            <w:tcW w:w="690" w:type="pct"/>
            <w:vAlign w:val="center"/>
          </w:tcPr>
          <w:p w14:paraId="627E6414"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0.50</w:t>
            </w:r>
            <w:r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r>
      <w:tr w:rsidR="00237797" w14:paraId="5BE82DA1" w14:textId="77777777" w:rsidTr="00F25CFE">
        <w:tc>
          <w:tcPr>
            <w:tcW w:w="1523" w:type="pct"/>
            <w:gridSpan w:val="2"/>
            <w:vMerge/>
            <w:tcBorders>
              <w:left w:val="nil"/>
              <w:bottom w:val="nil"/>
            </w:tcBorders>
            <w:vAlign w:val="center"/>
          </w:tcPr>
          <w:p w14:paraId="0E74AFD1"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p>
        </w:tc>
        <w:tc>
          <w:tcPr>
            <w:tcW w:w="697" w:type="pct"/>
            <w:vAlign w:val="center"/>
          </w:tcPr>
          <w:p w14:paraId="2D899362"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(0.059)</w:t>
            </w:r>
          </w:p>
        </w:tc>
        <w:tc>
          <w:tcPr>
            <w:tcW w:w="697" w:type="pct"/>
            <w:vAlign w:val="center"/>
          </w:tcPr>
          <w:p w14:paraId="11E7E1C2"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(0.070)</w:t>
            </w:r>
          </w:p>
        </w:tc>
        <w:tc>
          <w:tcPr>
            <w:tcW w:w="697" w:type="pct"/>
            <w:vAlign w:val="center"/>
          </w:tcPr>
          <w:p w14:paraId="07CC8A13"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(0.059)</w:t>
            </w:r>
          </w:p>
        </w:tc>
        <w:tc>
          <w:tcPr>
            <w:tcW w:w="697" w:type="pct"/>
            <w:vAlign w:val="center"/>
          </w:tcPr>
          <w:p w14:paraId="4CD9B007"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(0.074)</w:t>
            </w:r>
          </w:p>
        </w:tc>
        <w:tc>
          <w:tcPr>
            <w:tcW w:w="690" w:type="pct"/>
            <w:vAlign w:val="center"/>
          </w:tcPr>
          <w:p w14:paraId="5642CE10" w14:textId="77777777" w:rsidR="00237797" w:rsidRPr="009D7207" w:rsidRDefault="0023779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(0.059)</w:t>
            </w:r>
          </w:p>
        </w:tc>
      </w:tr>
      <w:tr w:rsidR="00F702E8" w:rsidRPr="00365F7B" w14:paraId="299F1E08" w14:textId="77777777" w:rsidTr="00F25CFE">
        <w:tc>
          <w:tcPr>
            <w:tcW w:w="1523" w:type="pct"/>
            <w:gridSpan w:val="2"/>
            <w:vMerge w:val="restart"/>
            <w:tcBorders>
              <w:top w:val="nil"/>
              <w:left w:val="nil"/>
            </w:tcBorders>
            <w:vAlign w:val="center"/>
          </w:tcPr>
          <w:p w14:paraId="76FEC026" w14:textId="77777777" w:rsidR="00F702E8" w:rsidRPr="009D7207" w:rsidRDefault="00F702E8"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日均工作时长</w:t>
            </w:r>
          </w:p>
          <w:p w14:paraId="261E7A1A" w14:textId="77777777" w:rsidR="00F702E8" w:rsidRPr="009D7207" w:rsidRDefault="00F702E8"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（不超过</w:t>
            </w:r>
            <w:r w:rsidRPr="009D7207">
              <w:rPr>
                <w:rFonts w:ascii="Times New Roman" w:eastAsia="宋体" w:hAnsi="Times New Roman" w:cs="Times New Roman"/>
                <w:kern w:val="0"/>
                <w:sz w:val="20"/>
                <w:szCs w:val="20"/>
              </w:rPr>
              <w:t>8</w:t>
            </w:r>
            <w:r w:rsidRPr="009D7207">
              <w:rPr>
                <w:rFonts w:ascii="Times New Roman" w:eastAsia="宋体" w:hAnsi="Times New Roman" w:cs="Times New Roman"/>
                <w:kern w:val="0"/>
                <w:sz w:val="20"/>
                <w:szCs w:val="20"/>
              </w:rPr>
              <w:t>小时</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Pr>
          <w:p w14:paraId="7A3EFA81" w14:textId="77777777" w:rsidR="00F702E8" w:rsidRPr="009D7207" w:rsidRDefault="00F702E8" w:rsidP="009D7207">
            <w:pPr>
              <w:autoSpaceDE w:val="0"/>
              <w:autoSpaceDN w:val="0"/>
              <w:adjustRightInd w:val="0"/>
              <w:jc w:val="center"/>
              <w:rPr>
                <w:rFonts w:ascii="Times New Roman" w:hAnsi="Times New Roman" w:cs="Times New Roman"/>
                <w:kern w:val="0"/>
                <w:sz w:val="20"/>
                <w:szCs w:val="20"/>
                <w:vertAlign w:val="superscript"/>
              </w:rPr>
            </w:pPr>
            <w:r w:rsidRPr="009D7207">
              <w:rPr>
                <w:rFonts w:ascii="Times New Roman" w:hAnsi="Times New Roman" w:cs="Times New Roman"/>
                <w:kern w:val="0"/>
                <w:sz w:val="20"/>
                <w:szCs w:val="20"/>
              </w:rPr>
              <w:t>-0.43</w:t>
            </w:r>
            <w:r w:rsidRPr="009D7207">
              <w:rPr>
                <w:rFonts w:ascii="Times New Roman" w:hAnsi="Times New Roman" w:cs="Times New Roman" w:hint="eastAsia"/>
                <w:kern w:val="0"/>
                <w:sz w:val="20"/>
                <w:szCs w:val="20"/>
              </w:rPr>
              <w:t>2</w:t>
            </w:r>
            <w:r w:rsidRPr="009D7207">
              <w:rPr>
                <w:rFonts w:ascii="Times New Roman" w:hAnsi="Times New Roman" w:cs="Times New Roman"/>
                <w:kern w:val="0"/>
                <w:sz w:val="20"/>
                <w:szCs w:val="20"/>
                <w:vertAlign w:val="superscript"/>
              </w:rPr>
              <w:t>***</w:t>
            </w:r>
          </w:p>
        </w:tc>
        <w:tc>
          <w:tcPr>
            <w:tcW w:w="697" w:type="pct"/>
          </w:tcPr>
          <w:p w14:paraId="5D1D1681" w14:textId="77777777" w:rsidR="00F702E8" w:rsidRPr="009D7207" w:rsidRDefault="00F702E8" w:rsidP="009D7207">
            <w:pPr>
              <w:autoSpaceDE w:val="0"/>
              <w:autoSpaceDN w:val="0"/>
              <w:adjustRightInd w:val="0"/>
              <w:jc w:val="center"/>
              <w:rPr>
                <w:rFonts w:ascii="Times New Roman" w:hAnsi="Times New Roman" w:cs="Times New Roman"/>
                <w:kern w:val="0"/>
                <w:sz w:val="20"/>
                <w:szCs w:val="20"/>
                <w:vertAlign w:val="superscript"/>
              </w:rPr>
            </w:pPr>
            <w:r w:rsidRPr="009D7207">
              <w:rPr>
                <w:rFonts w:ascii="Times New Roman" w:hAnsi="Times New Roman" w:cs="Times New Roman"/>
                <w:kern w:val="0"/>
                <w:sz w:val="20"/>
                <w:szCs w:val="20"/>
              </w:rPr>
              <w:t>-0.42</w:t>
            </w:r>
            <w:r w:rsidRPr="009D7207">
              <w:rPr>
                <w:rFonts w:ascii="Times New Roman" w:hAnsi="Times New Roman" w:cs="Times New Roman" w:hint="eastAsia"/>
                <w:kern w:val="0"/>
                <w:sz w:val="20"/>
                <w:szCs w:val="20"/>
              </w:rPr>
              <w:t>9</w:t>
            </w:r>
            <w:r w:rsidRPr="009D7207">
              <w:rPr>
                <w:rFonts w:ascii="Times New Roman" w:hAnsi="Times New Roman" w:cs="Times New Roman"/>
                <w:kern w:val="0"/>
                <w:sz w:val="20"/>
                <w:szCs w:val="20"/>
                <w:vertAlign w:val="superscript"/>
              </w:rPr>
              <w:t>***</w:t>
            </w:r>
          </w:p>
        </w:tc>
        <w:tc>
          <w:tcPr>
            <w:tcW w:w="697" w:type="pct"/>
          </w:tcPr>
          <w:p w14:paraId="3FF5456E" w14:textId="77777777" w:rsidR="00F702E8" w:rsidRPr="009D7207" w:rsidRDefault="00F702E8" w:rsidP="009D7207">
            <w:pPr>
              <w:autoSpaceDE w:val="0"/>
              <w:autoSpaceDN w:val="0"/>
              <w:adjustRightInd w:val="0"/>
              <w:jc w:val="center"/>
              <w:rPr>
                <w:rFonts w:ascii="Times New Roman" w:hAnsi="Times New Roman" w:cs="Times New Roman"/>
                <w:kern w:val="0"/>
                <w:sz w:val="20"/>
                <w:szCs w:val="20"/>
                <w:vertAlign w:val="superscript"/>
              </w:rPr>
            </w:pPr>
            <w:r w:rsidRPr="009D7207">
              <w:rPr>
                <w:rFonts w:ascii="Times New Roman" w:hAnsi="Times New Roman" w:cs="Times New Roman"/>
                <w:kern w:val="0"/>
                <w:sz w:val="20"/>
                <w:szCs w:val="20"/>
              </w:rPr>
              <w:t>-0.34</w:t>
            </w:r>
            <w:r w:rsidRPr="009D7207">
              <w:rPr>
                <w:rFonts w:ascii="Times New Roman" w:hAnsi="Times New Roman" w:cs="Times New Roman" w:hint="eastAsia"/>
                <w:kern w:val="0"/>
                <w:sz w:val="20"/>
                <w:szCs w:val="20"/>
              </w:rPr>
              <w:t>6</w:t>
            </w:r>
            <w:r w:rsidRPr="009D7207">
              <w:rPr>
                <w:rFonts w:ascii="Times New Roman" w:hAnsi="Times New Roman" w:cs="Times New Roman"/>
                <w:kern w:val="0"/>
                <w:sz w:val="20"/>
                <w:szCs w:val="20"/>
                <w:vertAlign w:val="superscript"/>
              </w:rPr>
              <w:t>***</w:t>
            </w:r>
          </w:p>
        </w:tc>
        <w:tc>
          <w:tcPr>
            <w:tcW w:w="697" w:type="pct"/>
          </w:tcPr>
          <w:p w14:paraId="3F755C63" w14:textId="77777777" w:rsidR="00F702E8" w:rsidRPr="009D7207" w:rsidRDefault="00F702E8" w:rsidP="009D7207">
            <w:pPr>
              <w:autoSpaceDE w:val="0"/>
              <w:autoSpaceDN w:val="0"/>
              <w:adjustRightInd w:val="0"/>
              <w:jc w:val="center"/>
              <w:rPr>
                <w:rFonts w:ascii="Times New Roman" w:hAnsi="Times New Roman" w:cs="Times New Roman"/>
                <w:kern w:val="0"/>
                <w:sz w:val="20"/>
                <w:szCs w:val="20"/>
                <w:vertAlign w:val="superscript"/>
              </w:rPr>
            </w:pPr>
            <w:r w:rsidRPr="009D7207">
              <w:rPr>
                <w:rFonts w:ascii="Times New Roman" w:hAnsi="Times New Roman" w:cs="Times New Roman"/>
                <w:kern w:val="0"/>
                <w:sz w:val="20"/>
                <w:szCs w:val="20"/>
              </w:rPr>
              <w:t>-0.43</w:t>
            </w:r>
            <w:r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vertAlign w:val="superscript"/>
              </w:rPr>
              <w:t>***</w:t>
            </w:r>
          </w:p>
        </w:tc>
        <w:tc>
          <w:tcPr>
            <w:tcW w:w="690" w:type="pct"/>
          </w:tcPr>
          <w:p w14:paraId="14660A20" w14:textId="77777777" w:rsidR="00F702E8" w:rsidRPr="009D7207" w:rsidRDefault="00F702E8" w:rsidP="009D7207">
            <w:pPr>
              <w:autoSpaceDE w:val="0"/>
              <w:autoSpaceDN w:val="0"/>
              <w:adjustRightInd w:val="0"/>
              <w:jc w:val="center"/>
              <w:rPr>
                <w:rFonts w:ascii="Times New Roman" w:hAnsi="Times New Roman" w:cs="Times New Roman"/>
                <w:kern w:val="0"/>
                <w:sz w:val="20"/>
                <w:szCs w:val="20"/>
                <w:vertAlign w:val="superscript"/>
              </w:rPr>
            </w:pPr>
            <w:r w:rsidRPr="009D7207">
              <w:rPr>
                <w:rFonts w:ascii="Times New Roman" w:hAnsi="Times New Roman" w:cs="Times New Roman"/>
                <w:kern w:val="0"/>
                <w:sz w:val="20"/>
                <w:szCs w:val="20"/>
              </w:rPr>
              <w:t>-0.51</w:t>
            </w:r>
            <w:r w:rsidRPr="009D7207">
              <w:rPr>
                <w:rFonts w:ascii="Times New Roman" w:hAnsi="Times New Roman" w:cs="Times New Roman" w:hint="eastAsia"/>
                <w:kern w:val="0"/>
                <w:sz w:val="20"/>
                <w:szCs w:val="20"/>
              </w:rPr>
              <w:t>9</w:t>
            </w:r>
            <w:r w:rsidRPr="009D7207">
              <w:rPr>
                <w:rFonts w:ascii="Times New Roman" w:hAnsi="Times New Roman" w:cs="Times New Roman"/>
                <w:kern w:val="0"/>
                <w:sz w:val="20"/>
                <w:szCs w:val="20"/>
                <w:vertAlign w:val="superscript"/>
              </w:rPr>
              <w:t>***</w:t>
            </w:r>
          </w:p>
        </w:tc>
      </w:tr>
      <w:tr w:rsidR="00F702E8" w14:paraId="10B238B2" w14:textId="77777777" w:rsidTr="00F25CFE">
        <w:tc>
          <w:tcPr>
            <w:tcW w:w="1523" w:type="pct"/>
            <w:gridSpan w:val="2"/>
            <w:vMerge/>
            <w:tcBorders>
              <w:left w:val="nil"/>
              <w:bottom w:val="nil"/>
            </w:tcBorders>
            <w:vAlign w:val="center"/>
          </w:tcPr>
          <w:p w14:paraId="584FD96B" w14:textId="77777777" w:rsidR="00F702E8" w:rsidRPr="009D7207" w:rsidRDefault="00F702E8" w:rsidP="009D7207">
            <w:pPr>
              <w:autoSpaceDE w:val="0"/>
              <w:autoSpaceDN w:val="0"/>
              <w:adjustRightInd w:val="0"/>
              <w:jc w:val="center"/>
              <w:rPr>
                <w:rFonts w:ascii="Times New Roman" w:eastAsia="宋体" w:hAnsi="Times New Roman" w:cs="Times New Roman"/>
                <w:kern w:val="0"/>
                <w:sz w:val="20"/>
                <w:szCs w:val="20"/>
              </w:rPr>
            </w:pPr>
          </w:p>
        </w:tc>
        <w:tc>
          <w:tcPr>
            <w:tcW w:w="697" w:type="pct"/>
          </w:tcPr>
          <w:p w14:paraId="0A54C6C6" w14:textId="77777777" w:rsidR="00F702E8" w:rsidRPr="009D7207" w:rsidRDefault="00F702E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(0.052)</w:t>
            </w:r>
          </w:p>
        </w:tc>
        <w:tc>
          <w:tcPr>
            <w:tcW w:w="697" w:type="pct"/>
          </w:tcPr>
          <w:p w14:paraId="715A58CB" w14:textId="77777777" w:rsidR="00F702E8" w:rsidRPr="009D7207" w:rsidRDefault="00F702E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(0.052)</w:t>
            </w:r>
          </w:p>
        </w:tc>
        <w:tc>
          <w:tcPr>
            <w:tcW w:w="697" w:type="pct"/>
          </w:tcPr>
          <w:p w14:paraId="320D4CCC" w14:textId="77777777" w:rsidR="00F702E8" w:rsidRPr="009D7207" w:rsidRDefault="00F702E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(0.063)</w:t>
            </w:r>
          </w:p>
        </w:tc>
        <w:tc>
          <w:tcPr>
            <w:tcW w:w="697" w:type="pct"/>
          </w:tcPr>
          <w:p w14:paraId="4347FAE9" w14:textId="77777777" w:rsidR="00F702E8" w:rsidRPr="009D7207" w:rsidRDefault="00F702E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(0.052)</w:t>
            </w:r>
          </w:p>
        </w:tc>
        <w:tc>
          <w:tcPr>
            <w:tcW w:w="690" w:type="pct"/>
          </w:tcPr>
          <w:p w14:paraId="3B719D74" w14:textId="77777777" w:rsidR="00F702E8" w:rsidRPr="009D7207" w:rsidRDefault="00F702E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(0.069)</w:t>
            </w:r>
          </w:p>
        </w:tc>
      </w:tr>
      <w:tr w:rsidR="000203EE" w14:paraId="2FC3D903" w14:textId="77777777" w:rsidTr="00F25CFE">
        <w:trPr>
          <w:gridBefore w:val="1"/>
          <w:wBefore w:w="66" w:type="pct"/>
        </w:trPr>
        <w:tc>
          <w:tcPr>
            <w:tcW w:w="1456" w:type="pct"/>
            <w:vMerge w:val="restart"/>
            <w:tcBorders>
              <w:top w:val="nil"/>
              <w:left w:val="nil"/>
            </w:tcBorders>
          </w:tcPr>
          <w:p w14:paraId="7054E1A4" w14:textId="77777777" w:rsidR="00E0161A" w:rsidRPr="009D7207" w:rsidRDefault="00E0161A"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因收入择业</w:t>
            </w:r>
          </w:p>
          <w:p w14:paraId="72B828FC" w14:textId="17B111F3" w:rsidR="00E0161A" w:rsidRPr="009D7207" w:rsidRDefault="00E0161A"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（不因收入择业</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Pr>
          <w:p w14:paraId="1E0941F0" w14:textId="77777777" w:rsidR="00E0161A" w:rsidRPr="009D7207" w:rsidRDefault="00E0161A" w:rsidP="009D7207">
            <w:pPr>
              <w:autoSpaceDE w:val="0"/>
              <w:autoSpaceDN w:val="0"/>
              <w:adjustRightInd w:val="0"/>
              <w:jc w:val="center"/>
              <w:rPr>
                <w:rFonts w:ascii="Times New Roman" w:hAnsi="Times New Roman" w:cs="Times New Roman"/>
                <w:kern w:val="0"/>
                <w:sz w:val="20"/>
                <w:szCs w:val="20"/>
              </w:rPr>
            </w:pPr>
          </w:p>
        </w:tc>
        <w:tc>
          <w:tcPr>
            <w:tcW w:w="697" w:type="pct"/>
          </w:tcPr>
          <w:p w14:paraId="6433475D" w14:textId="1180CA0D" w:rsidR="00E0161A" w:rsidRPr="009D7207" w:rsidRDefault="00E0161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w:t>
            </w:r>
            <w:r w:rsidR="005705A7" w:rsidRPr="009D7207">
              <w:rPr>
                <w:rFonts w:ascii="Times New Roman" w:hAnsi="Times New Roman" w:cs="Times New Roman" w:hint="eastAsia"/>
                <w:kern w:val="0"/>
                <w:sz w:val="20"/>
                <w:szCs w:val="20"/>
              </w:rPr>
              <w:t>298</w:t>
            </w:r>
            <w:r w:rsidRPr="009D7207">
              <w:rPr>
                <w:rFonts w:ascii="Times New Roman" w:hAnsi="Times New Roman" w:cs="Times New Roman"/>
                <w:kern w:val="0"/>
                <w:sz w:val="20"/>
                <w:szCs w:val="20"/>
                <w:vertAlign w:val="superscript"/>
              </w:rPr>
              <w:t>***</w:t>
            </w:r>
          </w:p>
        </w:tc>
        <w:tc>
          <w:tcPr>
            <w:tcW w:w="697" w:type="pct"/>
          </w:tcPr>
          <w:p w14:paraId="1E4596F3" w14:textId="249EA4EC" w:rsidR="00E0161A" w:rsidRPr="009D7207" w:rsidRDefault="00E0161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F02C40" w:rsidRPr="009D7207">
              <w:rPr>
                <w:rFonts w:ascii="Times New Roman" w:hAnsi="Times New Roman" w:cs="Times New Roman" w:hint="eastAsia"/>
                <w:kern w:val="0"/>
                <w:sz w:val="20"/>
                <w:szCs w:val="20"/>
              </w:rPr>
              <w:t>39</w:t>
            </w:r>
            <w:r w:rsidRPr="009D7207">
              <w:rPr>
                <w:rFonts w:ascii="Times New Roman" w:hAnsi="Times New Roman" w:cs="Times New Roman"/>
                <w:kern w:val="0"/>
                <w:sz w:val="20"/>
                <w:szCs w:val="20"/>
                <w:vertAlign w:val="superscript"/>
              </w:rPr>
              <w:t>**</w:t>
            </w:r>
          </w:p>
        </w:tc>
        <w:tc>
          <w:tcPr>
            <w:tcW w:w="697" w:type="pct"/>
          </w:tcPr>
          <w:p w14:paraId="6EBCABC9" w14:textId="456E5CA9" w:rsidR="00E0161A" w:rsidRPr="009D7207" w:rsidRDefault="00E0161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w:t>
            </w:r>
            <w:r w:rsidR="00052AC5"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0" w:type="pct"/>
          </w:tcPr>
          <w:p w14:paraId="5717311C" w14:textId="77777777" w:rsidR="00E0161A" w:rsidRPr="009D7207" w:rsidRDefault="00E0161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0.141</w:t>
            </w:r>
            <w:r w:rsidRPr="009D7207">
              <w:rPr>
                <w:rFonts w:ascii="Times New Roman" w:hAnsi="Times New Roman" w:cs="Times New Roman"/>
                <w:kern w:val="0"/>
                <w:sz w:val="20"/>
                <w:szCs w:val="20"/>
                <w:vertAlign w:val="superscript"/>
              </w:rPr>
              <w:t>**</w:t>
            </w:r>
          </w:p>
        </w:tc>
      </w:tr>
      <w:tr w:rsidR="000203EE" w14:paraId="3178E7A7" w14:textId="77777777" w:rsidTr="00F25CFE">
        <w:trPr>
          <w:gridBefore w:val="1"/>
          <w:wBefore w:w="66" w:type="pct"/>
        </w:trPr>
        <w:tc>
          <w:tcPr>
            <w:tcW w:w="1456" w:type="pct"/>
            <w:vMerge/>
            <w:tcBorders>
              <w:left w:val="nil"/>
              <w:bottom w:val="nil"/>
            </w:tcBorders>
          </w:tcPr>
          <w:p w14:paraId="076919C4" w14:textId="77777777" w:rsidR="00E0161A" w:rsidRPr="009D7207" w:rsidRDefault="00E0161A" w:rsidP="009D7207">
            <w:pPr>
              <w:autoSpaceDE w:val="0"/>
              <w:autoSpaceDN w:val="0"/>
              <w:adjustRightInd w:val="0"/>
              <w:rPr>
                <w:rFonts w:ascii="Times New Roman" w:hAnsi="Times New Roman" w:cs="Times New Roman"/>
                <w:kern w:val="0"/>
                <w:sz w:val="20"/>
                <w:szCs w:val="20"/>
              </w:rPr>
            </w:pPr>
          </w:p>
        </w:tc>
        <w:tc>
          <w:tcPr>
            <w:tcW w:w="697" w:type="pct"/>
          </w:tcPr>
          <w:p w14:paraId="660E273A" w14:textId="77777777" w:rsidR="00E0161A" w:rsidRPr="009D7207" w:rsidRDefault="00E0161A" w:rsidP="009D7207">
            <w:pPr>
              <w:autoSpaceDE w:val="0"/>
              <w:autoSpaceDN w:val="0"/>
              <w:adjustRightInd w:val="0"/>
              <w:jc w:val="center"/>
              <w:rPr>
                <w:rFonts w:ascii="Times New Roman" w:hAnsi="Times New Roman" w:cs="Times New Roman"/>
                <w:kern w:val="0"/>
                <w:sz w:val="20"/>
                <w:szCs w:val="20"/>
              </w:rPr>
            </w:pPr>
          </w:p>
        </w:tc>
        <w:tc>
          <w:tcPr>
            <w:tcW w:w="697" w:type="pct"/>
          </w:tcPr>
          <w:p w14:paraId="4803D0A9" w14:textId="77777777" w:rsidR="00E0161A" w:rsidRPr="009D7207" w:rsidRDefault="00E0161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c>
          <w:tcPr>
            <w:tcW w:w="697" w:type="pct"/>
          </w:tcPr>
          <w:p w14:paraId="5568AF25" w14:textId="77777777" w:rsidR="00E0161A" w:rsidRPr="009D7207" w:rsidRDefault="00E0161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(0.075)</w:t>
            </w:r>
          </w:p>
        </w:tc>
        <w:tc>
          <w:tcPr>
            <w:tcW w:w="697" w:type="pct"/>
          </w:tcPr>
          <w:p w14:paraId="2C1410C9" w14:textId="77777777" w:rsidR="00E0161A" w:rsidRPr="009D7207" w:rsidRDefault="00E0161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(0.054)</w:t>
            </w:r>
          </w:p>
        </w:tc>
        <w:tc>
          <w:tcPr>
            <w:tcW w:w="690" w:type="pct"/>
          </w:tcPr>
          <w:p w14:paraId="18D4A98B" w14:textId="77777777" w:rsidR="00E0161A" w:rsidRPr="009D7207" w:rsidRDefault="00E0161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(0.054)</w:t>
            </w:r>
          </w:p>
        </w:tc>
      </w:tr>
      <w:tr w:rsidR="001A67B1" w14:paraId="68643206" w14:textId="77777777" w:rsidTr="00F25CFE">
        <w:trPr>
          <w:gridBefore w:val="1"/>
          <w:wBefore w:w="66" w:type="pct"/>
        </w:trPr>
        <w:tc>
          <w:tcPr>
            <w:tcW w:w="1456" w:type="pct"/>
            <w:vMerge w:val="restart"/>
            <w:tcBorders>
              <w:top w:val="nil"/>
              <w:left w:val="nil"/>
            </w:tcBorders>
          </w:tcPr>
          <w:p w14:paraId="1DDE3F7C" w14:textId="77777777" w:rsidR="00331D76" w:rsidRPr="009D7207" w:rsidRDefault="00331D76"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因兴趣择业</w:t>
            </w:r>
          </w:p>
          <w:p w14:paraId="5AD72960" w14:textId="046AA2D1" w:rsidR="00331D76" w:rsidRPr="009D7207" w:rsidRDefault="00331D76"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（不因兴趣择业</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Pr>
          <w:p w14:paraId="0B5B2C82" w14:textId="77777777" w:rsidR="00331D76" w:rsidRPr="009D7207" w:rsidRDefault="00331D76" w:rsidP="009D7207">
            <w:pPr>
              <w:autoSpaceDE w:val="0"/>
              <w:autoSpaceDN w:val="0"/>
              <w:adjustRightInd w:val="0"/>
              <w:jc w:val="center"/>
              <w:rPr>
                <w:rFonts w:ascii="Times New Roman" w:hAnsi="Times New Roman" w:cs="Times New Roman"/>
                <w:kern w:val="0"/>
                <w:sz w:val="20"/>
                <w:szCs w:val="20"/>
              </w:rPr>
            </w:pPr>
          </w:p>
        </w:tc>
        <w:tc>
          <w:tcPr>
            <w:tcW w:w="697" w:type="pct"/>
          </w:tcPr>
          <w:p w14:paraId="43C72888" w14:textId="77777777" w:rsidR="00331D76" w:rsidRPr="009D7207" w:rsidRDefault="00331D76" w:rsidP="009D7207">
            <w:pPr>
              <w:autoSpaceDE w:val="0"/>
              <w:autoSpaceDN w:val="0"/>
              <w:adjustRightInd w:val="0"/>
              <w:ind w:rightChars="-22" w:right="-46"/>
              <w:jc w:val="center"/>
              <w:rPr>
                <w:rFonts w:ascii="Times New Roman" w:hAnsi="Times New Roman" w:cs="Times New Roman"/>
                <w:kern w:val="0"/>
                <w:sz w:val="20"/>
                <w:szCs w:val="20"/>
              </w:rPr>
            </w:pPr>
            <w:r w:rsidRPr="009D7207">
              <w:rPr>
                <w:rFonts w:ascii="Times New Roman" w:hAnsi="Times New Roman" w:cs="Times New Roman"/>
                <w:kern w:val="0"/>
                <w:sz w:val="20"/>
                <w:szCs w:val="20"/>
              </w:rPr>
              <w:t>0.337</w:t>
            </w:r>
            <w:r w:rsidRPr="009D7207">
              <w:rPr>
                <w:rFonts w:ascii="Times New Roman" w:hAnsi="Times New Roman" w:cs="Times New Roman"/>
                <w:kern w:val="0"/>
                <w:sz w:val="20"/>
                <w:szCs w:val="20"/>
                <w:vertAlign w:val="superscript"/>
              </w:rPr>
              <w:t>***</w:t>
            </w:r>
          </w:p>
        </w:tc>
        <w:tc>
          <w:tcPr>
            <w:tcW w:w="697" w:type="pct"/>
          </w:tcPr>
          <w:p w14:paraId="4A6AB0D0" w14:textId="77777777" w:rsidR="00331D76" w:rsidRPr="009D7207" w:rsidRDefault="00331D7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0.335</w:t>
            </w:r>
            <w:r w:rsidRPr="009D7207">
              <w:rPr>
                <w:rFonts w:ascii="Times New Roman" w:hAnsi="Times New Roman" w:cs="Times New Roman"/>
                <w:kern w:val="0"/>
                <w:sz w:val="20"/>
                <w:szCs w:val="20"/>
                <w:vertAlign w:val="superscript"/>
              </w:rPr>
              <w:t>***</w:t>
            </w:r>
          </w:p>
        </w:tc>
        <w:tc>
          <w:tcPr>
            <w:tcW w:w="697" w:type="pct"/>
          </w:tcPr>
          <w:p w14:paraId="7A0DF95F" w14:textId="77777777" w:rsidR="00331D76" w:rsidRPr="009D7207" w:rsidRDefault="00331D7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0.239</w:t>
            </w:r>
            <w:r w:rsidRPr="009D7207">
              <w:rPr>
                <w:rFonts w:ascii="Times New Roman" w:hAnsi="Times New Roman" w:cs="Times New Roman"/>
                <w:kern w:val="0"/>
                <w:sz w:val="20"/>
                <w:szCs w:val="20"/>
                <w:vertAlign w:val="superscript"/>
              </w:rPr>
              <w:t>**</w:t>
            </w:r>
          </w:p>
        </w:tc>
        <w:tc>
          <w:tcPr>
            <w:tcW w:w="690" w:type="pct"/>
          </w:tcPr>
          <w:p w14:paraId="05249B3D" w14:textId="77777777" w:rsidR="00331D76" w:rsidRPr="009D7207" w:rsidRDefault="00331D7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0.241</w:t>
            </w:r>
            <w:r w:rsidRPr="009D7207">
              <w:rPr>
                <w:rFonts w:ascii="Times New Roman" w:hAnsi="Times New Roman" w:cs="Times New Roman"/>
                <w:kern w:val="0"/>
                <w:sz w:val="20"/>
                <w:szCs w:val="20"/>
                <w:vertAlign w:val="superscript"/>
              </w:rPr>
              <w:t>***</w:t>
            </w:r>
          </w:p>
        </w:tc>
      </w:tr>
      <w:tr w:rsidR="001A67B1" w14:paraId="4FE26917" w14:textId="77777777" w:rsidTr="00F25CFE">
        <w:trPr>
          <w:gridBefore w:val="1"/>
          <w:wBefore w:w="66" w:type="pct"/>
        </w:trPr>
        <w:tc>
          <w:tcPr>
            <w:tcW w:w="1456" w:type="pct"/>
            <w:vMerge/>
            <w:tcBorders>
              <w:left w:val="nil"/>
              <w:bottom w:val="nil"/>
            </w:tcBorders>
          </w:tcPr>
          <w:p w14:paraId="66DFF93A" w14:textId="77777777" w:rsidR="00331D76" w:rsidRPr="009D7207" w:rsidRDefault="00331D76" w:rsidP="009D7207">
            <w:pPr>
              <w:autoSpaceDE w:val="0"/>
              <w:autoSpaceDN w:val="0"/>
              <w:adjustRightInd w:val="0"/>
              <w:jc w:val="center"/>
              <w:rPr>
                <w:rFonts w:ascii="Times New Roman" w:hAnsi="Times New Roman" w:cs="Times New Roman"/>
                <w:kern w:val="0"/>
                <w:sz w:val="20"/>
                <w:szCs w:val="20"/>
              </w:rPr>
            </w:pPr>
          </w:p>
        </w:tc>
        <w:tc>
          <w:tcPr>
            <w:tcW w:w="697" w:type="pct"/>
          </w:tcPr>
          <w:p w14:paraId="3969193C" w14:textId="77777777" w:rsidR="00331D76" w:rsidRPr="009D7207" w:rsidRDefault="00331D76" w:rsidP="009D7207">
            <w:pPr>
              <w:autoSpaceDE w:val="0"/>
              <w:autoSpaceDN w:val="0"/>
              <w:adjustRightInd w:val="0"/>
              <w:jc w:val="center"/>
              <w:rPr>
                <w:rFonts w:ascii="Times New Roman" w:hAnsi="Times New Roman" w:cs="Times New Roman"/>
                <w:kern w:val="0"/>
                <w:sz w:val="20"/>
                <w:szCs w:val="20"/>
              </w:rPr>
            </w:pPr>
          </w:p>
        </w:tc>
        <w:tc>
          <w:tcPr>
            <w:tcW w:w="697" w:type="pct"/>
          </w:tcPr>
          <w:p w14:paraId="0FF9F39C" w14:textId="77777777" w:rsidR="00331D76" w:rsidRPr="009D7207" w:rsidRDefault="00331D7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(0.051)</w:t>
            </w:r>
          </w:p>
        </w:tc>
        <w:tc>
          <w:tcPr>
            <w:tcW w:w="697" w:type="pct"/>
          </w:tcPr>
          <w:p w14:paraId="03034EDD" w14:textId="77777777" w:rsidR="00331D76" w:rsidRPr="009D7207" w:rsidRDefault="00331D7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(0.051)</w:t>
            </w:r>
          </w:p>
        </w:tc>
        <w:tc>
          <w:tcPr>
            <w:tcW w:w="697" w:type="pct"/>
          </w:tcPr>
          <w:p w14:paraId="30F527B0" w14:textId="77777777" w:rsidR="00331D76" w:rsidRPr="009D7207" w:rsidRDefault="00331D7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(0.073)</w:t>
            </w:r>
          </w:p>
        </w:tc>
        <w:tc>
          <w:tcPr>
            <w:tcW w:w="690" w:type="pct"/>
          </w:tcPr>
          <w:p w14:paraId="480055A5" w14:textId="77777777" w:rsidR="00331D76" w:rsidRPr="009D7207" w:rsidRDefault="00331D7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(0.071)</w:t>
            </w:r>
          </w:p>
        </w:tc>
      </w:tr>
      <w:tr w:rsidR="000203EE" w14:paraId="473A4934" w14:textId="77777777" w:rsidTr="00F25CFE">
        <w:trPr>
          <w:gridBefore w:val="1"/>
          <w:wBefore w:w="66" w:type="pct"/>
        </w:trPr>
        <w:tc>
          <w:tcPr>
            <w:tcW w:w="1456" w:type="pct"/>
            <w:vMerge w:val="restart"/>
            <w:tcBorders>
              <w:top w:val="nil"/>
              <w:left w:val="nil"/>
            </w:tcBorders>
            <w:vAlign w:val="center"/>
          </w:tcPr>
          <w:p w14:paraId="3A373DF3" w14:textId="3EBBB0EE" w:rsidR="000203EE" w:rsidRPr="009D7207" w:rsidRDefault="000203EE" w:rsidP="009D7207">
            <w:pPr>
              <w:autoSpaceDE w:val="0"/>
              <w:autoSpaceDN w:val="0"/>
              <w:adjustRightInd w:val="0"/>
              <w:jc w:val="center"/>
              <w:rPr>
                <w:rFonts w:ascii="宋体" w:eastAsia="宋体" w:hAnsi="宋体" w:cs="Times New Roman"/>
                <w:kern w:val="0"/>
                <w:sz w:val="20"/>
                <w:szCs w:val="20"/>
              </w:rPr>
            </w:pPr>
            <w:r w:rsidRPr="009D7207">
              <w:rPr>
                <w:rFonts w:ascii="宋体" w:eastAsia="宋体" w:hAnsi="宋体" w:cs="Times New Roman" w:hint="eastAsia"/>
                <w:kern w:val="0"/>
                <w:sz w:val="20"/>
                <w:szCs w:val="20"/>
              </w:rPr>
              <w:t>因收入择业</w:t>
            </w:r>
            <m:oMath>
              <m:r>
                <w:rPr>
                  <w:rFonts w:ascii="Cambria Math" w:eastAsia="宋体" w:hAnsi="Cambria Math" w:cs="Times New Roman"/>
                  <w:kern w:val="0"/>
                  <w:sz w:val="20"/>
                  <w:szCs w:val="20"/>
                </w:rPr>
                <m:t>×</m:t>
              </m:r>
            </m:oMath>
            <w:r w:rsidRPr="009D7207">
              <w:rPr>
                <w:rFonts w:ascii="宋体" w:eastAsia="宋体" w:hAnsi="宋体" w:cs="Times New Roman" w:hint="eastAsia"/>
                <w:kern w:val="0"/>
                <w:sz w:val="20"/>
                <w:szCs w:val="20"/>
              </w:rPr>
              <w:t>月收入</w:t>
            </w:r>
          </w:p>
        </w:tc>
        <w:tc>
          <w:tcPr>
            <w:tcW w:w="697" w:type="pct"/>
          </w:tcPr>
          <w:p w14:paraId="74506E8A"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7" w:type="pct"/>
          </w:tcPr>
          <w:p w14:paraId="4CAD871D" w14:textId="27620625" w:rsidR="000203EE" w:rsidRPr="009D7207" w:rsidRDefault="000203EE"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-0.32</w:t>
            </w:r>
            <w:r w:rsidR="005705A7" w:rsidRPr="009D7207">
              <w:rPr>
                <w:rFonts w:ascii="Times New Roman" w:hAnsi="Times New Roman" w:cs="Times New Roman" w:hint="eastAsia"/>
                <w:kern w:val="0"/>
                <w:sz w:val="20"/>
                <w:szCs w:val="20"/>
              </w:rPr>
              <w:t>3</w:t>
            </w:r>
            <w:r w:rsidRPr="009D7207">
              <w:rPr>
                <w:rFonts w:ascii="Times New Roman" w:hAnsi="Times New Roman" w:cs="Times New Roman"/>
                <w:kern w:val="0"/>
                <w:sz w:val="20"/>
                <w:szCs w:val="20"/>
                <w:vertAlign w:val="superscript"/>
              </w:rPr>
              <w:t>**</w:t>
            </w:r>
          </w:p>
        </w:tc>
        <w:tc>
          <w:tcPr>
            <w:tcW w:w="697" w:type="pct"/>
          </w:tcPr>
          <w:p w14:paraId="38253B6D"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7" w:type="pct"/>
          </w:tcPr>
          <w:p w14:paraId="0765A0EA"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0" w:type="pct"/>
          </w:tcPr>
          <w:p w14:paraId="60DADC17"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r>
      <w:tr w:rsidR="000203EE" w14:paraId="5640DD41" w14:textId="77777777" w:rsidTr="00F25CFE">
        <w:trPr>
          <w:gridBefore w:val="1"/>
          <w:wBefore w:w="66" w:type="pct"/>
        </w:trPr>
        <w:tc>
          <w:tcPr>
            <w:tcW w:w="1456" w:type="pct"/>
            <w:vMerge/>
            <w:tcBorders>
              <w:left w:val="nil"/>
              <w:bottom w:val="nil"/>
            </w:tcBorders>
            <w:vAlign w:val="center"/>
          </w:tcPr>
          <w:p w14:paraId="22172A7B"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7" w:type="pct"/>
          </w:tcPr>
          <w:p w14:paraId="6DC57B4F"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7" w:type="pct"/>
          </w:tcPr>
          <w:p w14:paraId="4C18829B"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(0.104)</w:t>
            </w:r>
          </w:p>
        </w:tc>
        <w:tc>
          <w:tcPr>
            <w:tcW w:w="697" w:type="pct"/>
          </w:tcPr>
          <w:p w14:paraId="6357465A"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7" w:type="pct"/>
          </w:tcPr>
          <w:p w14:paraId="2632E6EE"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0" w:type="pct"/>
          </w:tcPr>
          <w:p w14:paraId="09D1F216"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r>
      <w:tr w:rsidR="000203EE" w14:paraId="6C540DD8" w14:textId="77777777" w:rsidTr="00F25CFE">
        <w:trPr>
          <w:gridBefore w:val="1"/>
          <w:wBefore w:w="66" w:type="pct"/>
        </w:trPr>
        <w:tc>
          <w:tcPr>
            <w:tcW w:w="1456" w:type="pct"/>
            <w:vMerge w:val="restart"/>
            <w:tcBorders>
              <w:top w:val="nil"/>
              <w:left w:val="nil"/>
            </w:tcBorders>
            <w:vAlign w:val="center"/>
          </w:tcPr>
          <w:p w14:paraId="216C87D9" w14:textId="723E81DE" w:rsidR="000203EE" w:rsidRPr="009D7207" w:rsidRDefault="000203EE" w:rsidP="009D7207">
            <w:pPr>
              <w:autoSpaceDE w:val="0"/>
              <w:autoSpaceDN w:val="0"/>
              <w:adjustRightInd w:val="0"/>
              <w:jc w:val="center"/>
              <w:rPr>
                <w:rFonts w:ascii="Times New Roman" w:hAnsi="Times New Roman" w:cs="Times New Roman"/>
                <w:kern w:val="0"/>
                <w:sz w:val="20"/>
                <w:szCs w:val="20"/>
              </w:rPr>
            </w:pPr>
            <w:r w:rsidRPr="009D7207">
              <w:rPr>
                <w:rFonts w:ascii="宋体" w:eastAsia="宋体" w:hAnsi="宋体" w:cs="Times New Roman" w:hint="eastAsia"/>
                <w:kern w:val="0"/>
                <w:sz w:val="20"/>
                <w:szCs w:val="20"/>
              </w:rPr>
              <w:t>因收入择业</w:t>
            </w:r>
            <m:oMath>
              <m:r>
                <w:rPr>
                  <w:rFonts w:ascii="Cambria Math" w:eastAsia="宋体" w:hAnsi="Cambria Math" w:cs="Times New Roman"/>
                  <w:kern w:val="0"/>
                  <w:sz w:val="20"/>
                  <w:szCs w:val="20"/>
                </w:rPr>
                <m:t>×</m:t>
              </m:r>
            </m:oMath>
            <w:r w:rsidRPr="009D7207">
              <w:rPr>
                <w:rFonts w:ascii="宋体" w:eastAsia="宋体" w:hAnsi="宋体" w:cs="Times New Roman" w:hint="eastAsia"/>
                <w:kern w:val="0"/>
                <w:sz w:val="20"/>
                <w:szCs w:val="20"/>
              </w:rPr>
              <w:t>日均工作时长</w:t>
            </w:r>
          </w:p>
        </w:tc>
        <w:tc>
          <w:tcPr>
            <w:tcW w:w="697" w:type="pct"/>
          </w:tcPr>
          <w:p w14:paraId="5BA462C7"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7" w:type="pct"/>
          </w:tcPr>
          <w:p w14:paraId="4C6E490E"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7" w:type="pct"/>
          </w:tcPr>
          <w:p w14:paraId="3DF572FB" w14:textId="3A7F157D" w:rsidR="000203EE" w:rsidRPr="009D7207" w:rsidRDefault="000203EE"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-0.21</w:t>
            </w:r>
            <w:r w:rsidR="00F02C40" w:rsidRPr="009D7207">
              <w:rPr>
                <w:rFonts w:ascii="Times New Roman" w:hAnsi="Times New Roman" w:cs="Times New Roman" w:hint="eastAsia"/>
                <w:kern w:val="0"/>
                <w:sz w:val="20"/>
                <w:szCs w:val="20"/>
              </w:rPr>
              <w:t>5</w:t>
            </w:r>
            <w:r w:rsidRPr="009D7207">
              <w:rPr>
                <w:rFonts w:ascii="Times New Roman" w:hAnsi="Times New Roman" w:cs="Times New Roman"/>
                <w:kern w:val="0"/>
                <w:sz w:val="20"/>
                <w:szCs w:val="20"/>
                <w:vertAlign w:val="superscript"/>
              </w:rPr>
              <w:t>*</w:t>
            </w:r>
          </w:p>
        </w:tc>
        <w:tc>
          <w:tcPr>
            <w:tcW w:w="697" w:type="pct"/>
          </w:tcPr>
          <w:p w14:paraId="0C48D94F"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0" w:type="pct"/>
          </w:tcPr>
          <w:p w14:paraId="61C5622C"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r>
      <w:tr w:rsidR="000203EE" w14:paraId="1AA999EB" w14:textId="77777777" w:rsidTr="00F25CFE">
        <w:trPr>
          <w:gridBefore w:val="1"/>
          <w:wBefore w:w="66" w:type="pct"/>
        </w:trPr>
        <w:tc>
          <w:tcPr>
            <w:tcW w:w="1456" w:type="pct"/>
            <w:vMerge/>
            <w:tcBorders>
              <w:left w:val="nil"/>
              <w:bottom w:val="nil"/>
            </w:tcBorders>
            <w:vAlign w:val="center"/>
          </w:tcPr>
          <w:p w14:paraId="6FA40BD4"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7" w:type="pct"/>
          </w:tcPr>
          <w:p w14:paraId="0366C7AB"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7" w:type="pct"/>
          </w:tcPr>
          <w:p w14:paraId="1906A425"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7" w:type="pct"/>
          </w:tcPr>
          <w:p w14:paraId="2ED3DBAF"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(0.104)</w:t>
            </w:r>
          </w:p>
        </w:tc>
        <w:tc>
          <w:tcPr>
            <w:tcW w:w="697" w:type="pct"/>
          </w:tcPr>
          <w:p w14:paraId="109FA3EA"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c>
          <w:tcPr>
            <w:tcW w:w="690" w:type="pct"/>
          </w:tcPr>
          <w:p w14:paraId="57600B98" w14:textId="77777777" w:rsidR="000203EE" w:rsidRPr="009D7207" w:rsidRDefault="000203EE" w:rsidP="009D7207">
            <w:pPr>
              <w:autoSpaceDE w:val="0"/>
              <w:autoSpaceDN w:val="0"/>
              <w:adjustRightInd w:val="0"/>
              <w:jc w:val="center"/>
              <w:rPr>
                <w:rFonts w:ascii="Times New Roman" w:hAnsi="Times New Roman" w:cs="Times New Roman"/>
                <w:kern w:val="0"/>
                <w:sz w:val="20"/>
                <w:szCs w:val="20"/>
              </w:rPr>
            </w:pPr>
          </w:p>
        </w:tc>
      </w:tr>
      <w:tr w:rsidR="00507ED0" w14:paraId="04588465" w14:textId="77777777" w:rsidTr="00F25CFE">
        <w:trPr>
          <w:gridBefore w:val="1"/>
          <w:wBefore w:w="66" w:type="pct"/>
        </w:trPr>
        <w:tc>
          <w:tcPr>
            <w:tcW w:w="1456" w:type="pct"/>
            <w:vMerge w:val="restart"/>
            <w:tcBorders>
              <w:top w:val="nil"/>
              <w:left w:val="nil"/>
            </w:tcBorders>
            <w:vAlign w:val="center"/>
          </w:tcPr>
          <w:p w14:paraId="30EA071B" w14:textId="213093EF" w:rsidR="00507ED0" w:rsidRPr="009D7207" w:rsidRDefault="00507ED0" w:rsidP="009D7207">
            <w:pPr>
              <w:autoSpaceDE w:val="0"/>
              <w:autoSpaceDN w:val="0"/>
              <w:adjustRightInd w:val="0"/>
              <w:jc w:val="center"/>
              <w:rPr>
                <w:rFonts w:ascii="Times New Roman" w:hAnsi="Times New Roman" w:cs="Times New Roman"/>
                <w:kern w:val="0"/>
                <w:sz w:val="20"/>
                <w:szCs w:val="20"/>
              </w:rPr>
            </w:pPr>
            <w:r w:rsidRPr="009D7207">
              <w:rPr>
                <w:rFonts w:ascii="宋体" w:eastAsia="宋体" w:hAnsi="宋体" w:cs="Times New Roman" w:hint="eastAsia"/>
                <w:kern w:val="0"/>
                <w:sz w:val="20"/>
                <w:szCs w:val="20"/>
              </w:rPr>
              <w:t>因兴趣择业</w:t>
            </w:r>
            <m:oMath>
              <m:r>
                <w:rPr>
                  <w:rFonts w:ascii="Cambria Math" w:eastAsia="宋体" w:hAnsi="Cambria Math" w:cs="Times New Roman"/>
                  <w:kern w:val="0"/>
                  <w:sz w:val="20"/>
                  <w:szCs w:val="20"/>
                </w:rPr>
                <m:t>×</m:t>
              </m:r>
            </m:oMath>
            <w:r w:rsidRPr="009D7207">
              <w:rPr>
                <w:rFonts w:ascii="宋体" w:eastAsia="宋体" w:hAnsi="宋体" w:cs="Times New Roman" w:hint="eastAsia"/>
                <w:kern w:val="0"/>
                <w:sz w:val="20"/>
                <w:szCs w:val="20"/>
              </w:rPr>
              <w:t>月收入</w:t>
            </w:r>
          </w:p>
        </w:tc>
        <w:tc>
          <w:tcPr>
            <w:tcW w:w="697" w:type="pct"/>
          </w:tcPr>
          <w:p w14:paraId="1D1F5F44" w14:textId="77777777" w:rsidR="00507ED0" w:rsidRPr="009D7207" w:rsidRDefault="00507ED0" w:rsidP="009D7207">
            <w:pPr>
              <w:autoSpaceDE w:val="0"/>
              <w:autoSpaceDN w:val="0"/>
              <w:adjustRightInd w:val="0"/>
              <w:jc w:val="center"/>
              <w:rPr>
                <w:rFonts w:ascii="Times New Roman" w:hAnsi="Times New Roman" w:cs="Times New Roman"/>
                <w:kern w:val="0"/>
                <w:sz w:val="20"/>
                <w:szCs w:val="20"/>
              </w:rPr>
            </w:pPr>
          </w:p>
        </w:tc>
        <w:tc>
          <w:tcPr>
            <w:tcW w:w="697" w:type="pct"/>
          </w:tcPr>
          <w:p w14:paraId="57967FFB" w14:textId="77777777" w:rsidR="00507ED0" w:rsidRPr="009D7207" w:rsidRDefault="00507ED0" w:rsidP="009D7207">
            <w:pPr>
              <w:autoSpaceDE w:val="0"/>
              <w:autoSpaceDN w:val="0"/>
              <w:adjustRightInd w:val="0"/>
              <w:jc w:val="center"/>
              <w:rPr>
                <w:rFonts w:ascii="Times New Roman" w:hAnsi="Times New Roman" w:cs="Times New Roman"/>
                <w:kern w:val="0"/>
                <w:sz w:val="20"/>
                <w:szCs w:val="20"/>
              </w:rPr>
            </w:pPr>
          </w:p>
        </w:tc>
        <w:tc>
          <w:tcPr>
            <w:tcW w:w="697" w:type="pct"/>
          </w:tcPr>
          <w:p w14:paraId="43B89693" w14:textId="77777777" w:rsidR="00507ED0" w:rsidRPr="009D7207" w:rsidRDefault="00507ED0" w:rsidP="009D7207">
            <w:pPr>
              <w:autoSpaceDE w:val="0"/>
              <w:autoSpaceDN w:val="0"/>
              <w:adjustRightInd w:val="0"/>
              <w:jc w:val="center"/>
              <w:rPr>
                <w:rFonts w:ascii="Times New Roman" w:hAnsi="Times New Roman" w:cs="Times New Roman"/>
                <w:kern w:val="0"/>
                <w:sz w:val="20"/>
                <w:szCs w:val="20"/>
              </w:rPr>
            </w:pPr>
          </w:p>
        </w:tc>
        <w:tc>
          <w:tcPr>
            <w:tcW w:w="697" w:type="pct"/>
          </w:tcPr>
          <w:p w14:paraId="1B756FCE" w14:textId="7DA84E69" w:rsidR="00507ED0" w:rsidRPr="009D7207" w:rsidRDefault="00507ED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0.19</w:t>
            </w:r>
            <w:r w:rsidR="00D6463E" w:rsidRPr="009D7207">
              <w:rPr>
                <w:rFonts w:ascii="Times New Roman" w:hAnsi="Times New Roman" w:cs="Times New Roman" w:hint="eastAsia"/>
                <w:kern w:val="0"/>
                <w:sz w:val="20"/>
                <w:szCs w:val="20"/>
              </w:rPr>
              <w:t>7</w:t>
            </w:r>
            <w:r w:rsidRPr="009D7207">
              <w:rPr>
                <w:rFonts w:ascii="Times New Roman" w:hAnsi="Times New Roman" w:cs="Times New Roman"/>
                <w:kern w:val="0"/>
                <w:sz w:val="20"/>
                <w:szCs w:val="20"/>
                <w:vertAlign w:val="superscript"/>
              </w:rPr>
              <w:t>*</w:t>
            </w:r>
          </w:p>
        </w:tc>
        <w:tc>
          <w:tcPr>
            <w:tcW w:w="690" w:type="pct"/>
          </w:tcPr>
          <w:p w14:paraId="034EE29E" w14:textId="77777777" w:rsidR="00507ED0" w:rsidRPr="009D7207" w:rsidRDefault="00507ED0" w:rsidP="009D7207">
            <w:pPr>
              <w:autoSpaceDE w:val="0"/>
              <w:autoSpaceDN w:val="0"/>
              <w:adjustRightInd w:val="0"/>
              <w:jc w:val="center"/>
              <w:rPr>
                <w:rFonts w:ascii="Times New Roman" w:hAnsi="Times New Roman" w:cs="Times New Roman"/>
                <w:kern w:val="0"/>
                <w:sz w:val="20"/>
                <w:szCs w:val="20"/>
              </w:rPr>
            </w:pPr>
          </w:p>
        </w:tc>
      </w:tr>
      <w:tr w:rsidR="00507ED0" w14:paraId="6B08449E" w14:textId="77777777" w:rsidTr="00F25CFE">
        <w:trPr>
          <w:gridBefore w:val="1"/>
          <w:wBefore w:w="66" w:type="pct"/>
        </w:trPr>
        <w:tc>
          <w:tcPr>
            <w:tcW w:w="1456" w:type="pct"/>
            <w:vMerge/>
            <w:tcBorders>
              <w:left w:val="nil"/>
              <w:bottom w:val="nil"/>
            </w:tcBorders>
            <w:vAlign w:val="center"/>
          </w:tcPr>
          <w:p w14:paraId="52DBC4A0" w14:textId="77777777" w:rsidR="00507ED0" w:rsidRPr="009D7207" w:rsidRDefault="00507ED0" w:rsidP="009D7207">
            <w:pPr>
              <w:autoSpaceDE w:val="0"/>
              <w:autoSpaceDN w:val="0"/>
              <w:adjustRightInd w:val="0"/>
              <w:jc w:val="center"/>
              <w:rPr>
                <w:rFonts w:ascii="Times New Roman" w:hAnsi="Times New Roman" w:cs="Times New Roman"/>
                <w:kern w:val="0"/>
                <w:sz w:val="20"/>
                <w:szCs w:val="20"/>
              </w:rPr>
            </w:pPr>
          </w:p>
        </w:tc>
        <w:tc>
          <w:tcPr>
            <w:tcW w:w="697" w:type="pct"/>
          </w:tcPr>
          <w:p w14:paraId="541305DC" w14:textId="77777777" w:rsidR="00507ED0" w:rsidRPr="009D7207" w:rsidRDefault="00507ED0" w:rsidP="009D7207">
            <w:pPr>
              <w:autoSpaceDE w:val="0"/>
              <w:autoSpaceDN w:val="0"/>
              <w:adjustRightInd w:val="0"/>
              <w:jc w:val="center"/>
              <w:rPr>
                <w:rFonts w:ascii="Times New Roman" w:hAnsi="Times New Roman" w:cs="Times New Roman"/>
                <w:kern w:val="0"/>
                <w:sz w:val="20"/>
                <w:szCs w:val="20"/>
              </w:rPr>
            </w:pPr>
          </w:p>
        </w:tc>
        <w:tc>
          <w:tcPr>
            <w:tcW w:w="697" w:type="pct"/>
          </w:tcPr>
          <w:p w14:paraId="78D4B604" w14:textId="77777777" w:rsidR="00507ED0" w:rsidRPr="009D7207" w:rsidRDefault="00507ED0" w:rsidP="009D7207">
            <w:pPr>
              <w:autoSpaceDE w:val="0"/>
              <w:autoSpaceDN w:val="0"/>
              <w:adjustRightInd w:val="0"/>
              <w:jc w:val="center"/>
              <w:rPr>
                <w:rFonts w:ascii="Times New Roman" w:hAnsi="Times New Roman" w:cs="Times New Roman"/>
                <w:kern w:val="0"/>
                <w:sz w:val="20"/>
                <w:szCs w:val="20"/>
              </w:rPr>
            </w:pPr>
          </w:p>
        </w:tc>
        <w:tc>
          <w:tcPr>
            <w:tcW w:w="697" w:type="pct"/>
          </w:tcPr>
          <w:p w14:paraId="1357A347" w14:textId="77777777" w:rsidR="00507ED0" w:rsidRPr="009D7207" w:rsidRDefault="00507ED0" w:rsidP="009D7207">
            <w:pPr>
              <w:autoSpaceDE w:val="0"/>
              <w:autoSpaceDN w:val="0"/>
              <w:adjustRightInd w:val="0"/>
              <w:jc w:val="center"/>
              <w:rPr>
                <w:rFonts w:ascii="Times New Roman" w:hAnsi="Times New Roman" w:cs="Times New Roman"/>
                <w:kern w:val="0"/>
                <w:sz w:val="20"/>
                <w:szCs w:val="20"/>
              </w:rPr>
            </w:pPr>
          </w:p>
        </w:tc>
        <w:tc>
          <w:tcPr>
            <w:tcW w:w="697" w:type="pct"/>
          </w:tcPr>
          <w:p w14:paraId="241F9CF5" w14:textId="77777777" w:rsidR="00507ED0" w:rsidRPr="009D7207" w:rsidRDefault="00507ED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(0.100)</w:t>
            </w:r>
          </w:p>
        </w:tc>
        <w:tc>
          <w:tcPr>
            <w:tcW w:w="690" w:type="pct"/>
          </w:tcPr>
          <w:p w14:paraId="6BD52563" w14:textId="77777777" w:rsidR="00507ED0" w:rsidRPr="009D7207" w:rsidRDefault="00507ED0" w:rsidP="009D7207">
            <w:pPr>
              <w:autoSpaceDE w:val="0"/>
              <w:autoSpaceDN w:val="0"/>
              <w:adjustRightInd w:val="0"/>
              <w:jc w:val="center"/>
              <w:rPr>
                <w:rFonts w:ascii="Times New Roman" w:hAnsi="Times New Roman" w:cs="Times New Roman"/>
                <w:kern w:val="0"/>
                <w:sz w:val="20"/>
                <w:szCs w:val="20"/>
              </w:rPr>
            </w:pPr>
          </w:p>
        </w:tc>
      </w:tr>
      <w:tr w:rsidR="00F866BA" w14:paraId="20904544" w14:textId="77777777" w:rsidTr="00F25CFE">
        <w:trPr>
          <w:gridBefore w:val="1"/>
          <w:wBefore w:w="66" w:type="pct"/>
        </w:trPr>
        <w:tc>
          <w:tcPr>
            <w:tcW w:w="1456" w:type="pct"/>
            <w:vMerge w:val="restart"/>
            <w:tcBorders>
              <w:top w:val="nil"/>
              <w:left w:val="nil"/>
              <w:right w:val="nil"/>
            </w:tcBorders>
            <w:vAlign w:val="center"/>
          </w:tcPr>
          <w:p w14:paraId="370CB66B" w14:textId="104359BE" w:rsidR="00F866BA" w:rsidRPr="009D7207" w:rsidRDefault="00F866BA" w:rsidP="009D7207">
            <w:pPr>
              <w:autoSpaceDE w:val="0"/>
              <w:autoSpaceDN w:val="0"/>
              <w:adjustRightInd w:val="0"/>
              <w:jc w:val="center"/>
              <w:rPr>
                <w:rFonts w:ascii="Times New Roman" w:hAnsi="Times New Roman" w:cs="Times New Roman"/>
                <w:kern w:val="0"/>
                <w:sz w:val="20"/>
                <w:szCs w:val="20"/>
              </w:rPr>
            </w:pPr>
            <w:r w:rsidRPr="009D7207">
              <w:rPr>
                <w:rFonts w:ascii="宋体" w:eastAsia="宋体" w:hAnsi="宋体" w:cs="Times New Roman" w:hint="eastAsia"/>
                <w:kern w:val="0"/>
                <w:sz w:val="20"/>
                <w:szCs w:val="20"/>
              </w:rPr>
              <w:t>因兴趣择业</w:t>
            </w:r>
            <m:oMath>
              <m:r>
                <w:rPr>
                  <w:rFonts w:ascii="Cambria Math" w:eastAsia="宋体" w:hAnsi="Cambria Math" w:cs="Times New Roman"/>
                  <w:kern w:val="0"/>
                  <w:sz w:val="20"/>
                  <w:szCs w:val="20"/>
                </w:rPr>
                <m:t>×</m:t>
              </m:r>
            </m:oMath>
            <w:r w:rsidRPr="009D7207">
              <w:rPr>
                <w:rFonts w:ascii="宋体" w:eastAsia="宋体" w:hAnsi="宋体" w:cs="Times New Roman" w:hint="eastAsia"/>
                <w:kern w:val="0"/>
                <w:sz w:val="20"/>
                <w:szCs w:val="20"/>
              </w:rPr>
              <w:t>日均工作时长</w:t>
            </w:r>
          </w:p>
        </w:tc>
        <w:tc>
          <w:tcPr>
            <w:tcW w:w="697" w:type="pct"/>
            <w:tcBorders>
              <w:left w:val="nil"/>
              <w:bottom w:val="nil"/>
              <w:right w:val="nil"/>
            </w:tcBorders>
          </w:tcPr>
          <w:p w14:paraId="7DBF074D" w14:textId="77777777" w:rsidR="00F866BA" w:rsidRPr="009D7207" w:rsidRDefault="00F866BA" w:rsidP="009D7207">
            <w:pPr>
              <w:autoSpaceDE w:val="0"/>
              <w:autoSpaceDN w:val="0"/>
              <w:adjustRightInd w:val="0"/>
              <w:jc w:val="center"/>
              <w:rPr>
                <w:rFonts w:ascii="Times New Roman" w:hAnsi="Times New Roman" w:cs="Times New Roman"/>
                <w:kern w:val="0"/>
                <w:sz w:val="20"/>
                <w:szCs w:val="20"/>
              </w:rPr>
            </w:pPr>
          </w:p>
        </w:tc>
        <w:tc>
          <w:tcPr>
            <w:tcW w:w="697" w:type="pct"/>
            <w:tcBorders>
              <w:left w:val="nil"/>
              <w:bottom w:val="nil"/>
              <w:right w:val="nil"/>
            </w:tcBorders>
          </w:tcPr>
          <w:p w14:paraId="24880C69" w14:textId="77777777" w:rsidR="00F866BA" w:rsidRPr="009D7207" w:rsidRDefault="00F866BA" w:rsidP="009D7207">
            <w:pPr>
              <w:autoSpaceDE w:val="0"/>
              <w:autoSpaceDN w:val="0"/>
              <w:adjustRightInd w:val="0"/>
              <w:jc w:val="center"/>
              <w:rPr>
                <w:rFonts w:ascii="Times New Roman" w:hAnsi="Times New Roman" w:cs="Times New Roman"/>
                <w:kern w:val="0"/>
                <w:sz w:val="20"/>
                <w:szCs w:val="20"/>
              </w:rPr>
            </w:pPr>
          </w:p>
        </w:tc>
        <w:tc>
          <w:tcPr>
            <w:tcW w:w="697" w:type="pct"/>
            <w:tcBorders>
              <w:left w:val="nil"/>
              <w:bottom w:val="nil"/>
              <w:right w:val="nil"/>
            </w:tcBorders>
          </w:tcPr>
          <w:p w14:paraId="1250E027" w14:textId="77777777" w:rsidR="00F866BA" w:rsidRPr="009D7207" w:rsidRDefault="00F866BA" w:rsidP="009D7207">
            <w:pPr>
              <w:autoSpaceDE w:val="0"/>
              <w:autoSpaceDN w:val="0"/>
              <w:adjustRightInd w:val="0"/>
              <w:jc w:val="center"/>
              <w:rPr>
                <w:rFonts w:ascii="Times New Roman" w:hAnsi="Times New Roman" w:cs="Times New Roman"/>
                <w:kern w:val="0"/>
                <w:sz w:val="20"/>
                <w:szCs w:val="20"/>
              </w:rPr>
            </w:pPr>
          </w:p>
        </w:tc>
        <w:tc>
          <w:tcPr>
            <w:tcW w:w="697" w:type="pct"/>
            <w:tcBorders>
              <w:left w:val="nil"/>
              <w:bottom w:val="nil"/>
              <w:right w:val="nil"/>
            </w:tcBorders>
          </w:tcPr>
          <w:p w14:paraId="43B40100" w14:textId="77777777" w:rsidR="00F866BA" w:rsidRPr="009D7207" w:rsidRDefault="00F866BA" w:rsidP="009D7207">
            <w:pPr>
              <w:autoSpaceDE w:val="0"/>
              <w:autoSpaceDN w:val="0"/>
              <w:adjustRightInd w:val="0"/>
              <w:jc w:val="center"/>
              <w:rPr>
                <w:rFonts w:ascii="Times New Roman" w:hAnsi="Times New Roman" w:cs="Times New Roman"/>
                <w:kern w:val="0"/>
                <w:sz w:val="20"/>
                <w:szCs w:val="20"/>
              </w:rPr>
            </w:pPr>
          </w:p>
        </w:tc>
        <w:tc>
          <w:tcPr>
            <w:tcW w:w="690" w:type="pct"/>
            <w:tcBorders>
              <w:left w:val="nil"/>
              <w:bottom w:val="nil"/>
              <w:right w:val="nil"/>
            </w:tcBorders>
          </w:tcPr>
          <w:p w14:paraId="6B9725C1" w14:textId="77777777" w:rsidR="00F866BA" w:rsidRPr="009D7207" w:rsidRDefault="00F866B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0.203</w:t>
            </w:r>
            <w:r w:rsidRPr="009D7207">
              <w:rPr>
                <w:rFonts w:ascii="Times New Roman" w:hAnsi="Times New Roman" w:cs="Times New Roman"/>
                <w:kern w:val="0"/>
                <w:sz w:val="20"/>
                <w:szCs w:val="20"/>
                <w:vertAlign w:val="superscript"/>
              </w:rPr>
              <w:t>*</w:t>
            </w:r>
          </w:p>
        </w:tc>
      </w:tr>
      <w:tr w:rsidR="00F866BA" w14:paraId="156BFFBD" w14:textId="77777777" w:rsidTr="00F25CFE">
        <w:trPr>
          <w:gridBefore w:val="1"/>
          <w:wBefore w:w="66" w:type="pct"/>
        </w:trPr>
        <w:tc>
          <w:tcPr>
            <w:tcW w:w="1456" w:type="pct"/>
            <w:vMerge/>
            <w:tcBorders>
              <w:left w:val="nil"/>
              <w:bottom w:val="nil"/>
              <w:right w:val="nil"/>
            </w:tcBorders>
          </w:tcPr>
          <w:p w14:paraId="59BE079C" w14:textId="77777777" w:rsidR="00F866BA" w:rsidRPr="009D7207" w:rsidRDefault="00F866BA"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6A36D791" w14:textId="77777777" w:rsidR="00F866BA" w:rsidRPr="009D7207" w:rsidRDefault="00F866BA"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tcPr>
          <w:p w14:paraId="54F8C518" w14:textId="77777777" w:rsidR="00F866BA" w:rsidRPr="009D7207" w:rsidRDefault="00F866BA"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tcPr>
          <w:p w14:paraId="66AE0761" w14:textId="77777777" w:rsidR="00F866BA" w:rsidRPr="009D7207" w:rsidRDefault="00F866BA"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tcPr>
          <w:p w14:paraId="3D5DF007" w14:textId="77777777" w:rsidR="00F866BA" w:rsidRPr="009D7207" w:rsidRDefault="00F866BA" w:rsidP="009D7207">
            <w:pPr>
              <w:autoSpaceDE w:val="0"/>
              <w:autoSpaceDN w:val="0"/>
              <w:adjustRightInd w:val="0"/>
              <w:jc w:val="center"/>
              <w:rPr>
                <w:rFonts w:ascii="Times New Roman" w:hAnsi="Times New Roman" w:cs="Times New Roman"/>
                <w:kern w:val="0"/>
                <w:sz w:val="20"/>
                <w:szCs w:val="20"/>
              </w:rPr>
            </w:pPr>
          </w:p>
        </w:tc>
        <w:tc>
          <w:tcPr>
            <w:tcW w:w="690" w:type="pct"/>
            <w:tcBorders>
              <w:top w:val="nil"/>
              <w:left w:val="nil"/>
              <w:bottom w:val="nil"/>
              <w:right w:val="nil"/>
            </w:tcBorders>
          </w:tcPr>
          <w:p w14:paraId="57CE0393" w14:textId="77777777" w:rsidR="00F866BA" w:rsidRPr="009D7207" w:rsidRDefault="00F866B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(0.100)</w:t>
            </w:r>
          </w:p>
        </w:tc>
      </w:tr>
      <w:tr w:rsidR="002E7368" w14:paraId="358943D5" w14:textId="77777777" w:rsidTr="00F25CFE">
        <w:trPr>
          <w:gridBefore w:val="1"/>
          <w:wBefore w:w="66" w:type="pct"/>
        </w:trPr>
        <w:tc>
          <w:tcPr>
            <w:tcW w:w="1456" w:type="pct"/>
            <w:vMerge w:val="restart"/>
            <w:tcBorders>
              <w:left w:val="nil"/>
              <w:right w:val="nil"/>
            </w:tcBorders>
            <w:vAlign w:val="center"/>
          </w:tcPr>
          <w:p w14:paraId="3A1D6D07" w14:textId="4E4C845B" w:rsidR="002E7368" w:rsidRPr="009D7207" w:rsidRDefault="002E7368" w:rsidP="009D7207">
            <w:pPr>
              <w:autoSpaceDE w:val="0"/>
              <w:autoSpaceDN w:val="0"/>
              <w:adjustRightInd w:val="0"/>
              <w:jc w:val="center"/>
              <w:rPr>
                <w:rFonts w:ascii="宋体" w:eastAsia="宋体" w:hAnsi="宋体" w:cs="Times New Roman"/>
                <w:kern w:val="0"/>
                <w:sz w:val="20"/>
                <w:szCs w:val="20"/>
              </w:rPr>
            </w:pPr>
            <w:r w:rsidRPr="009D7207">
              <w:rPr>
                <w:rFonts w:ascii="宋体" w:eastAsia="宋体" w:hAnsi="宋体" w:cs="Times New Roman" w:hint="eastAsia"/>
                <w:kern w:val="0"/>
                <w:sz w:val="20"/>
                <w:szCs w:val="20"/>
              </w:rPr>
              <w:t>从业年份</w:t>
            </w:r>
          </w:p>
        </w:tc>
        <w:tc>
          <w:tcPr>
            <w:tcW w:w="697" w:type="pct"/>
            <w:tcBorders>
              <w:top w:val="nil"/>
              <w:left w:val="nil"/>
              <w:bottom w:val="nil"/>
              <w:right w:val="nil"/>
            </w:tcBorders>
          </w:tcPr>
          <w:p w14:paraId="15EC74E5" w14:textId="225AF0BA" w:rsidR="002E7368" w:rsidRPr="009D7207" w:rsidRDefault="002E736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w:t>
            </w:r>
            <w:r w:rsidR="00620DFE"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2B4D3661" w14:textId="156B6016" w:rsidR="002E7368" w:rsidRPr="009D7207" w:rsidRDefault="002E736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-0.027</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4C2C0220" w14:textId="0FE21357" w:rsidR="002E7368" w:rsidRPr="009D7207" w:rsidRDefault="002E736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w:t>
            </w:r>
            <w:r w:rsidR="00F02C40"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4F5A6C20" w14:textId="52B54E88" w:rsidR="002E7368" w:rsidRPr="009D7207" w:rsidRDefault="002E736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w:t>
            </w:r>
            <w:r w:rsidR="00D6463E"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tcPr>
          <w:p w14:paraId="5AF2F40B" w14:textId="4FD9B891" w:rsidR="002E7368" w:rsidRPr="009D7207" w:rsidRDefault="002E736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w:t>
            </w:r>
            <w:r w:rsidR="001A67B1"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r>
      <w:tr w:rsidR="002E7368" w14:paraId="396E8341" w14:textId="77777777" w:rsidTr="00F25CFE">
        <w:trPr>
          <w:gridBefore w:val="1"/>
          <w:wBefore w:w="66" w:type="pct"/>
        </w:trPr>
        <w:tc>
          <w:tcPr>
            <w:tcW w:w="1456" w:type="pct"/>
            <w:vMerge/>
            <w:tcBorders>
              <w:left w:val="nil"/>
              <w:bottom w:val="nil"/>
              <w:right w:val="nil"/>
            </w:tcBorders>
          </w:tcPr>
          <w:p w14:paraId="77B0E653" w14:textId="77777777" w:rsidR="002E7368" w:rsidRPr="009D7207" w:rsidRDefault="002E7368"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5881010D" w14:textId="3F503955" w:rsidR="002E7368" w:rsidRPr="009D7207" w:rsidRDefault="002E736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(0.010)</w:t>
            </w:r>
          </w:p>
        </w:tc>
        <w:tc>
          <w:tcPr>
            <w:tcW w:w="697" w:type="pct"/>
            <w:tcBorders>
              <w:top w:val="nil"/>
              <w:left w:val="nil"/>
              <w:bottom w:val="nil"/>
              <w:right w:val="nil"/>
            </w:tcBorders>
          </w:tcPr>
          <w:p w14:paraId="68123626" w14:textId="03B44042" w:rsidR="002E7368" w:rsidRPr="009D7207" w:rsidRDefault="002E736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(0.010)</w:t>
            </w:r>
          </w:p>
        </w:tc>
        <w:tc>
          <w:tcPr>
            <w:tcW w:w="697" w:type="pct"/>
            <w:tcBorders>
              <w:top w:val="nil"/>
              <w:left w:val="nil"/>
              <w:bottom w:val="nil"/>
              <w:right w:val="nil"/>
            </w:tcBorders>
          </w:tcPr>
          <w:p w14:paraId="1DB43543" w14:textId="3511D74E" w:rsidR="002E7368" w:rsidRPr="009D7207" w:rsidRDefault="002E736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(0.010)</w:t>
            </w:r>
          </w:p>
        </w:tc>
        <w:tc>
          <w:tcPr>
            <w:tcW w:w="697" w:type="pct"/>
            <w:tcBorders>
              <w:top w:val="nil"/>
              <w:left w:val="nil"/>
              <w:bottom w:val="nil"/>
              <w:right w:val="nil"/>
            </w:tcBorders>
          </w:tcPr>
          <w:p w14:paraId="256BFC92" w14:textId="087D8F13" w:rsidR="002E7368" w:rsidRPr="009D7207" w:rsidRDefault="002E736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(0.010)</w:t>
            </w:r>
          </w:p>
        </w:tc>
        <w:tc>
          <w:tcPr>
            <w:tcW w:w="690" w:type="pct"/>
            <w:tcBorders>
              <w:top w:val="nil"/>
              <w:left w:val="nil"/>
              <w:bottom w:val="nil"/>
              <w:right w:val="nil"/>
            </w:tcBorders>
          </w:tcPr>
          <w:p w14:paraId="3AC52D7A" w14:textId="53E6872B" w:rsidR="002E7368" w:rsidRPr="009D7207" w:rsidRDefault="002E736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(0.010)</w:t>
            </w:r>
          </w:p>
        </w:tc>
      </w:tr>
      <w:tr w:rsidR="00461C21" w14:paraId="0E2104E7" w14:textId="77777777" w:rsidTr="00F25CFE">
        <w:tc>
          <w:tcPr>
            <w:tcW w:w="1523" w:type="pct"/>
            <w:gridSpan w:val="2"/>
            <w:vMerge w:val="restart"/>
            <w:tcBorders>
              <w:top w:val="nil"/>
              <w:left w:val="nil"/>
              <w:right w:val="nil"/>
            </w:tcBorders>
            <w:vAlign w:val="center"/>
          </w:tcPr>
          <w:p w14:paraId="1F9B555E" w14:textId="77777777" w:rsidR="00461C21" w:rsidRPr="009D7207" w:rsidRDefault="00461C21"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岗位职能</w:t>
            </w:r>
          </w:p>
          <w:p w14:paraId="2C17DFC2" w14:textId="63E5C99F"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（支持类</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tcPr>
          <w:p w14:paraId="2AEFEB59" w14:textId="77777777"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-0.002</w:t>
            </w:r>
          </w:p>
        </w:tc>
        <w:tc>
          <w:tcPr>
            <w:tcW w:w="697" w:type="pct"/>
            <w:tcBorders>
              <w:top w:val="nil"/>
              <w:left w:val="nil"/>
              <w:bottom w:val="nil"/>
              <w:right w:val="nil"/>
            </w:tcBorders>
          </w:tcPr>
          <w:p w14:paraId="51246EF3" w14:textId="3187C9B4"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w:t>
            </w:r>
            <w:r w:rsidR="00710346" w:rsidRPr="009D7207">
              <w:rPr>
                <w:rFonts w:ascii="Times New Roman" w:hAnsi="Times New Roman" w:cs="Times New Roman" w:hint="eastAsia"/>
                <w:kern w:val="0"/>
                <w:sz w:val="20"/>
                <w:szCs w:val="20"/>
              </w:rPr>
              <w:t>1</w:t>
            </w:r>
          </w:p>
        </w:tc>
        <w:tc>
          <w:tcPr>
            <w:tcW w:w="697" w:type="pct"/>
            <w:tcBorders>
              <w:top w:val="nil"/>
              <w:left w:val="nil"/>
              <w:bottom w:val="nil"/>
              <w:right w:val="nil"/>
            </w:tcBorders>
          </w:tcPr>
          <w:p w14:paraId="7DC15443" w14:textId="77777777"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-0.007</w:t>
            </w:r>
          </w:p>
        </w:tc>
        <w:tc>
          <w:tcPr>
            <w:tcW w:w="697" w:type="pct"/>
            <w:tcBorders>
              <w:top w:val="nil"/>
              <w:left w:val="nil"/>
              <w:bottom w:val="nil"/>
              <w:right w:val="nil"/>
            </w:tcBorders>
          </w:tcPr>
          <w:p w14:paraId="7CCA956F" w14:textId="77777777"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-0.007</w:t>
            </w:r>
          </w:p>
        </w:tc>
        <w:tc>
          <w:tcPr>
            <w:tcW w:w="690" w:type="pct"/>
            <w:tcBorders>
              <w:top w:val="nil"/>
              <w:left w:val="nil"/>
              <w:bottom w:val="nil"/>
              <w:right w:val="nil"/>
            </w:tcBorders>
          </w:tcPr>
          <w:p w14:paraId="02D3B059" w14:textId="50F0246D"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-0.00</w:t>
            </w:r>
            <w:r w:rsidR="001A67B1" w:rsidRPr="009D7207">
              <w:rPr>
                <w:rFonts w:ascii="Times New Roman" w:hAnsi="Times New Roman" w:cs="Times New Roman" w:hint="eastAsia"/>
                <w:kern w:val="0"/>
                <w:sz w:val="20"/>
                <w:szCs w:val="20"/>
              </w:rPr>
              <w:t>7</w:t>
            </w:r>
          </w:p>
        </w:tc>
      </w:tr>
      <w:tr w:rsidR="00461C21" w14:paraId="793A117C" w14:textId="77777777" w:rsidTr="00F25CFE">
        <w:tc>
          <w:tcPr>
            <w:tcW w:w="1523" w:type="pct"/>
            <w:gridSpan w:val="2"/>
            <w:vMerge/>
            <w:tcBorders>
              <w:left w:val="nil"/>
              <w:bottom w:val="nil"/>
              <w:right w:val="nil"/>
            </w:tcBorders>
          </w:tcPr>
          <w:p w14:paraId="23C5B8BC" w14:textId="77777777" w:rsidR="00461C21" w:rsidRPr="009D7207" w:rsidRDefault="00461C21"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734CD238" w14:textId="77777777"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(0.085)</w:t>
            </w:r>
          </w:p>
        </w:tc>
        <w:tc>
          <w:tcPr>
            <w:tcW w:w="697" w:type="pct"/>
            <w:tcBorders>
              <w:top w:val="nil"/>
              <w:left w:val="nil"/>
              <w:bottom w:val="nil"/>
              <w:right w:val="nil"/>
            </w:tcBorders>
          </w:tcPr>
          <w:p w14:paraId="6529AAF3" w14:textId="77777777"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(0.085)</w:t>
            </w:r>
          </w:p>
        </w:tc>
        <w:tc>
          <w:tcPr>
            <w:tcW w:w="697" w:type="pct"/>
            <w:tcBorders>
              <w:top w:val="nil"/>
              <w:left w:val="nil"/>
              <w:bottom w:val="nil"/>
              <w:right w:val="nil"/>
            </w:tcBorders>
          </w:tcPr>
          <w:p w14:paraId="0A9008D1" w14:textId="77777777"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(0.085)</w:t>
            </w:r>
          </w:p>
        </w:tc>
        <w:tc>
          <w:tcPr>
            <w:tcW w:w="697" w:type="pct"/>
            <w:tcBorders>
              <w:top w:val="nil"/>
              <w:left w:val="nil"/>
              <w:bottom w:val="nil"/>
              <w:right w:val="nil"/>
            </w:tcBorders>
          </w:tcPr>
          <w:p w14:paraId="52AEF9EA" w14:textId="77777777"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(0.084)</w:t>
            </w:r>
          </w:p>
        </w:tc>
        <w:tc>
          <w:tcPr>
            <w:tcW w:w="690" w:type="pct"/>
            <w:tcBorders>
              <w:top w:val="nil"/>
              <w:left w:val="nil"/>
              <w:bottom w:val="nil"/>
              <w:right w:val="nil"/>
            </w:tcBorders>
          </w:tcPr>
          <w:p w14:paraId="1DB6647F" w14:textId="77777777" w:rsidR="00461C21" w:rsidRPr="009D7207" w:rsidRDefault="00461C2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(0.084)</w:t>
            </w:r>
          </w:p>
        </w:tc>
      </w:tr>
      <w:tr w:rsidR="00BC03B0" w14:paraId="2A4E4870" w14:textId="77777777" w:rsidTr="00F25CFE">
        <w:tc>
          <w:tcPr>
            <w:tcW w:w="1523" w:type="pct"/>
            <w:gridSpan w:val="2"/>
            <w:tcBorders>
              <w:left w:val="nil"/>
              <w:bottom w:val="nil"/>
              <w:right w:val="nil"/>
            </w:tcBorders>
            <w:vAlign w:val="center"/>
          </w:tcPr>
          <w:p w14:paraId="5FA28EC4" w14:textId="77777777" w:rsidR="00BC03B0" w:rsidRPr="009D7207" w:rsidRDefault="00BC03B0"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职称等级</w:t>
            </w:r>
          </w:p>
          <w:p w14:paraId="498ECF62" w14:textId="39BE63FB" w:rsidR="00BC03B0" w:rsidRPr="009D7207" w:rsidRDefault="00BC03B0"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（其他</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tcPr>
          <w:p w14:paraId="06B6BEFE" w14:textId="77777777" w:rsidR="00BC03B0" w:rsidRPr="009D7207" w:rsidRDefault="00BC03B0"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tcPr>
          <w:p w14:paraId="2BC9C854" w14:textId="77777777" w:rsidR="00BC03B0" w:rsidRPr="009D7207" w:rsidRDefault="00BC03B0"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tcPr>
          <w:p w14:paraId="7716FEE0" w14:textId="77777777" w:rsidR="00BC03B0" w:rsidRPr="009D7207" w:rsidRDefault="00BC03B0"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tcPr>
          <w:p w14:paraId="483CD8B3" w14:textId="77777777" w:rsidR="00BC03B0" w:rsidRPr="009D7207" w:rsidRDefault="00BC03B0" w:rsidP="009D7207">
            <w:pPr>
              <w:autoSpaceDE w:val="0"/>
              <w:autoSpaceDN w:val="0"/>
              <w:adjustRightInd w:val="0"/>
              <w:jc w:val="center"/>
              <w:rPr>
                <w:rFonts w:ascii="Times New Roman" w:hAnsi="Times New Roman" w:cs="Times New Roman"/>
                <w:kern w:val="0"/>
                <w:sz w:val="20"/>
                <w:szCs w:val="20"/>
              </w:rPr>
            </w:pPr>
          </w:p>
        </w:tc>
        <w:tc>
          <w:tcPr>
            <w:tcW w:w="690" w:type="pct"/>
            <w:tcBorders>
              <w:top w:val="nil"/>
              <w:left w:val="nil"/>
              <w:bottom w:val="nil"/>
              <w:right w:val="nil"/>
            </w:tcBorders>
          </w:tcPr>
          <w:p w14:paraId="6152387F" w14:textId="77777777" w:rsidR="00BC03B0" w:rsidRPr="009D7207" w:rsidRDefault="00BC03B0" w:rsidP="009D7207">
            <w:pPr>
              <w:autoSpaceDE w:val="0"/>
              <w:autoSpaceDN w:val="0"/>
              <w:adjustRightInd w:val="0"/>
              <w:jc w:val="center"/>
              <w:rPr>
                <w:rFonts w:ascii="Times New Roman" w:hAnsi="Times New Roman" w:cs="Times New Roman"/>
                <w:kern w:val="0"/>
                <w:sz w:val="20"/>
                <w:szCs w:val="20"/>
              </w:rPr>
            </w:pPr>
          </w:p>
        </w:tc>
      </w:tr>
      <w:tr w:rsidR="002D42E7" w14:paraId="365073CC" w14:textId="77777777" w:rsidTr="00F25CFE">
        <w:trPr>
          <w:gridBefore w:val="1"/>
          <w:wBefore w:w="66" w:type="pct"/>
        </w:trPr>
        <w:tc>
          <w:tcPr>
            <w:tcW w:w="1456" w:type="pct"/>
            <w:vMerge w:val="restart"/>
            <w:tcBorders>
              <w:top w:val="nil"/>
              <w:left w:val="nil"/>
              <w:right w:val="nil"/>
            </w:tcBorders>
            <w:vAlign w:val="center"/>
          </w:tcPr>
          <w:p w14:paraId="3E0A3D6C" w14:textId="58F34D8A" w:rsidR="002D42E7" w:rsidRPr="009D7207" w:rsidRDefault="002D42E7" w:rsidP="009D7207">
            <w:pPr>
              <w:autoSpaceDE w:val="0"/>
              <w:autoSpaceDN w:val="0"/>
              <w:adjustRightInd w:val="0"/>
              <w:jc w:val="right"/>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初级</w:t>
            </w:r>
          </w:p>
        </w:tc>
        <w:tc>
          <w:tcPr>
            <w:tcW w:w="697" w:type="pct"/>
            <w:tcBorders>
              <w:top w:val="nil"/>
              <w:left w:val="nil"/>
              <w:bottom w:val="nil"/>
              <w:right w:val="nil"/>
            </w:tcBorders>
            <w:vAlign w:val="center"/>
          </w:tcPr>
          <w:p w14:paraId="29E31F7E" w14:textId="2D25BEA9"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w:t>
            </w:r>
            <w:r w:rsidR="00620DFE" w:rsidRPr="009D7207">
              <w:rPr>
                <w:rFonts w:ascii="Times New Roman" w:hAnsi="Times New Roman" w:cs="Times New Roman" w:hint="eastAsia"/>
                <w:kern w:val="0"/>
                <w:sz w:val="20"/>
                <w:szCs w:val="20"/>
              </w:rPr>
              <w:t>2</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093BF4A7" w14:textId="77FBADFA"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w:t>
            </w:r>
            <w:r w:rsidR="00710346" w:rsidRPr="009D7207">
              <w:rPr>
                <w:rFonts w:ascii="Times New Roman" w:hAnsi="Times New Roman" w:cs="Times New Roman" w:hint="eastAsia"/>
                <w:kern w:val="0"/>
                <w:sz w:val="20"/>
                <w:szCs w:val="20"/>
              </w:rPr>
              <w:t>3</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5C254FE8" w14:textId="16D4173D"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F02C40" w:rsidRPr="009D7207">
              <w:rPr>
                <w:rFonts w:ascii="Times New Roman" w:hAnsi="Times New Roman" w:cs="Times New Roman" w:hint="eastAsia"/>
                <w:kern w:val="0"/>
                <w:sz w:val="20"/>
                <w:szCs w:val="20"/>
              </w:rPr>
              <w:t>77</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1E775BB0" w14:textId="60B89C9E"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w:t>
            </w:r>
            <w:r w:rsidR="00D6463E"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640531B2" w14:textId="41586E0B"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1A67B1" w:rsidRPr="009D7207">
              <w:rPr>
                <w:rFonts w:ascii="Times New Roman" w:hAnsi="Times New Roman" w:cs="Times New Roman" w:hint="eastAsia"/>
                <w:kern w:val="0"/>
                <w:sz w:val="20"/>
                <w:szCs w:val="20"/>
              </w:rPr>
              <w:t>79</w:t>
            </w:r>
            <w:r w:rsidRPr="009D7207">
              <w:rPr>
                <w:rFonts w:ascii="Times New Roman" w:hAnsi="Times New Roman" w:cs="Times New Roman"/>
                <w:kern w:val="0"/>
                <w:sz w:val="20"/>
                <w:szCs w:val="20"/>
                <w:vertAlign w:val="superscript"/>
              </w:rPr>
              <w:t>***</w:t>
            </w:r>
          </w:p>
        </w:tc>
      </w:tr>
      <w:tr w:rsidR="002D42E7" w14:paraId="0721D145" w14:textId="77777777" w:rsidTr="00F25CFE">
        <w:trPr>
          <w:gridBefore w:val="1"/>
          <w:wBefore w:w="66" w:type="pct"/>
        </w:trPr>
        <w:tc>
          <w:tcPr>
            <w:tcW w:w="1456" w:type="pct"/>
            <w:vMerge/>
            <w:tcBorders>
              <w:left w:val="nil"/>
              <w:bottom w:val="nil"/>
              <w:right w:val="nil"/>
            </w:tcBorders>
            <w:vAlign w:val="center"/>
          </w:tcPr>
          <w:p w14:paraId="097625A8" w14:textId="5195605E" w:rsidR="002D42E7" w:rsidRPr="009D7207" w:rsidRDefault="002D42E7" w:rsidP="009D7207">
            <w:pPr>
              <w:autoSpaceDE w:val="0"/>
              <w:autoSpaceDN w:val="0"/>
              <w:adjustRightInd w:val="0"/>
              <w:jc w:val="right"/>
              <w:rPr>
                <w:rFonts w:ascii="Times New Roman" w:eastAsia="宋体" w:hAnsi="Times New Roman" w:cs="Times New Roman"/>
                <w:kern w:val="0"/>
                <w:sz w:val="20"/>
                <w:szCs w:val="20"/>
              </w:rPr>
            </w:pPr>
          </w:p>
        </w:tc>
        <w:tc>
          <w:tcPr>
            <w:tcW w:w="697" w:type="pct"/>
            <w:tcBorders>
              <w:top w:val="nil"/>
              <w:left w:val="nil"/>
              <w:bottom w:val="nil"/>
              <w:right w:val="nil"/>
            </w:tcBorders>
            <w:vAlign w:val="center"/>
          </w:tcPr>
          <w:p w14:paraId="148F472B" w14:textId="1AE5EA63"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c>
          <w:tcPr>
            <w:tcW w:w="697" w:type="pct"/>
            <w:tcBorders>
              <w:top w:val="nil"/>
              <w:left w:val="nil"/>
              <w:bottom w:val="nil"/>
              <w:right w:val="nil"/>
            </w:tcBorders>
            <w:vAlign w:val="center"/>
          </w:tcPr>
          <w:p w14:paraId="57AA0BBF" w14:textId="015DA479"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c>
          <w:tcPr>
            <w:tcW w:w="697" w:type="pct"/>
            <w:tcBorders>
              <w:top w:val="nil"/>
              <w:left w:val="nil"/>
              <w:bottom w:val="nil"/>
              <w:right w:val="nil"/>
            </w:tcBorders>
            <w:vAlign w:val="center"/>
          </w:tcPr>
          <w:p w14:paraId="31917109" w14:textId="007B5488"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c>
          <w:tcPr>
            <w:tcW w:w="697" w:type="pct"/>
            <w:tcBorders>
              <w:top w:val="nil"/>
              <w:left w:val="nil"/>
              <w:bottom w:val="nil"/>
              <w:right w:val="nil"/>
            </w:tcBorders>
            <w:vAlign w:val="center"/>
          </w:tcPr>
          <w:p w14:paraId="33AA2729" w14:textId="16669D15"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c>
          <w:tcPr>
            <w:tcW w:w="690" w:type="pct"/>
            <w:tcBorders>
              <w:top w:val="nil"/>
              <w:left w:val="nil"/>
              <w:bottom w:val="nil"/>
              <w:right w:val="nil"/>
            </w:tcBorders>
            <w:vAlign w:val="center"/>
          </w:tcPr>
          <w:p w14:paraId="21AD0EE9" w14:textId="79A4EC07"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r>
      <w:tr w:rsidR="002D42E7" w14:paraId="1089BD3B" w14:textId="77777777" w:rsidTr="00F25CFE">
        <w:trPr>
          <w:gridBefore w:val="1"/>
          <w:wBefore w:w="66" w:type="pct"/>
        </w:trPr>
        <w:tc>
          <w:tcPr>
            <w:tcW w:w="1456" w:type="pct"/>
            <w:vMerge w:val="restart"/>
            <w:tcBorders>
              <w:top w:val="nil"/>
              <w:left w:val="nil"/>
              <w:right w:val="nil"/>
            </w:tcBorders>
            <w:vAlign w:val="center"/>
          </w:tcPr>
          <w:p w14:paraId="325D698C" w14:textId="5B4CB86B" w:rsidR="002D42E7" w:rsidRPr="009D7207" w:rsidRDefault="002D42E7" w:rsidP="009D7207">
            <w:pPr>
              <w:autoSpaceDE w:val="0"/>
              <w:autoSpaceDN w:val="0"/>
              <w:adjustRightInd w:val="0"/>
              <w:jc w:val="right"/>
              <w:rPr>
                <w:rFonts w:ascii="Times New Roman" w:eastAsia="宋体" w:hAnsi="Times New Roman" w:cs="Times New Roman"/>
                <w:kern w:val="0"/>
                <w:sz w:val="20"/>
                <w:szCs w:val="20"/>
              </w:rPr>
            </w:pPr>
            <w:r w:rsidRPr="009D7207">
              <w:rPr>
                <w:rFonts w:ascii="Times New Roman" w:eastAsia="宋体" w:hAnsi="Times New Roman" w:cs="Times New Roman" w:hint="eastAsia"/>
                <w:kern w:val="0"/>
                <w:sz w:val="20"/>
                <w:szCs w:val="20"/>
              </w:rPr>
              <w:t>中</w:t>
            </w:r>
            <w:r w:rsidRPr="009D7207">
              <w:rPr>
                <w:rFonts w:ascii="Times New Roman" w:eastAsia="宋体" w:hAnsi="Times New Roman" w:cs="Times New Roman"/>
                <w:kern w:val="0"/>
                <w:sz w:val="20"/>
                <w:szCs w:val="20"/>
              </w:rPr>
              <w:t>级</w:t>
            </w:r>
          </w:p>
        </w:tc>
        <w:tc>
          <w:tcPr>
            <w:tcW w:w="697" w:type="pct"/>
            <w:tcBorders>
              <w:top w:val="nil"/>
              <w:left w:val="nil"/>
              <w:bottom w:val="nil"/>
              <w:right w:val="nil"/>
            </w:tcBorders>
            <w:vAlign w:val="center"/>
          </w:tcPr>
          <w:p w14:paraId="44A6E3AB" w14:textId="5C5C5953"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0.109</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5178FFB8" w14:textId="5DDBB47F"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0.114</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29F72590" w14:textId="50A842D4"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0.111</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0968D87D" w14:textId="62189EEC"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0.116</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1645D85A" w14:textId="6595B0C1"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0.111</w:t>
            </w:r>
            <w:r w:rsidRPr="009D7207">
              <w:rPr>
                <w:rFonts w:ascii="Times New Roman" w:hAnsi="Times New Roman" w:cs="Times New Roman"/>
                <w:kern w:val="0"/>
                <w:sz w:val="20"/>
                <w:szCs w:val="20"/>
                <w:vertAlign w:val="superscript"/>
              </w:rPr>
              <w:t>+</w:t>
            </w:r>
          </w:p>
        </w:tc>
      </w:tr>
      <w:tr w:rsidR="002D42E7" w14:paraId="78249650" w14:textId="77777777" w:rsidTr="00F25CFE">
        <w:trPr>
          <w:gridBefore w:val="1"/>
          <w:wBefore w:w="66" w:type="pct"/>
        </w:trPr>
        <w:tc>
          <w:tcPr>
            <w:tcW w:w="1456" w:type="pct"/>
            <w:vMerge/>
            <w:tcBorders>
              <w:left w:val="nil"/>
              <w:bottom w:val="nil"/>
              <w:right w:val="nil"/>
            </w:tcBorders>
            <w:vAlign w:val="center"/>
          </w:tcPr>
          <w:p w14:paraId="5B190DAB" w14:textId="77777777" w:rsidR="002D42E7" w:rsidRPr="009D7207" w:rsidRDefault="002D42E7" w:rsidP="009D7207">
            <w:pPr>
              <w:autoSpaceDE w:val="0"/>
              <w:autoSpaceDN w:val="0"/>
              <w:adjustRightInd w:val="0"/>
              <w:jc w:val="right"/>
              <w:rPr>
                <w:rFonts w:ascii="Times New Roman" w:eastAsia="宋体" w:hAnsi="Times New Roman" w:cs="Times New Roman"/>
                <w:kern w:val="0"/>
                <w:sz w:val="20"/>
                <w:szCs w:val="20"/>
              </w:rPr>
            </w:pPr>
          </w:p>
        </w:tc>
        <w:tc>
          <w:tcPr>
            <w:tcW w:w="697" w:type="pct"/>
            <w:tcBorders>
              <w:top w:val="nil"/>
              <w:left w:val="nil"/>
              <w:bottom w:val="nil"/>
              <w:right w:val="nil"/>
            </w:tcBorders>
            <w:vAlign w:val="center"/>
          </w:tcPr>
          <w:p w14:paraId="6B2E34E8" w14:textId="3AAAC0F8"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(0.064)</w:t>
            </w:r>
          </w:p>
        </w:tc>
        <w:tc>
          <w:tcPr>
            <w:tcW w:w="697" w:type="pct"/>
            <w:tcBorders>
              <w:top w:val="nil"/>
              <w:left w:val="nil"/>
              <w:bottom w:val="nil"/>
              <w:right w:val="nil"/>
            </w:tcBorders>
            <w:vAlign w:val="center"/>
          </w:tcPr>
          <w:p w14:paraId="66B095AD" w14:textId="43B9B04D"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(0.064)</w:t>
            </w:r>
          </w:p>
        </w:tc>
        <w:tc>
          <w:tcPr>
            <w:tcW w:w="697" w:type="pct"/>
            <w:tcBorders>
              <w:top w:val="nil"/>
              <w:left w:val="nil"/>
              <w:bottom w:val="nil"/>
              <w:right w:val="nil"/>
            </w:tcBorders>
            <w:vAlign w:val="center"/>
          </w:tcPr>
          <w:p w14:paraId="1F6AEF2F" w14:textId="45AD5B61"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(0.064)</w:t>
            </w:r>
          </w:p>
        </w:tc>
        <w:tc>
          <w:tcPr>
            <w:tcW w:w="697" w:type="pct"/>
            <w:tcBorders>
              <w:top w:val="nil"/>
              <w:left w:val="nil"/>
              <w:bottom w:val="nil"/>
              <w:right w:val="nil"/>
            </w:tcBorders>
            <w:vAlign w:val="center"/>
          </w:tcPr>
          <w:p w14:paraId="64668FAD" w14:textId="2697772D"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(0.064)</w:t>
            </w:r>
          </w:p>
        </w:tc>
        <w:tc>
          <w:tcPr>
            <w:tcW w:w="690" w:type="pct"/>
            <w:tcBorders>
              <w:top w:val="nil"/>
              <w:left w:val="nil"/>
              <w:bottom w:val="nil"/>
              <w:right w:val="nil"/>
            </w:tcBorders>
            <w:vAlign w:val="center"/>
          </w:tcPr>
          <w:p w14:paraId="4DA2C321" w14:textId="1BC3B225"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(0.064)</w:t>
            </w:r>
          </w:p>
        </w:tc>
      </w:tr>
      <w:tr w:rsidR="002D42E7" w14:paraId="43818CF7" w14:textId="77777777" w:rsidTr="00F25CFE">
        <w:trPr>
          <w:gridBefore w:val="1"/>
          <w:wBefore w:w="66" w:type="pct"/>
        </w:trPr>
        <w:tc>
          <w:tcPr>
            <w:tcW w:w="1456" w:type="pct"/>
            <w:vMerge w:val="restart"/>
            <w:tcBorders>
              <w:top w:val="nil"/>
              <w:left w:val="nil"/>
              <w:right w:val="nil"/>
            </w:tcBorders>
            <w:vAlign w:val="center"/>
          </w:tcPr>
          <w:p w14:paraId="3E0E6077" w14:textId="294BB88A" w:rsidR="002D42E7" w:rsidRPr="009D7207" w:rsidRDefault="002D42E7" w:rsidP="009D7207">
            <w:pPr>
              <w:autoSpaceDE w:val="0"/>
              <w:autoSpaceDN w:val="0"/>
              <w:adjustRightInd w:val="0"/>
              <w:jc w:val="right"/>
              <w:rPr>
                <w:rFonts w:ascii="Times New Roman" w:eastAsia="宋体" w:hAnsi="Times New Roman" w:cs="Times New Roman"/>
                <w:kern w:val="0"/>
                <w:sz w:val="20"/>
                <w:szCs w:val="20"/>
              </w:rPr>
            </w:pPr>
            <w:r w:rsidRPr="009D7207">
              <w:rPr>
                <w:rFonts w:ascii="Times New Roman" w:eastAsia="宋体" w:hAnsi="Times New Roman" w:cs="Times New Roman" w:hint="eastAsia"/>
                <w:kern w:val="0"/>
                <w:sz w:val="20"/>
                <w:szCs w:val="20"/>
              </w:rPr>
              <w:t>高</w:t>
            </w:r>
            <w:r w:rsidRPr="009D7207">
              <w:rPr>
                <w:rFonts w:ascii="Times New Roman" w:eastAsia="宋体" w:hAnsi="Times New Roman" w:cs="Times New Roman"/>
                <w:kern w:val="0"/>
                <w:sz w:val="20"/>
                <w:szCs w:val="20"/>
              </w:rPr>
              <w:t>级</w:t>
            </w:r>
          </w:p>
        </w:tc>
        <w:tc>
          <w:tcPr>
            <w:tcW w:w="697" w:type="pct"/>
            <w:tcBorders>
              <w:top w:val="nil"/>
              <w:left w:val="nil"/>
              <w:bottom w:val="nil"/>
              <w:right w:val="nil"/>
            </w:tcBorders>
            <w:vAlign w:val="center"/>
          </w:tcPr>
          <w:p w14:paraId="48977C6A" w14:textId="311D9DEA"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0.30</w:t>
            </w:r>
            <w:r w:rsidR="00620DFE" w:rsidRPr="009D7207">
              <w:rPr>
                <w:rFonts w:ascii="Times New Roman" w:hAnsi="Times New Roman" w:cs="Times New Roman" w:hint="eastAsia"/>
                <w:kern w:val="0"/>
                <w:sz w:val="20"/>
                <w:szCs w:val="20"/>
              </w:rPr>
              <w:t>3</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768CB769" w14:textId="11E4D665"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0.30</w:t>
            </w:r>
            <w:r w:rsidR="00710346" w:rsidRPr="009D7207">
              <w:rPr>
                <w:rFonts w:ascii="Times New Roman" w:hAnsi="Times New Roman" w:cs="Times New Roman" w:hint="eastAsia"/>
                <w:kern w:val="0"/>
                <w:sz w:val="20"/>
                <w:szCs w:val="20"/>
              </w:rPr>
              <w:t>6</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0F652D3C" w14:textId="5D598809"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0.30</w:t>
            </w:r>
            <w:r w:rsidR="00F02C40" w:rsidRPr="009D7207">
              <w:rPr>
                <w:rFonts w:ascii="Times New Roman" w:hAnsi="Times New Roman" w:cs="Times New Roman" w:hint="eastAsia"/>
                <w:kern w:val="0"/>
                <w:sz w:val="20"/>
                <w:szCs w:val="20"/>
              </w:rPr>
              <w:t>6</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37851477" w14:textId="0854A55B"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0.30</w:t>
            </w:r>
            <w:r w:rsidR="00D6463E"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076EDF84" w14:textId="3E9953CE"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0.30</w:t>
            </w:r>
            <w:r w:rsidR="001A67B1" w:rsidRPr="009D7207">
              <w:rPr>
                <w:rFonts w:ascii="Times New Roman" w:hAnsi="Times New Roman" w:cs="Times New Roman" w:hint="eastAsia"/>
                <w:kern w:val="0"/>
                <w:sz w:val="20"/>
                <w:szCs w:val="20"/>
              </w:rPr>
              <w:t>6</w:t>
            </w:r>
            <w:r w:rsidRPr="009D7207">
              <w:rPr>
                <w:rFonts w:ascii="Times New Roman" w:hAnsi="Times New Roman" w:cs="Times New Roman"/>
                <w:kern w:val="0"/>
                <w:sz w:val="20"/>
                <w:szCs w:val="20"/>
                <w:vertAlign w:val="superscript"/>
              </w:rPr>
              <w:t>***</w:t>
            </w:r>
          </w:p>
        </w:tc>
      </w:tr>
      <w:tr w:rsidR="002D42E7" w14:paraId="2B6D8E38" w14:textId="77777777" w:rsidTr="00F25CFE">
        <w:trPr>
          <w:gridBefore w:val="1"/>
          <w:wBefore w:w="66" w:type="pct"/>
        </w:trPr>
        <w:tc>
          <w:tcPr>
            <w:tcW w:w="1456" w:type="pct"/>
            <w:vMerge/>
            <w:tcBorders>
              <w:left w:val="nil"/>
              <w:bottom w:val="nil"/>
              <w:right w:val="nil"/>
            </w:tcBorders>
          </w:tcPr>
          <w:p w14:paraId="3982414C" w14:textId="77777777" w:rsidR="002D42E7" w:rsidRPr="009D7207" w:rsidRDefault="002D42E7"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vAlign w:val="center"/>
          </w:tcPr>
          <w:p w14:paraId="550FD9D9" w14:textId="0B3695B9"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(0.073)</w:t>
            </w:r>
          </w:p>
        </w:tc>
        <w:tc>
          <w:tcPr>
            <w:tcW w:w="697" w:type="pct"/>
            <w:tcBorders>
              <w:top w:val="nil"/>
              <w:left w:val="nil"/>
              <w:bottom w:val="nil"/>
              <w:right w:val="nil"/>
            </w:tcBorders>
            <w:vAlign w:val="center"/>
          </w:tcPr>
          <w:p w14:paraId="5C25407B" w14:textId="481A80F2"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(0.073)</w:t>
            </w:r>
          </w:p>
        </w:tc>
        <w:tc>
          <w:tcPr>
            <w:tcW w:w="697" w:type="pct"/>
            <w:tcBorders>
              <w:top w:val="nil"/>
              <w:left w:val="nil"/>
              <w:bottom w:val="nil"/>
              <w:right w:val="nil"/>
            </w:tcBorders>
            <w:vAlign w:val="center"/>
          </w:tcPr>
          <w:p w14:paraId="1C27A90B" w14:textId="3BD19A3B"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(0.073)</w:t>
            </w:r>
          </w:p>
        </w:tc>
        <w:tc>
          <w:tcPr>
            <w:tcW w:w="697" w:type="pct"/>
            <w:tcBorders>
              <w:top w:val="nil"/>
              <w:left w:val="nil"/>
              <w:bottom w:val="nil"/>
              <w:right w:val="nil"/>
            </w:tcBorders>
            <w:vAlign w:val="center"/>
          </w:tcPr>
          <w:p w14:paraId="388CD63A" w14:textId="7316ACDC"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(0.073)</w:t>
            </w:r>
          </w:p>
        </w:tc>
        <w:tc>
          <w:tcPr>
            <w:tcW w:w="690" w:type="pct"/>
            <w:tcBorders>
              <w:top w:val="nil"/>
              <w:left w:val="nil"/>
              <w:bottom w:val="nil"/>
              <w:right w:val="nil"/>
            </w:tcBorders>
            <w:vAlign w:val="center"/>
          </w:tcPr>
          <w:p w14:paraId="0E0330A3" w14:textId="47F2758C" w:rsidR="002D42E7" w:rsidRPr="009D7207" w:rsidRDefault="002D42E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(0.073)</w:t>
            </w:r>
          </w:p>
        </w:tc>
      </w:tr>
      <w:tr w:rsidR="00F5130C" w14:paraId="542F3DB9" w14:textId="77777777" w:rsidTr="00F25CFE">
        <w:trPr>
          <w:gridBefore w:val="1"/>
          <w:wBefore w:w="66" w:type="pct"/>
        </w:trPr>
        <w:tc>
          <w:tcPr>
            <w:tcW w:w="1456" w:type="pct"/>
            <w:tcBorders>
              <w:left w:val="nil"/>
              <w:bottom w:val="nil"/>
              <w:right w:val="nil"/>
            </w:tcBorders>
            <w:vAlign w:val="center"/>
          </w:tcPr>
          <w:p w14:paraId="3755A822" w14:textId="77777777" w:rsidR="00F5130C" w:rsidRPr="009D7207" w:rsidRDefault="00F5130C"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参与项目数量</w:t>
            </w:r>
          </w:p>
          <w:p w14:paraId="234E2853" w14:textId="304540B1" w:rsidR="00D06781" w:rsidRPr="009D7207" w:rsidRDefault="00D06781"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个</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tcPr>
          <w:p w14:paraId="086DCE40" w14:textId="77777777" w:rsidR="00F5130C" w:rsidRPr="009D7207" w:rsidRDefault="00F5130C"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778E1569" w14:textId="77777777" w:rsidR="00F5130C" w:rsidRPr="009D7207" w:rsidRDefault="00F5130C"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20D844C6" w14:textId="77777777" w:rsidR="00F5130C" w:rsidRPr="009D7207" w:rsidRDefault="00F5130C"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23D31B80" w14:textId="77777777" w:rsidR="00F5130C" w:rsidRPr="009D7207" w:rsidRDefault="00F5130C" w:rsidP="009D7207">
            <w:pPr>
              <w:autoSpaceDE w:val="0"/>
              <w:autoSpaceDN w:val="0"/>
              <w:adjustRightInd w:val="0"/>
              <w:rPr>
                <w:rFonts w:ascii="Times New Roman" w:hAnsi="Times New Roman" w:cs="Times New Roman"/>
                <w:kern w:val="0"/>
                <w:sz w:val="20"/>
                <w:szCs w:val="20"/>
              </w:rPr>
            </w:pPr>
          </w:p>
        </w:tc>
        <w:tc>
          <w:tcPr>
            <w:tcW w:w="690" w:type="pct"/>
            <w:tcBorders>
              <w:top w:val="nil"/>
              <w:left w:val="nil"/>
              <w:bottom w:val="nil"/>
              <w:right w:val="nil"/>
            </w:tcBorders>
          </w:tcPr>
          <w:p w14:paraId="74D2C07C" w14:textId="77777777" w:rsidR="00F5130C" w:rsidRPr="009D7207" w:rsidRDefault="00F5130C" w:rsidP="009D7207">
            <w:pPr>
              <w:autoSpaceDE w:val="0"/>
              <w:autoSpaceDN w:val="0"/>
              <w:adjustRightInd w:val="0"/>
              <w:rPr>
                <w:rFonts w:ascii="Times New Roman" w:hAnsi="Times New Roman" w:cs="Times New Roman"/>
                <w:kern w:val="0"/>
                <w:sz w:val="20"/>
                <w:szCs w:val="20"/>
              </w:rPr>
            </w:pPr>
          </w:p>
        </w:tc>
      </w:tr>
      <w:tr w:rsidR="00326D69" w14:paraId="40300AF7" w14:textId="77777777" w:rsidTr="00F25CFE">
        <w:trPr>
          <w:gridBefore w:val="1"/>
          <w:wBefore w:w="66" w:type="pct"/>
        </w:trPr>
        <w:tc>
          <w:tcPr>
            <w:tcW w:w="1456" w:type="pct"/>
            <w:vMerge w:val="restart"/>
            <w:tcBorders>
              <w:left w:val="nil"/>
              <w:right w:val="nil"/>
            </w:tcBorders>
            <w:vAlign w:val="center"/>
          </w:tcPr>
          <w:p w14:paraId="34827526" w14:textId="35E2296E" w:rsidR="00326D69" w:rsidRPr="009D7207" w:rsidRDefault="00326D69" w:rsidP="009D7207">
            <w:pPr>
              <w:autoSpaceDE w:val="0"/>
              <w:autoSpaceDN w:val="0"/>
              <w:adjustRightInd w:val="0"/>
              <w:jc w:val="right"/>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1</w:t>
            </w:r>
            <w:r w:rsidRPr="009D7207">
              <w:rPr>
                <w:rFonts w:ascii="Times New Roman" w:eastAsia="宋体" w:hAnsi="Times New Roman" w:cs="Times New Roman"/>
                <w:kern w:val="0"/>
                <w:sz w:val="20"/>
                <w:szCs w:val="20"/>
              </w:rPr>
              <w:t>个</w:t>
            </w:r>
          </w:p>
        </w:tc>
        <w:tc>
          <w:tcPr>
            <w:tcW w:w="697" w:type="pct"/>
            <w:tcBorders>
              <w:top w:val="nil"/>
              <w:left w:val="nil"/>
              <w:bottom w:val="nil"/>
              <w:right w:val="nil"/>
            </w:tcBorders>
            <w:vAlign w:val="center"/>
          </w:tcPr>
          <w:p w14:paraId="0BD4F6EB" w14:textId="42FB649C"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AE46EE" w:rsidRPr="009D7207">
              <w:rPr>
                <w:rFonts w:ascii="Times New Roman" w:hAnsi="Times New Roman" w:cs="Times New Roman" w:hint="eastAsia"/>
                <w:kern w:val="0"/>
                <w:sz w:val="20"/>
                <w:szCs w:val="20"/>
              </w:rPr>
              <w:t>53</w:t>
            </w:r>
          </w:p>
        </w:tc>
        <w:tc>
          <w:tcPr>
            <w:tcW w:w="697" w:type="pct"/>
            <w:tcBorders>
              <w:top w:val="nil"/>
              <w:left w:val="nil"/>
              <w:bottom w:val="nil"/>
              <w:right w:val="nil"/>
            </w:tcBorders>
            <w:vAlign w:val="center"/>
          </w:tcPr>
          <w:p w14:paraId="04114D1F" w14:textId="49A1BAEE"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710346" w:rsidRPr="009D7207">
              <w:rPr>
                <w:rFonts w:ascii="Times New Roman" w:hAnsi="Times New Roman" w:cs="Times New Roman" w:hint="eastAsia"/>
                <w:kern w:val="0"/>
                <w:sz w:val="20"/>
                <w:szCs w:val="20"/>
              </w:rPr>
              <w:t>32</w:t>
            </w:r>
          </w:p>
        </w:tc>
        <w:tc>
          <w:tcPr>
            <w:tcW w:w="697" w:type="pct"/>
            <w:tcBorders>
              <w:top w:val="nil"/>
              <w:left w:val="nil"/>
              <w:bottom w:val="nil"/>
              <w:right w:val="nil"/>
            </w:tcBorders>
            <w:vAlign w:val="center"/>
          </w:tcPr>
          <w:p w14:paraId="26C85722" w14:textId="4496EC38"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F02C40" w:rsidRPr="009D7207">
              <w:rPr>
                <w:rFonts w:ascii="Times New Roman" w:hAnsi="Times New Roman" w:cs="Times New Roman" w:hint="eastAsia"/>
                <w:kern w:val="0"/>
                <w:sz w:val="20"/>
                <w:szCs w:val="20"/>
              </w:rPr>
              <w:t>32</w:t>
            </w:r>
          </w:p>
        </w:tc>
        <w:tc>
          <w:tcPr>
            <w:tcW w:w="697" w:type="pct"/>
            <w:tcBorders>
              <w:top w:val="nil"/>
              <w:left w:val="nil"/>
              <w:bottom w:val="nil"/>
              <w:right w:val="nil"/>
            </w:tcBorders>
            <w:vAlign w:val="center"/>
          </w:tcPr>
          <w:p w14:paraId="6EC38805" w14:textId="5A2CDC4A"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D6463E" w:rsidRPr="009D7207">
              <w:rPr>
                <w:rFonts w:ascii="Times New Roman" w:hAnsi="Times New Roman" w:cs="Times New Roman" w:hint="eastAsia"/>
                <w:kern w:val="0"/>
                <w:sz w:val="20"/>
                <w:szCs w:val="20"/>
              </w:rPr>
              <w:t>36</w:t>
            </w:r>
          </w:p>
        </w:tc>
        <w:tc>
          <w:tcPr>
            <w:tcW w:w="690" w:type="pct"/>
            <w:tcBorders>
              <w:top w:val="nil"/>
              <w:left w:val="nil"/>
              <w:bottom w:val="nil"/>
              <w:right w:val="nil"/>
            </w:tcBorders>
            <w:vAlign w:val="center"/>
          </w:tcPr>
          <w:p w14:paraId="5E460B65" w14:textId="05E36A76"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1A67B1" w:rsidRPr="009D7207">
              <w:rPr>
                <w:rFonts w:ascii="Times New Roman" w:hAnsi="Times New Roman" w:cs="Times New Roman" w:hint="eastAsia"/>
                <w:kern w:val="0"/>
                <w:sz w:val="20"/>
                <w:szCs w:val="20"/>
              </w:rPr>
              <w:t>35</w:t>
            </w:r>
          </w:p>
        </w:tc>
      </w:tr>
      <w:tr w:rsidR="00326D69" w14:paraId="3738121D" w14:textId="77777777" w:rsidTr="00F25CFE">
        <w:trPr>
          <w:gridBefore w:val="1"/>
          <w:wBefore w:w="66" w:type="pct"/>
        </w:trPr>
        <w:tc>
          <w:tcPr>
            <w:tcW w:w="1456" w:type="pct"/>
            <w:vMerge/>
            <w:tcBorders>
              <w:left w:val="nil"/>
              <w:bottom w:val="nil"/>
              <w:right w:val="nil"/>
            </w:tcBorders>
            <w:vAlign w:val="center"/>
          </w:tcPr>
          <w:p w14:paraId="5924A0E6" w14:textId="77777777" w:rsidR="00326D69" w:rsidRPr="009D7207" w:rsidRDefault="00326D69" w:rsidP="009D7207">
            <w:pPr>
              <w:autoSpaceDE w:val="0"/>
              <w:autoSpaceDN w:val="0"/>
              <w:adjustRightInd w:val="0"/>
              <w:jc w:val="right"/>
              <w:rPr>
                <w:rFonts w:ascii="Times New Roman" w:eastAsia="宋体" w:hAnsi="Times New Roman" w:cs="Times New Roman"/>
                <w:kern w:val="0"/>
                <w:sz w:val="20"/>
                <w:szCs w:val="20"/>
              </w:rPr>
            </w:pPr>
          </w:p>
        </w:tc>
        <w:tc>
          <w:tcPr>
            <w:tcW w:w="697" w:type="pct"/>
            <w:tcBorders>
              <w:top w:val="nil"/>
              <w:left w:val="nil"/>
              <w:bottom w:val="nil"/>
              <w:right w:val="nil"/>
            </w:tcBorders>
            <w:vAlign w:val="center"/>
          </w:tcPr>
          <w:p w14:paraId="6D3D81CD" w14:textId="1670AEBD"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(0.108)</w:t>
            </w:r>
          </w:p>
        </w:tc>
        <w:tc>
          <w:tcPr>
            <w:tcW w:w="697" w:type="pct"/>
            <w:tcBorders>
              <w:top w:val="nil"/>
              <w:left w:val="nil"/>
              <w:bottom w:val="nil"/>
              <w:right w:val="nil"/>
            </w:tcBorders>
            <w:vAlign w:val="center"/>
          </w:tcPr>
          <w:p w14:paraId="6BA9850A" w14:textId="7BEC396F"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(0.108)</w:t>
            </w:r>
          </w:p>
        </w:tc>
        <w:tc>
          <w:tcPr>
            <w:tcW w:w="697" w:type="pct"/>
            <w:tcBorders>
              <w:top w:val="nil"/>
              <w:left w:val="nil"/>
              <w:bottom w:val="nil"/>
              <w:right w:val="nil"/>
            </w:tcBorders>
            <w:vAlign w:val="center"/>
          </w:tcPr>
          <w:p w14:paraId="6161BC4E" w14:textId="3064610B"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(0.108)</w:t>
            </w:r>
          </w:p>
        </w:tc>
        <w:tc>
          <w:tcPr>
            <w:tcW w:w="697" w:type="pct"/>
            <w:tcBorders>
              <w:top w:val="nil"/>
              <w:left w:val="nil"/>
              <w:bottom w:val="nil"/>
              <w:right w:val="nil"/>
            </w:tcBorders>
            <w:vAlign w:val="center"/>
          </w:tcPr>
          <w:p w14:paraId="7D81D6EC" w14:textId="15EBB74B"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(0.108)</w:t>
            </w:r>
          </w:p>
        </w:tc>
        <w:tc>
          <w:tcPr>
            <w:tcW w:w="690" w:type="pct"/>
            <w:tcBorders>
              <w:top w:val="nil"/>
              <w:left w:val="nil"/>
              <w:bottom w:val="nil"/>
              <w:right w:val="nil"/>
            </w:tcBorders>
            <w:vAlign w:val="center"/>
          </w:tcPr>
          <w:p w14:paraId="791F0CB9" w14:textId="0EE378FD"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(0.108)</w:t>
            </w:r>
          </w:p>
        </w:tc>
      </w:tr>
      <w:tr w:rsidR="00326D69" w14:paraId="7EFCAF12" w14:textId="77777777" w:rsidTr="00F25CFE">
        <w:trPr>
          <w:gridBefore w:val="1"/>
          <w:wBefore w:w="66" w:type="pct"/>
        </w:trPr>
        <w:tc>
          <w:tcPr>
            <w:tcW w:w="1456" w:type="pct"/>
            <w:vMerge w:val="restart"/>
            <w:tcBorders>
              <w:left w:val="nil"/>
              <w:right w:val="nil"/>
            </w:tcBorders>
            <w:vAlign w:val="center"/>
          </w:tcPr>
          <w:p w14:paraId="539F3460" w14:textId="4E583D62" w:rsidR="00326D69" w:rsidRPr="009D7207" w:rsidRDefault="00326D69" w:rsidP="009D7207">
            <w:pPr>
              <w:autoSpaceDE w:val="0"/>
              <w:autoSpaceDN w:val="0"/>
              <w:adjustRightInd w:val="0"/>
              <w:jc w:val="right"/>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2</w:t>
            </w:r>
            <w:r w:rsidRPr="009D7207">
              <w:rPr>
                <w:rFonts w:ascii="Times New Roman" w:eastAsia="宋体" w:hAnsi="Times New Roman" w:cs="Times New Roman"/>
                <w:kern w:val="0"/>
                <w:sz w:val="20"/>
                <w:szCs w:val="20"/>
              </w:rPr>
              <w:t>个</w:t>
            </w:r>
          </w:p>
        </w:tc>
        <w:tc>
          <w:tcPr>
            <w:tcW w:w="697" w:type="pct"/>
            <w:tcBorders>
              <w:top w:val="nil"/>
              <w:left w:val="nil"/>
              <w:bottom w:val="nil"/>
              <w:right w:val="nil"/>
            </w:tcBorders>
            <w:vAlign w:val="center"/>
          </w:tcPr>
          <w:p w14:paraId="1DA924EA" w14:textId="1FD5678E"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AE46EE" w:rsidRPr="009D7207">
              <w:rPr>
                <w:rFonts w:ascii="Times New Roman" w:hAnsi="Times New Roman" w:cs="Times New Roman" w:hint="eastAsia"/>
                <w:kern w:val="0"/>
                <w:sz w:val="20"/>
                <w:szCs w:val="20"/>
              </w:rPr>
              <w:t>47</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7CF9D6E8" w14:textId="6089CBC9"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710346" w:rsidRPr="009D7207">
              <w:rPr>
                <w:rFonts w:ascii="Times New Roman" w:hAnsi="Times New Roman" w:cs="Times New Roman" w:hint="eastAsia"/>
                <w:kern w:val="0"/>
                <w:sz w:val="20"/>
                <w:szCs w:val="20"/>
              </w:rPr>
              <w:t>30</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17B68170" w14:textId="1A9D6E56"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F02C40" w:rsidRPr="009D7207">
              <w:rPr>
                <w:rFonts w:ascii="Times New Roman" w:hAnsi="Times New Roman" w:cs="Times New Roman" w:hint="eastAsia"/>
                <w:kern w:val="0"/>
                <w:sz w:val="20"/>
                <w:szCs w:val="20"/>
              </w:rPr>
              <w:t>26</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4F90629B" w14:textId="28569236" w:rsidR="00326D69" w:rsidRPr="009D7207" w:rsidRDefault="00D6463E"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hint="eastAsia"/>
                <w:kern w:val="0"/>
                <w:sz w:val="20"/>
                <w:szCs w:val="20"/>
              </w:rPr>
              <w:t>0.331</w:t>
            </w:r>
            <w:r w:rsidR="00326D69"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7123A1A2" w14:textId="325E9A05"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1A67B1" w:rsidRPr="009D7207">
              <w:rPr>
                <w:rFonts w:ascii="Times New Roman" w:hAnsi="Times New Roman" w:cs="Times New Roman" w:hint="eastAsia"/>
                <w:kern w:val="0"/>
                <w:sz w:val="20"/>
                <w:szCs w:val="20"/>
              </w:rPr>
              <w:t>29</w:t>
            </w:r>
            <w:r w:rsidRPr="009D7207">
              <w:rPr>
                <w:rFonts w:ascii="Times New Roman" w:hAnsi="Times New Roman" w:cs="Times New Roman"/>
                <w:kern w:val="0"/>
                <w:sz w:val="20"/>
                <w:szCs w:val="20"/>
                <w:vertAlign w:val="superscript"/>
              </w:rPr>
              <w:t>**</w:t>
            </w:r>
          </w:p>
        </w:tc>
      </w:tr>
      <w:tr w:rsidR="00326D69" w14:paraId="0AD09E41" w14:textId="77777777" w:rsidTr="00F25CFE">
        <w:trPr>
          <w:gridBefore w:val="1"/>
          <w:wBefore w:w="66" w:type="pct"/>
        </w:trPr>
        <w:tc>
          <w:tcPr>
            <w:tcW w:w="1456" w:type="pct"/>
            <w:vMerge/>
            <w:tcBorders>
              <w:left w:val="nil"/>
              <w:bottom w:val="nil"/>
              <w:right w:val="nil"/>
            </w:tcBorders>
            <w:vAlign w:val="center"/>
          </w:tcPr>
          <w:p w14:paraId="4A085D8F" w14:textId="77777777" w:rsidR="00326D69" w:rsidRPr="009D7207" w:rsidRDefault="00326D69" w:rsidP="009D7207">
            <w:pPr>
              <w:autoSpaceDE w:val="0"/>
              <w:autoSpaceDN w:val="0"/>
              <w:adjustRightInd w:val="0"/>
              <w:jc w:val="right"/>
              <w:rPr>
                <w:rFonts w:ascii="Times New Roman" w:eastAsia="宋体" w:hAnsi="Times New Roman" w:cs="Times New Roman"/>
                <w:kern w:val="0"/>
                <w:sz w:val="20"/>
                <w:szCs w:val="20"/>
              </w:rPr>
            </w:pPr>
          </w:p>
        </w:tc>
        <w:tc>
          <w:tcPr>
            <w:tcW w:w="697" w:type="pct"/>
            <w:tcBorders>
              <w:top w:val="nil"/>
              <w:left w:val="nil"/>
              <w:bottom w:val="nil"/>
              <w:right w:val="nil"/>
            </w:tcBorders>
            <w:vAlign w:val="center"/>
          </w:tcPr>
          <w:p w14:paraId="3DFA0147" w14:textId="04BCA329"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(0.104)</w:t>
            </w:r>
          </w:p>
        </w:tc>
        <w:tc>
          <w:tcPr>
            <w:tcW w:w="697" w:type="pct"/>
            <w:tcBorders>
              <w:top w:val="nil"/>
              <w:left w:val="nil"/>
              <w:bottom w:val="nil"/>
              <w:right w:val="nil"/>
            </w:tcBorders>
            <w:vAlign w:val="center"/>
          </w:tcPr>
          <w:p w14:paraId="3B0FE1D3" w14:textId="53CC0D92"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(0.104)</w:t>
            </w:r>
          </w:p>
        </w:tc>
        <w:tc>
          <w:tcPr>
            <w:tcW w:w="697" w:type="pct"/>
            <w:tcBorders>
              <w:top w:val="nil"/>
              <w:left w:val="nil"/>
              <w:bottom w:val="nil"/>
              <w:right w:val="nil"/>
            </w:tcBorders>
            <w:vAlign w:val="center"/>
          </w:tcPr>
          <w:p w14:paraId="6B573E1B" w14:textId="56318449"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(0.105)</w:t>
            </w:r>
          </w:p>
        </w:tc>
        <w:tc>
          <w:tcPr>
            <w:tcW w:w="697" w:type="pct"/>
            <w:tcBorders>
              <w:top w:val="nil"/>
              <w:left w:val="nil"/>
              <w:bottom w:val="nil"/>
              <w:right w:val="nil"/>
            </w:tcBorders>
            <w:vAlign w:val="center"/>
          </w:tcPr>
          <w:p w14:paraId="0CF68594" w14:textId="44ACD416"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(0.105)</w:t>
            </w:r>
          </w:p>
        </w:tc>
        <w:tc>
          <w:tcPr>
            <w:tcW w:w="690" w:type="pct"/>
            <w:tcBorders>
              <w:top w:val="nil"/>
              <w:left w:val="nil"/>
              <w:bottom w:val="nil"/>
              <w:right w:val="nil"/>
            </w:tcBorders>
            <w:vAlign w:val="center"/>
          </w:tcPr>
          <w:p w14:paraId="686F244D" w14:textId="35513B97"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(0.105)</w:t>
            </w:r>
          </w:p>
        </w:tc>
      </w:tr>
      <w:tr w:rsidR="00326D69" w14:paraId="3925C3A1" w14:textId="77777777" w:rsidTr="00F25CFE">
        <w:trPr>
          <w:gridBefore w:val="1"/>
          <w:wBefore w:w="66" w:type="pct"/>
        </w:trPr>
        <w:tc>
          <w:tcPr>
            <w:tcW w:w="1456" w:type="pct"/>
            <w:vMerge w:val="restart"/>
            <w:tcBorders>
              <w:left w:val="nil"/>
              <w:right w:val="nil"/>
            </w:tcBorders>
            <w:vAlign w:val="center"/>
          </w:tcPr>
          <w:p w14:paraId="1E499397" w14:textId="684F958A" w:rsidR="00326D69" w:rsidRPr="009D7207" w:rsidRDefault="00326D69" w:rsidP="009D7207">
            <w:pPr>
              <w:autoSpaceDE w:val="0"/>
              <w:autoSpaceDN w:val="0"/>
              <w:adjustRightInd w:val="0"/>
              <w:jc w:val="right"/>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3</w:t>
            </w:r>
            <w:r w:rsidRPr="009D7207">
              <w:rPr>
                <w:rFonts w:ascii="Times New Roman" w:eastAsia="宋体" w:hAnsi="Times New Roman" w:cs="Times New Roman"/>
                <w:kern w:val="0"/>
                <w:sz w:val="20"/>
                <w:szCs w:val="20"/>
              </w:rPr>
              <w:t>个</w:t>
            </w:r>
          </w:p>
        </w:tc>
        <w:tc>
          <w:tcPr>
            <w:tcW w:w="697" w:type="pct"/>
            <w:tcBorders>
              <w:top w:val="nil"/>
              <w:left w:val="nil"/>
              <w:bottom w:val="nil"/>
              <w:right w:val="nil"/>
            </w:tcBorders>
            <w:vAlign w:val="center"/>
          </w:tcPr>
          <w:p w14:paraId="07AFCC1E" w14:textId="07646B9E"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w:t>
            </w:r>
            <w:r w:rsidR="00AE46EE" w:rsidRPr="009D7207">
              <w:rPr>
                <w:rFonts w:ascii="Times New Roman" w:hAnsi="Times New Roman" w:cs="Times New Roman" w:hint="eastAsia"/>
                <w:kern w:val="0"/>
                <w:sz w:val="20"/>
                <w:szCs w:val="20"/>
              </w:rPr>
              <w:t>310</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7E366094" w14:textId="05C0BF71"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710346" w:rsidRPr="009D7207">
              <w:rPr>
                <w:rFonts w:ascii="Times New Roman" w:hAnsi="Times New Roman" w:cs="Times New Roman" w:hint="eastAsia"/>
                <w:kern w:val="0"/>
                <w:sz w:val="20"/>
                <w:szCs w:val="20"/>
              </w:rPr>
              <w:t>86</w:t>
            </w:r>
            <w:r w:rsidRPr="009D7207">
              <w:rPr>
                <w:rFonts w:ascii="Times New Roman" w:hAnsi="Times New Roman" w:cs="Times New Roman"/>
                <w:kern w:val="0"/>
                <w:sz w:val="20"/>
                <w:szCs w:val="20"/>
                <w:vertAlign w:val="superscript"/>
              </w:rPr>
              <w:t>*</w:t>
            </w:r>
            <w:r w:rsidR="00EC643A"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07240B20" w14:textId="78A2863F"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941F80" w:rsidRPr="009D7207">
              <w:rPr>
                <w:rFonts w:ascii="Times New Roman" w:hAnsi="Times New Roman" w:cs="Times New Roman" w:hint="eastAsia"/>
                <w:kern w:val="0"/>
                <w:sz w:val="20"/>
                <w:szCs w:val="20"/>
              </w:rPr>
              <w:t>83</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0CCB79C2" w14:textId="6FD3F9B9"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E535C6" w:rsidRPr="009D7207">
              <w:rPr>
                <w:rFonts w:ascii="Times New Roman" w:hAnsi="Times New Roman" w:cs="Times New Roman" w:hint="eastAsia"/>
                <w:kern w:val="0"/>
                <w:sz w:val="20"/>
                <w:szCs w:val="20"/>
              </w:rPr>
              <w:t>87</w:t>
            </w:r>
            <w:r w:rsidRPr="009D7207">
              <w:rPr>
                <w:rFonts w:ascii="Times New Roman" w:hAnsi="Times New Roman" w:cs="Times New Roman"/>
                <w:kern w:val="0"/>
                <w:sz w:val="20"/>
                <w:szCs w:val="20"/>
                <w:vertAlign w:val="superscript"/>
              </w:rPr>
              <w:t>*</w:t>
            </w:r>
            <w:r w:rsidR="00E535C6" w:rsidRPr="009D7207">
              <w:rPr>
                <w:rFonts w:ascii="Times New Roman" w:hAnsi="Times New Roman" w:cs="Times New Roman" w:hint="eastAsia"/>
                <w:kern w:val="0"/>
                <w:sz w:val="20"/>
                <w:szCs w:val="20"/>
                <w:vertAlign w:val="superscript"/>
              </w:rPr>
              <w:t>*</w:t>
            </w:r>
          </w:p>
        </w:tc>
        <w:tc>
          <w:tcPr>
            <w:tcW w:w="690" w:type="pct"/>
            <w:tcBorders>
              <w:top w:val="nil"/>
              <w:left w:val="nil"/>
              <w:bottom w:val="nil"/>
              <w:right w:val="nil"/>
            </w:tcBorders>
            <w:vAlign w:val="center"/>
          </w:tcPr>
          <w:p w14:paraId="750AC49D" w14:textId="1B25A0CC"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1A67B1" w:rsidRPr="009D7207">
              <w:rPr>
                <w:rFonts w:ascii="Times New Roman" w:hAnsi="Times New Roman" w:cs="Times New Roman" w:hint="eastAsia"/>
                <w:kern w:val="0"/>
                <w:sz w:val="20"/>
                <w:szCs w:val="20"/>
              </w:rPr>
              <w:t>82</w:t>
            </w:r>
            <w:r w:rsidRPr="009D7207">
              <w:rPr>
                <w:rFonts w:ascii="Times New Roman" w:hAnsi="Times New Roman" w:cs="Times New Roman"/>
                <w:kern w:val="0"/>
                <w:sz w:val="20"/>
                <w:szCs w:val="20"/>
                <w:vertAlign w:val="superscript"/>
              </w:rPr>
              <w:t>*</w:t>
            </w:r>
          </w:p>
        </w:tc>
      </w:tr>
      <w:tr w:rsidR="00326D69" w14:paraId="30E740A5" w14:textId="77777777" w:rsidTr="00F25CFE">
        <w:trPr>
          <w:gridBefore w:val="1"/>
          <w:wBefore w:w="66" w:type="pct"/>
        </w:trPr>
        <w:tc>
          <w:tcPr>
            <w:tcW w:w="1456" w:type="pct"/>
            <w:vMerge/>
            <w:tcBorders>
              <w:left w:val="nil"/>
              <w:bottom w:val="nil"/>
              <w:right w:val="nil"/>
            </w:tcBorders>
            <w:vAlign w:val="center"/>
          </w:tcPr>
          <w:p w14:paraId="1C3C4520" w14:textId="77777777" w:rsidR="00326D69" w:rsidRPr="009D7207" w:rsidRDefault="00326D69" w:rsidP="009D7207">
            <w:pPr>
              <w:autoSpaceDE w:val="0"/>
              <w:autoSpaceDN w:val="0"/>
              <w:adjustRightInd w:val="0"/>
              <w:jc w:val="right"/>
              <w:rPr>
                <w:rFonts w:ascii="Times New Roman" w:eastAsia="宋体" w:hAnsi="Times New Roman" w:cs="Times New Roman"/>
                <w:kern w:val="0"/>
                <w:sz w:val="20"/>
                <w:szCs w:val="20"/>
              </w:rPr>
            </w:pPr>
          </w:p>
        </w:tc>
        <w:tc>
          <w:tcPr>
            <w:tcW w:w="697" w:type="pct"/>
            <w:tcBorders>
              <w:top w:val="nil"/>
              <w:left w:val="nil"/>
              <w:bottom w:val="nil"/>
              <w:right w:val="nil"/>
            </w:tcBorders>
            <w:vAlign w:val="center"/>
          </w:tcPr>
          <w:p w14:paraId="4F34920C" w14:textId="3C9C12A7"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(0.109)</w:t>
            </w:r>
          </w:p>
        </w:tc>
        <w:tc>
          <w:tcPr>
            <w:tcW w:w="697" w:type="pct"/>
            <w:tcBorders>
              <w:top w:val="nil"/>
              <w:left w:val="nil"/>
              <w:bottom w:val="nil"/>
              <w:right w:val="nil"/>
            </w:tcBorders>
            <w:vAlign w:val="center"/>
          </w:tcPr>
          <w:p w14:paraId="2ED3C3C2" w14:textId="4A846DA7"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(0.109)</w:t>
            </w:r>
          </w:p>
        </w:tc>
        <w:tc>
          <w:tcPr>
            <w:tcW w:w="697" w:type="pct"/>
            <w:tcBorders>
              <w:top w:val="nil"/>
              <w:left w:val="nil"/>
              <w:bottom w:val="nil"/>
              <w:right w:val="nil"/>
            </w:tcBorders>
            <w:vAlign w:val="center"/>
          </w:tcPr>
          <w:p w14:paraId="0D09A473" w14:textId="556F8977"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(0.109)</w:t>
            </w:r>
          </w:p>
        </w:tc>
        <w:tc>
          <w:tcPr>
            <w:tcW w:w="697" w:type="pct"/>
            <w:tcBorders>
              <w:top w:val="nil"/>
              <w:left w:val="nil"/>
              <w:bottom w:val="nil"/>
              <w:right w:val="nil"/>
            </w:tcBorders>
            <w:vAlign w:val="center"/>
          </w:tcPr>
          <w:p w14:paraId="45F68161" w14:textId="32F9865A"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(0.109)</w:t>
            </w:r>
          </w:p>
        </w:tc>
        <w:tc>
          <w:tcPr>
            <w:tcW w:w="690" w:type="pct"/>
            <w:tcBorders>
              <w:top w:val="nil"/>
              <w:left w:val="nil"/>
              <w:bottom w:val="nil"/>
              <w:right w:val="nil"/>
            </w:tcBorders>
            <w:vAlign w:val="center"/>
          </w:tcPr>
          <w:p w14:paraId="1CCE4985" w14:textId="29A408A8"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(0.109)</w:t>
            </w:r>
          </w:p>
        </w:tc>
      </w:tr>
      <w:tr w:rsidR="00326D69" w14:paraId="6622EDE9" w14:textId="77777777" w:rsidTr="00F25CFE">
        <w:trPr>
          <w:gridBefore w:val="1"/>
          <w:wBefore w:w="66" w:type="pct"/>
        </w:trPr>
        <w:tc>
          <w:tcPr>
            <w:tcW w:w="1456" w:type="pct"/>
            <w:vMerge w:val="restart"/>
            <w:tcBorders>
              <w:left w:val="nil"/>
              <w:right w:val="nil"/>
            </w:tcBorders>
            <w:vAlign w:val="center"/>
          </w:tcPr>
          <w:p w14:paraId="2DABBDD3" w14:textId="1EEA2258" w:rsidR="00326D69" w:rsidRPr="009D7207" w:rsidRDefault="00326D69" w:rsidP="009D7207">
            <w:pPr>
              <w:autoSpaceDE w:val="0"/>
              <w:autoSpaceDN w:val="0"/>
              <w:adjustRightInd w:val="0"/>
              <w:jc w:val="right"/>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4</w:t>
            </w:r>
            <w:r w:rsidRPr="009D7207">
              <w:rPr>
                <w:rFonts w:ascii="Times New Roman" w:eastAsia="宋体" w:hAnsi="Times New Roman" w:cs="Times New Roman"/>
                <w:kern w:val="0"/>
                <w:sz w:val="20"/>
                <w:szCs w:val="20"/>
              </w:rPr>
              <w:t>个</w:t>
            </w:r>
          </w:p>
        </w:tc>
        <w:tc>
          <w:tcPr>
            <w:tcW w:w="697" w:type="pct"/>
            <w:tcBorders>
              <w:top w:val="nil"/>
              <w:left w:val="nil"/>
              <w:bottom w:val="nil"/>
              <w:right w:val="nil"/>
            </w:tcBorders>
            <w:vAlign w:val="center"/>
          </w:tcPr>
          <w:p w14:paraId="309E0D43" w14:textId="7586CB2D"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AE46EE" w:rsidRPr="009D7207">
              <w:rPr>
                <w:rFonts w:ascii="Times New Roman" w:hAnsi="Times New Roman" w:cs="Times New Roman" w:hint="eastAsia"/>
                <w:kern w:val="0"/>
                <w:sz w:val="20"/>
                <w:szCs w:val="20"/>
              </w:rPr>
              <w:t>66</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3A6F935D" w14:textId="28B9C7FF"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EC643A" w:rsidRPr="009D7207">
              <w:rPr>
                <w:rFonts w:ascii="Times New Roman" w:hAnsi="Times New Roman" w:cs="Times New Roman" w:hint="eastAsia"/>
                <w:kern w:val="0"/>
                <w:sz w:val="20"/>
                <w:szCs w:val="20"/>
              </w:rPr>
              <w:t>31</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65753053" w14:textId="6A4818C3"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941F80" w:rsidRPr="009D7207">
              <w:rPr>
                <w:rFonts w:ascii="Times New Roman" w:hAnsi="Times New Roman" w:cs="Times New Roman" w:hint="eastAsia"/>
                <w:kern w:val="0"/>
                <w:sz w:val="20"/>
                <w:szCs w:val="20"/>
              </w:rPr>
              <w:t>30</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5BCBBC50" w14:textId="15653D8E"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E535C6" w:rsidRPr="009D7207">
              <w:rPr>
                <w:rFonts w:ascii="Times New Roman" w:hAnsi="Times New Roman" w:cs="Times New Roman" w:hint="eastAsia"/>
                <w:kern w:val="0"/>
                <w:sz w:val="20"/>
                <w:szCs w:val="20"/>
              </w:rPr>
              <w:t>34</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320432F0" w14:textId="0B893A30"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1A67B1" w:rsidRPr="009D7207">
              <w:rPr>
                <w:rFonts w:ascii="Times New Roman" w:hAnsi="Times New Roman" w:cs="Times New Roman" w:hint="eastAsia"/>
                <w:kern w:val="0"/>
                <w:sz w:val="20"/>
                <w:szCs w:val="20"/>
              </w:rPr>
              <w:t>32</w:t>
            </w:r>
            <w:r w:rsidRPr="009D7207">
              <w:rPr>
                <w:rFonts w:ascii="Times New Roman" w:hAnsi="Times New Roman" w:cs="Times New Roman"/>
                <w:kern w:val="0"/>
                <w:sz w:val="20"/>
                <w:szCs w:val="20"/>
                <w:vertAlign w:val="superscript"/>
              </w:rPr>
              <w:t>*</w:t>
            </w:r>
          </w:p>
        </w:tc>
      </w:tr>
      <w:tr w:rsidR="00326D69" w14:paraId="7CDE39CC" w14:textId="77777777" w:rsidTr="00F25CFE">
        <w:trPr>
          <w:gridBefore w:val="1"/>
          <w:wBefore w:w="66" w:type="pct"/>
        </w:trPr>
        <w:tc>
          <w:tcPr>
            <w:tcW w:w="1456" w:type="pct"/>
            <w:vMerge/>
            <w:tcBorders>
              <w:left w:val="nil"/>
              <w:bottom w:val="nil"/>
              <w:right w:val="nil"/>
            </w:tcBorders>
            <w:vAlign w:val="center"/>
          </w:tcPr>
          <w:p w14:paraId="5917EB1A" w14:textId="77777777" w:rsidR="00326D69" w:rsidRPr="009D7207" w:rsidRDefault="00326D69" w:rsidP="009D7207">
            <w:pPr>
              <w:autoSpaceDE w:val="0"/>
              <w:autoSpaceDN w:val="0"/>
              <w:adjustRightInd w:val="0"/>
              <w:jc w:val="right"/>
              <w:rPr>
                <w:rFonts w:ascii="Times New Roman" w:eastAsia="宋体" w:hAnsi="Times New Roman" w:cs="Times New Roman"/>
                <w:kern w:val="0"/>
                <w:sz w:val="20"/>
                <w:szCs w:val="20"/>
              </w:rPr>
            </w:pPr>
          </w:p>
        </w:tc>
        <w:tc>
          <w:tcPr>
            <w:tcW w:w="697" w:type="pct"/>
            <w:tcBorders>
              <w:top w:val="nil"/>
              <w:left w:val="nil"/>
              <w:bottom w:val="nil"/>
              <w:right w:val="nil"/>
            </w:tcBorders>
            <w:vAlign w:val="center"/>
          </w:tcPr>
          <w:p w14:paraId="05A3348B" w14:textId="7929121E"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(0.135)</w:t>
            </w:r>
          </w:p>
        </w:tc>
        <w:tc>
          <w:tcPr>
            <w:tcW w:w="697" w:type="pct"/>
            <w:tcBorders>
              <w:top w:val="nil"/>
              <w:left w:val="nil"/>
              <w:bottom w:val="nil"/>
              <w:right w:val="nil"/>
            </w:tcBorders>
            <w:vAlign w:val="center"/>
          </w:tcPr>
          <w:p w14:paraId="612361C8" w14:textId="37A8FA6A"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(0.135)</w:t>
            </w:r>
          </w:p>
        </w:tc>
        <w:tc>
          <w:tcPr>
            <w:tcW w:w="697" w:type="pct"/>
            <w:tcBorders>
              <w:top w:val="nil"/>
              <w:left w:val="nil"/>
              <w:bottom w:val="nil"/>
              <w:right w:val="nil"/>
            </w:tcBorders>
            <w:vAlign w:val="center"/>
          </w:tcPr>
          <w:p w14:paraId="256B12B8" w14:textId="689B958A"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(0.135)</w:t>
            </w:r>
          </w:p>
        </w:tc>
        <w:tc>
          <w:tcPr>
            <w:tcW w:w="697" w:type="pct"/>
            <w:tcBorders>
              <w:top w:val="nil"/>
              <w:left w:val="nil"/>
              <w:bottom w:val="nil"/>
              <w:right w:val="nil"/>
            </w:tcBorders>
            <w:vAlign w:val="center"/>
          </w:tcPr>
          <w:p w14:paraId="17B9E740" w14:textId="33C4B197"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(0.135)</w:t>
            </w:r>
          </w:p>
        </w:tc>
        <w:tc>
          <w:tcPr>
            <w:tcW w:w="690" w:type="pct"/>
            <w:tcBorders>
              <w:top w:val="nil"/>
              <w:left w:val="nil"/>
              <w:bottom w:val="nil"/>
              <w:right w:val="nil"/>
            </w:tcBorders>
            <w:vAlign w:val="center"/>
          </w:tcPr>
          <w:p w14:paraId="51E943E3" w14:textId="1BDDBB42"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(0.135)</w:t>
            </w:r>
          </w:p>
        </w:tc>
      </w:tr>
      <w:tr w:rsidR="00326D69" w14:paraId="0FFA2B78" w14:textId="77777777" w:rsidTr="00F25CFE">
        <w:trPr>
          <w:gridBefore w:val="1"/>
          <w:wBefore w:w="66" w:type="pct"/>
        </w:trPr>
        <w:tc>
          <w:tcPr>
            <w:tcW w:w="1456" w:type="pct"/>
            <w:vMerge w:val="restart"/>
            <w:tcBorders>
              <w:left w:val="nil"/>
              <w:right w:val="nil"/>
            </w:tcBorders>
            <w:vAlign w:val="center"/>
          </w:tcPr>
          <w:p w14:paraId="3189806F" w14:textId="4F2EB132" w:rsidR="00326D69" w:rsidRPr="009D7207" w:rsidRDefault="00326D69" w:rsidP="009D7207">
            <w:pPr>
              <w:autoSpaceDE w:val="0"/>
              <w:autoSpaceDN w:val="0"/>
              <w:adjustRightInd w:val="0"/>
              <w:jc w:val="right"/>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5</w:t>
            </w:r>
            <w:r w:rsidRPr="009D7207">
              <w:rPr>
                <w:rFonts w:ascii="Times New Roman" w:eastAsia="宋体" w:hAnsi="Times New Roman" w:cs="Times New Roman"/>
                <w:kern w:val="0"/>
                <w:sz w:val="20"/>
                <w:szCs w:val="20"/>
              </w:rPr>
              <w:t>个及以上</w:t>
            </w:r>
          </w:p>
        </w:tc>
        <w:tc>
          <w:tcPr>
            <w:tcW w:w="697" w:type="pct"/>
            <w:tcBorders>
              <w:top w:val="nil"/>
              <w:left w:val="nil"/>
              <w:bottom w:val="nil"/>
              <w:right w:val="nil"/>
            </w:tcBorders>
            <w:vAlign w:val="center"/>
          </w:tcPr>
          <w:p w14:paraId="0310EB3C" w14:textId="1C92DA4A"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AE46EE" w:rsidRPr="009D7207">
              <w:rPr>
                <w:rFonts w:ascii="Times New Roman" w:hAnsi="Times New Roman" w:cs="Times New Roman" w:hint="eastAsia"/>
                <w:kern w:val="0"/>
                <w:sz w:val="20"/>
                <w:szCs w:val="20"/>
              </w:rPr>
              <w:t>6</w:t>
            </w:r>
            <w:r w:rsidRPr="009D7207">
              <w:rPr>
                <w:rFonts w:ascii="Times New Roman" w:hAnsi="Times New Roman" w:cs="Times New Roman"/>
                <w:kern w:val="0"/>
                <w:sz w:val="20"/>
                <w:szCs w:val="20"/>
              </w:rPr>
              <w:t>1</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3B1D0628" w14:textId="660B2563"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EC643A" w:rsidRPr="009D7207">
              <w:rPr>
                <w:rFonts w:ascii="Times New Roman" w:hAnsi="Times New Roman" w:cs="Times New Roman" w:hint="eastAsia"/>
                <w:kern w:val="0"/>
                <w:sz w:val="20"/>
                <w:szCs w:val="20"/>
              </w:rPr>
              <w:t>26</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63821090" w14:textId="3890C28C"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941F80" w:rsidRPr="009D7207">
              <w:rPr>
                <w:rFonts w:ascii="Times New Roman" w:hAnsi="Times New Roman" w:cs="Times New Roman" w:hint="eastAsia"/>
                <w:kern w:val="0"/>
                <w:sz w:val="20"/>
                <w:szCs w:val="20"/>
              </w:rPr>
              <w:t>23</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0FC2419A" w14:textId="4DA9AE96"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E535C6" w:rsidRPr="009D7207">
              <w:rPr>
                <w:rFonts w:ascii="Times New Roman" w:hAnsi="Times New Roman" w:cs="Times New Roman" w:hint="eastAsia"/>
                <w:kern w:val="0"/>
                <w:sz w:val="20"/>
                <w:szCs w:val="20"/>
              </w:rPr>
              <w:t>25</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2A5B69E4" w14:textId="2B41F1A3"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1A67B1" w:rsidRPr="009D7207">
              <w:rPr>
                <w:rFonts w:ascii="Times New Roman" w:hAnsi="Times New Roman" w:cs="Times New Roman" w:hint="eastAsia"/>
                <w:kern w:val="0"/>
                <w:sz w:val="20"/>
                <w:szCs w:val="20"/>
              </w:rPr>
              <w:t>25</w:t>
            </w:r>
            <w:r w:rsidRPr="009D7207">
              <w:rPr>
                <w:rFonts w:ascii="Times New Roman" w:hAnsi="Times New Roman" w:cs="Times New Roman"/>
                <w:kern w:val="0"/>
                <w:sz w:val="20"/>
                <w:szCs w:val="20"/>
                <w:vertAlign w:val="superscript"/>
              </w:rPr>
              <w:t>**</w:t>
            </w:r>
          </w:p>
        </w:tc>
      </w:tr>
      <w:tr w:rsidR="00326D69" w14:paraId="510F50A4" w14:textId="77777777" w:rsidTr="00F25CFE">
        <w:trPr>
          <w:gridBefore w:val="1"/>
          <w:wBefore w:w="66" w:type="pct"/>
        </w:trPr>
        <w:tc>
          <w:tcPr>
            <w:tcW w:w="1456" w:type="pct"/>
            <w:vMerge/>
            <w:tcBorders>
              <w:left w:val="nil"/>
              <w:bottom w:val="nil"/>
              <w:right w:val="nil"/>
            </w:tcBorders>
          </w:tcPr>
          <w:p w14:paraId="6DEAFD8F" w14:textId="77777777" w:rsidR="00326D69" w:rsidRPr="009D7207" w:rsidRDefault="00326D69"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vAlign w:val="center"/>
          </w:tcPr>
          <w:p w14:paraId="6B0E3941" w14:textId="5EC46EDC"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(0.108)</w:t>
            </w:r>
          </w:p>
        </w:tc>
        <w:tc>
          <w:tcPr>
            <w:tcW w:w="697" w:type="pct"/>
            <w:tcBorders>
              <w:top w:val="nil"/>
              <w:left w:val="nil"/>
              <w:bottom w:val="nil"/>
              <w:right w:val="nil"/>
            </w:tcBorders>
            <w:vAlign w:val="center"/>
          </w:tcPr>
          <w:p w14:paraId="1BB75872" w14:textId="30DDC5AB"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(0.108)</w:t>
            </w:r>
          </w:p>
        </w:tc>
        <w:tc>
          <w:tcPr>
            <w:tcW w:w="697" w:type="pct"/>
            <w:tcBorders>
              <w:top w:val="nil"/>
              <w:left w:val="nil"/>
              <w:bottom w:val="nil"/>
              <w:right w:val="nil"/>
            </w:tcBorders>
            <w:vAlign w:val="center"/>
          </w:tcPr>
          <w:p w14:paraId="63C8BB32" w14:textId="46F4F023"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(0.108)</w:t>
            </w:r>
          </w:p>
        </w:tc>
        <w:tc>
          <w:tcPr>
            <w:tcW w:w="697" w:type="pct"/>
            <w:tcBorders>
              <w:top w:val="nil"/>
              <w:left w:val="nil"/>
              <w:bottom w:val="nil"/>
              <w:right w:val="nil"/>
            </w:tcBorders>
            <w:vAlign w:val="center"/>
          </w:tcPr>
          <w:p w14:paraId="26C24655" w14:textId="47CBC867"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w:t>
            </w:r>
            <w:r w:rsidR="00E535C6"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rPr>
              <w:t>)</w:t>
            </w:r>
          </w:p>
        </w:tc>
        <w:tc>
          <w:tcPr>
            <w:tcW w:w="690" w:type="pct"/>
            <w:tcBorders>
              <w:top w:val="nil"/>
              <w:left w:val="nil"/>
              <w:bottom w:val="nil"/>
              <w:right w:val="nil"/>
            </w:tcBorders>
            <w:vAlign w:val="center"/>
          </w:tcPr>
          <w:p w14:paraId="0610E434" w14:textId="3A63B12A" w:rsidR="00326D69" w:rsidRPr="009D7207" w:rsidRDefault="00326D6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(0.108)</w:t>
            </w:r>
          </w:p>
        </w:tc>
      </w:tr>
      <w:tr w:rsidR="00F4059A" w14:paraId="29816998" w14:textId="77777777" w:rsidTr="00F25CFE">
        <w:trPr>
          <w:gridBefore w:val="1"/>
          <w:wBefore w:w="66" w:type="pct"/>
        </w:trPr>
        <w:tc>
          <w:tcPr>
            <w:tcW w:w="1456" w:type="pct"/>
            <w:vMerge w:val="restart"/>
            <w:tcBorders>
              <w:left w:val="nil"/>
              <w:right w:val="nil"/>
            </w:tcBorders>
            <w:vAlign w:val="center"/>
          </w:tcPr>
          <w:p w14:paraId="54DE7D9D" w14:textId="77777777" w:rsidR="00F4059A" w:rsidRPr="009D7207" w:rsidRDefault="00F4059A"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企业技能培训</w:t>
            </w:r>
          </w:p>
          <w:p w14:paraId="29B80000" w14:textId="390F1086"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（无</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vAlign w:val="center"/>
          </w:tcPr>
          <w:p w14:paraId="12E4CC81" w14:textId="544DBA42"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w:t>
            </w:r>
            <w:r w:rsidR="0086261A" w:rsidRPr="009D7207">
              <w:rPr>
                <w:rFonts w:ascii="Times New Roman" w:hAnsi="Times New Roman" w:cs="Times New Roman" w:hint="eastAsia"/>
                <w:kern w:val="0"/>
                <w:sz w:val="20"/>
                <w:szCs w:val="20"/>
              </w:rPr>
              <w:t>300</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6E8635CB" w14:textId="7C81DE94"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0.29</w:t>
            </w:r>
            <w:r w:rsidR="001A56F5" w:rsidRPr="009D7207">
              <w:rPr>
                <w:rFonts w:ascii="Times New Roman" w:hAnsi="Times New Roman" w:cs="Times New Roman" w:hint="eastAsia"/>
                <w:kern w:val="0"/>
                <w:sz w:val="20"/>
                <w:szCs w:val="20"/>
              </w:rPr>
              <w:t>9</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2DCAB125" w14:textId="49CC82A6"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0.29</w:t>
            </w:r>
            <w:r w:rsidR="009336E0" w:rsidRPr="009D7207">
              <w:rPr>
                <w:rFonts w:ascii="Times New Roman" w:hAnsi="Times New Roman" w:cs="Times New Roman" w:hint="eastAsia"/>
                <w:kern w:val="0"/>
                <w:sz w:val="20"/>
                <w:szCs w:val="20"/>
              </w:rPr>
              <w:t>9</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53FAB0C8" w14:textId="11D48104"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0.29</w:t>
            </w:r>
            <w:r w:rsidR="006253C1"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535CC86A" w14:textId="73CE7AA7"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0.29</w:t>
            </w:r>
            <w:r w:rsidR="001A67B1" w:rsidRPr="009D7207">
              <w:rPr>
                <w:rFonts w:ascii="Times New Roman" w:hAnsi="Times New Roman" w:cs="Times New Roman" w:hint="eastAsia"/>
                <w:kern w:val="0"/>
                <w:sz w:val="20"/>
                <w:szCs w:val="20"/>
              </w:rPr>
              <w:t>7</w:t>
            </w:r>
            <w:r w:rsidRPr="009D7207">
              <w:rPr>
                <w:rFonts w:ascii="Times New Roman" w:hAnsi="Times New Roman" w:cs="Times New Roman"/>
                <w:kern w:val="0"/>
                <w:sz w:val="20"/>
                <w:szCs w:val="20"/>
                <w:vertAlign w:val="superscript"/>
              </w:rPr>
              <w:t>***</w:t>
            </w:r>
          </w:p>
        </w:tc>
      </w:tr>
      <w:tr w:rsidR="00F4059A" w14:paraId="210D696F" w14:textId="77777777" w:rsidTr="00F25CFE">
        <w:trPr>
          <w:gridBefore w:val="1"/>
          <w:wBefore w:w="66" w:type="pct"/>
        </w:trPr>
        <w:tc>
          <w:tcPr>
            <w:tcW w:w="1456" w:type="pct"/>
            <w:vMerge/>
            <w:tcBorders>
              <w:left w:val="nil"/>
              <w:right w:val="nil"/>
            </w:tcBorders>
          </w:tcPr>
          <w:p w14:paraId="34F2D2B3" w14:textId="77777777" w:rsidR="00F4059A" w:rsidRPr="009D7207" w:rsidRDefault="00F4059A" w:rsidP="009D7207">
            <w:pPr>
              <w:autoSpaceDE w:val="0"/>
              <w:autoSpaceDN w:val="0"/>
              <w:adjustRightInd w:val="0"/>
              <w:rPr>
                <w:rFonts w:ascii="Times New Roman" w:hAnsi="Times New Roman" w:cs="Times New Roman"/>
                <w:kern w:val="0"/>
                <w:sz w:val="20"/>
                <w:szCs w:val="20"/>
              </w:rPr>
            </w:pPr>
          </w:p>
        </w:tc>
        <w:tc>
          <w:tcPr>
            <w:tcW w:w="697" w:type="pct"/>
            <w:tcBorders>
              <w:top w:val="nil"/>
              <w:left w:val="nil"/>
              <w:right w:val="nil"/>
            </w:tcBorders>
            <w:vAlign w:val="center"/>
          </w:tcPr>
          <w:p w14:paraId="6289DD50" w14:textId="661BFFBF"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(0.065)</w:t>
            </w:r>
          </w:p>
        </w:tc>
        <w:tc>
          <w:tcPr>
            <w:tcW w:w="697" w:type="pct"/>
            <w:tcBorders>
              <w:top w:val="nil"/>
              <w:left w:val="nil"/>
              <w:right w:val="nil"/>
            </w:tcBorders>
            <w:vAlign w:val="center"/>
          </w:tcPr>
          <w:p w14:paraId="5DFC406B" w14:textId="5B2F4177"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(0.065)</w:t>
            </w:r>
          </w:p>
        </w:tc>
        <w:tc>
          <w:tcPr>
            <w:tcW w:w="697" w:type="pct"/>
            <w:tcBorders>
              <w:top w:val="nil"/>
              <w:left w:val="nil"/>
              <w:right w:val="nil"/>
            </w:tcBorders>
            <w:vAlign w:val="center"/>
          </w:tcPr>
          <w:p w14:paraId="31403A77" w14:textId="3EEF4E78"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(0.065)</w:t>
            </w:r>
          </w:p>
        </w:tc>
        <w:tc>
          <w:tcPr>
            <w:tcW w:w="697" w:type="pct"/>
            <w:tcBorders>
              <w:top w:val="nil"/>
              <w:left w:val="nil"/>
              <w:right w:val="nil"/>
            </w:tcBorders>
            <w:vAlign w:val="center"/>
          </w:tcPr>
          <w:p w14:paraId="080FA8CC" w14:textId="7DA21C12"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(0.065)</w:t>
            </w:r>
          </w:p>
        </w:tc>
        <w:tc>
          <w:tcPr>
            <w:tcW w:w="690" w:type="pct"/>
            <w:tcBorders>
              <w:top w:val="nil"/>
              <w:left w:val="nil"/>
              <w:right w:val="nil"/>
            </w:tcBorders>
            <w:vAlign w:val="center"/>
          </w:tcPr>
          <w:p w14:paraId="5BCB4B1C" w14:textId="4F1BCD82" w:rsidR="00F4059A" w:rsidRPr="009D7207" w:rsidRDefault="00F4059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(0.065)</w:t>
            </w:r>
          </w:p>
        </w:tc>
      </w:tr>
      <w:tr w:rsidR="009C7C16" w14:paraId="523C409C" w14:textId="77777777" w:rsidTr="00F25CFE">
        <w:trPr>
          <w:gridBefore w:val="1"/>
          <w:wBefore w:w="66" w:type="pct"/>
          <w:trHeight w:val="609"/>
        </w:trPr>
        <w:tc>
          <w:tcPr>
            <w:tcW w:w="1456" w:type="pct"/>
            <w:vMerge w:val="restart"/>
            <w:vAlign w:val="center"/>
          </w:tcPr>
          <w:p w14:paraId="4502C550" w14:textId="2410679D" w:rsidR="009C7C16" w:rsidRPr="009D7207" w:rsidRDefault="009C7C16"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其他择业动机（</w:t>
            </w:r>
            <w:r w:rsidRPr="009D7207">
              <w:rPr>
                <w:rFonts w:ascii="Times New Roman" w:eastAsia="宋体" w:hAnsi="Times New Roman" w:cs="Times New Roman" w:hint="eastAsia"/>
                <w:kern w:val="0"/>
                <w:sz w:val="20"/>
                <w:szCs w:val="20"/>
              </w:rPr>
              <w:t>一</w:t>
            </w:r>
            <w:r w:rsidRPr="009D7207">
              <w:rPr>
                <w:rFonts w:ascii="Times New Roman" w:eastAsia="宋体" w:hAnsi="Times New Roman" w:cs="Times New Roman"/>
                <w:kern w:val="0"/>
                <w:sz w:val="20"/>
                <w:szCs w:val="20"/>
              </w:rPr>
              <w:t>）：</w:t>
            </w:r>
            <w:r w:rsidRPr="009D7207">
              <w:rPr>
                <w:rFonts w:ascii="Times New Roman" w:eastAsia="宋体" w:hAnsi="Times New Roman" w:cs="Times New Roman" w:hint="eastAsia"/>
                <w:kern w:val="0"/>
                <w:sz w:val="20"/>
                <w:szCs w:val="20"/>
              </w:rPr>
              <w:t>发展前景好</w:t>
            </w:r>
            <w:r w:rsidRPr="009D7207">
              <w:rPr>
                <w:rFonts w:ascii="Times New Roman" w:eastAsia="宋体" w:hAnsi="Times New Roman" w:cs="Times New Roman"/>
                <w:kern w:val="0"/>
                <w:sz w:val="20"/>
                <w:szCs w:val="20"/>
              </w:rPr>
              <w:t>（不因该动机择业</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vAlign w:val="bottom"/>
          </w:tcPr>
          <w:p w14:paraId="165872EB" w14:textId="256544C0"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0.49</w:t>
            </w:r>
            <w:r w:rsidR="002C26C5" w:rsidRPr="009D7207">
              <w:rPr>
                <w:rFonts w:ascii="Times New Roman" w:hAnsi="Times New Roman" w:cs="Times New Roman" w:hint="eastAsia"/>
                <w:kern w:val="0"/>
                <w:sz w:val="20"/>
                <w:szCs w:val="20"/>
              </w:rPr>
              <w:t>5</w:t>
            </w:r>
            <w:r w:rsidRPr="009D7207">
              <w:rPr>
                <w:rFonts w:ascii="Times New Roman" w:hAnsi="Times New Roman" w:cs="Times New Roman"/>
                <w:kern w:val="0"/>
                <w:sz w:val="20"/>
                <w:szCs w:val="20"/>
                <w:vertAlign w:val="superscript"/>
              </w:rPr>
              <w:t>***</w:t>
            </w:r>
          </w:p>
        </w:tc>
        <w:tc>
          <w:tcPr>
            <w:tcW w:w="697" w:type="pct"/>
            <w:vAlign w:val="bottom"/>
          </w:tcPr>
          <w:p w14:paraId="5A3D6794" w14:textId="33EA9B55"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w:t>
            </w:r>
            <w:r w:rsidR="001A56F5" w:rsidRPr="009D7207">
              <w:rPr>
                <w:rFonts w:ascii="Times New Roman" w:hAnsi="Times New Roman" w:cs="Times New Roman" w:hint="eastAsia"/>
                <w:kern w:val="0"/>
                <w:sz w:val="20"/>
                <w:szCs w:val="20"/>
              </w:rPr>
              <w:t>91</w:t>
            </w:r>
            <w:r w:rsidRPr="009D7207">
              <w:rPr>
                <w:rFonts w:ascii="Times New Roman" w:hAnsi="Times New Roman" w:cs="Times New Roman"/>
                <w:kern w:val="0"/>
                <w:sz w:val="20"/>
                <w:szCs w:val="20"/>
                <w:vertAlign w:val="superscript"/>
              </w:rPr>
              <w:t>***</w:t>
            </w:r>
          </w:p>
        </w:tc>
        <w:tc>
          <w:tcPr>
            <w:tcW w:w="697" w:type="pct"/>
            <w:vAlign w:val="bottom"/>
          </w:tcPr>
          <w:p w14:paraId="00BB7A2D" w14:textId="7E6D4FE9"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0.49</w:t>
            </w:r>
            <w:r w:rsidR="009336E0" w:rsidRPr="009D7207">
              <w:rPr>
                <w:rFonts w:ascii="Times New Roman" w:hAnsi="Times New Roman" w:cs="Times New Roman" w:hint="eastAsia"/>
                <w:kern w:val="0"/>
                <w:sz w:val="20"/>
                <w:szCs w:val="20"/>
              </w:rPr>
              <w:t>5</w:t>
            </w:r>
            <w:r w:rsidRPr="009D7207">
              <w:rPr>
                <w:rFonts w:ascii="Times New Roman" w:hAnsi="Times New Roman" w:cs="Times New Roman"/>
                <w:kern w:val="0"/>
                <w:sz w:val="20"/>
                <w:szCs w:val="20"/>
                <w:vertAlign w:val="superscript"/>
              </w:rPr>
              <w:t>***</w:t>
            </w:r>
          </w:p>
        </w:tc>
        <w:tc>
          <w:tcPr>
            <w:tcW w:w="697" w:type="pct"/>
            <w:vAlign w:val="bottom"/>
          </w:tcPr>
          <w:p w14:paraId="334AC8EB" w14:textId="0BB691E0"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0.49</w:t>
            </w:r>
            <w:r w:rsidR="006253C1" w:rsidRPr="009D7207">
              <w:rPr>
                <w:rFonts w:ascii="Times New Roman" w:hAnsi="Times New Roman" w:cs="Times New Roman" w:hint="eastAsia"/>
                <w:kern w:val="0"/>
                <w:sz w:val="20"/>
                <w:szCs w:val="20"/>
              </w:rPr>
              <w:t>6</w:t>
            </w:r>
            <w:r w:rsidRPr="009D7207">
              <w:rPr>
                <w:rFonts w:ascii="Times New Roman" w:hAnsi="Times New Roman" w:cs="Times New Roman"/>
                <w:kern w:val="0"/>
                <w:sz w:val="20"/>
                <w:szCs w:val="20"/>
                <w:vertAlign w:val="superscript"/>
              </w:rPr>
              <w:t>***</w:t>
            </w:r>
          </w:p>
        </w:tc>
        <w:tc>
          <w:tcPr>
            <w:tcW w:w="690" w:type="pct"/>
            <w:vAlign w:val="bottom"/>
          </w:tcPr>
          <w:p w14:paraId="570ABE88" w14:textId="7F547D4A"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0.49</w:t>
            </w:r>
            <w:r w:rsidR="001A67B1" w:rsidRPr="009D7207">
              <w:rPr>
                <w:rFonts w:ascii="Times New Roman" w:hAnsi="Times New Roman" w:cs="Times New Roman" w:hint="eastAsia"/>
                <w:kern w:val="0"/>
                <w:sz w:val="20"/>
                <w:szCs w:val="20"/>
              </w:rPr>
              <w:t>4</w:t>
            </w:r>
            <w:r w:rsidRPr="009D7207">
              <w:rPr>
                <w:rFonts w:ascii="Times New Roman" w:hAnsi="Times New Roman" w:cs="Times New Roman"/>
                <w:kern w:val="0"/>
                <w:sz w:val="20"/>
                <w:szCs w:val="20"/>
                <w:vertAlign w:val="superscript"/>
              </w:rPr>
              <w:t>***</w:t>
            </w:r>
          </w:p>
        </w:tc>
      </w:tr>
      <w:tr w:rsidR="009C7C16" w14:paraId="103B3FE5" w14:textId="77777777" w:rsidTr="00F25CFE">
        <w:trPr>
          <w:gridBefore w:val="1"/>
          <w:wBefore w:w="66" w:type="pct"/>
          <w:trHeight w:val="609"/>
        </w:trPr>
        <w:tc>
          <w:tcPr>
            <w:tcW w:w="1456" w:type="pct"/>
            <w:vMerge/>
            <w:vAlign w:val="center"/>
          </w:tcPr>
          <w:p w14:paraId="271C29B9" w14:textId="77777777" w:rsidR="009C7C16" w:rsidRPr="009D7207" w:rsidRDefault="009C7C16" w:rsidP="009D7207">
            <w:pPr>
              <w:autoSpaceDE w:val="0"/>
              <w:autoSpaceDN w:val="0"/>
              <w:adjustRightInd w:val="0"/>
              <w:jc w:val="center"/>
              <w:rPr>
                <w:rFonts w:ascii="Times New Roman" w:eastAsia="宋体" w:hAnsi="Times New Roman" w:cs="Times New Roman"/>
                <w:kern w:val="0"/>
                <w:sz w:val="20"/>
                <w:szCs w:val="20"/>
              </w:rPr>
            </w:pPr>
          </w:p>
        </w:tc>
        <w:tc>
          <w:tcPr>
            <w:tcW w:w="697" w:type="pct"/>
          </w:tcPr>
          <w:p w14:paraId="7E7969CE" w14:textId="6C9C0D25"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(0.051)</w:t>
            </w:r>
          </w:p>
        </w:tc>
        <w:tc>
          <w:tcPr>
            <w:tcW w:w="697" w:type="pct"/>
          </w:tcPr>
          <w:p w14:paraId="12DD0E9B" w14:textId="39B1301D"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(0.051)</w:t>
            </w:r>
          </w:p>
        </w:tc>
        <w:tc>
          <w:tcPr>
            <w:tcW w:w="697" w:type="pct"/>
          </w:tcPr>
          <w:p w14:paraId="45861312" w14:textId="5D8FA31F"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(0.051)</w:t>
            </w:r>
          </w:p>
        </w:tc>
        <w:tc>
          <w:tcPr>
            <w:tcW w:w="697" w:type="pct"/>
          </w:tcPr>
          <w:p w14:paraId="43966D4F" w14:textId="6A71CD40"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(0.051)</w:t>
            </w:r>
          </w:p>
        </w:tc>
        <w:tc>
          <w:tcPr>
            <w:tcW w:w="690" w:type="pct"/>
          </w:tcPr>
          <w:p w14:paraId="7CEC4C62" w14:textId="2ADC0D28"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(0.051)</w:t>
            </w:r>
          </w:p>
        </w:tc>
      </w:tr>
      <w:tr w:rsidR="009C7C16" w14:paraId="715B3C07" w14:textId="77777777" w:rsidTr="00F25CFE">
        <w:trPr>
          <w:gridBefore w:val="1"/>
          <w:wBefore w:w="66" w:type="pct"/>
          <w:trHeight w:val="609"/>
        </w:trPr>
        <w:tc>
          <w:tcPr>
            <w:tcW w:w="1456" w:type="pct"/>
            <w:vMerge w:val="restart"/>
            <w:vAlign w:val="center"/>
          </w:tcPr>
          <w:p w14:paraId="15561873" w14:textId="76EF9CBE" w:rsidR="009C7C16" w:rsidRPr="009D7207" w:rsidRDefault="009C7C16"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其他择业动机（二）：社会地位高（不因该动机择业</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vAlign w:val="bottom"/>
          </w:tcPr>
          <w:p w14:paraId="22F4B5CB" w14:textId="6A9B64E9"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2C26C5" w:rsidRPr="009D7207">
              <w:rPr>
                <w:rFonts w:ascii="Times New Roman" w:hAnsi="Times New Roman" w:cs="Times New Roman" w:hint="eastAsia"/>
                <w:kern w:val="0"/>
                <w:sz w:val="20"/>
                <w:szCs w:val="20"/>
              </w:rPr>
              <w:t>24</w:t>
            </w:r>
          </w:p>
        </w:tc>
        <w:tc>
          <w:tcPr>
            <w:tcW w:w="697" w:type="pct"/>
            <w:vAlign w:val="bottom"/>
          </w:tcPr>
          <w:p w14:paraId="20EEE133" w14:textId="5DA526A4"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0.30</w:t>
            </w:r>
            <w:r w:rsidR="001A56F5" w:rsidRPr="009D7207">
              <w:rPr>
                <w:rFonts w:ascii="Times New Roman" w:hAnsi="Times New Roman" w:cs="Times New Roman" w:hint="eastAsia"/>
                <w:kern w:val="0"/>
                <w:sz w:val="20"/>
                <w:szCs w:val="20"/>
              </w:rPr>
              <w:t>7</w:t>
            </w:r>
            <w:r w:rsidRPr="009D7207">
              <w:rPr>
                <w:rFonts w:ascii="Times New Roman" w:hAnsi="Times New Roman" w:cs="Times New Roman"/>
                <w:kern w:val="0"/>
                <w:sz w:val="20"/>
                <w:szCs w:val="20"/>
                <w:vertAlign w:val="superscript"/>
              </w:rPr>
              <w:t>*</w:t>
            </w:r>
          </w:p>
        </w:tc>
        <w:tc>
          <w:tcPr>
            <w:tcW w:w="697" w:type="pct"/>
            <w:vAlign w:val="bottom"/>
          </w:tcPr>
          <w:p w14:paraId="07421AB4" w14:textId="7EBF934A"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0.30</w:t>
            </w:r>
            <w:r w:rsidR="009336E0" w:rsidRPr="009D7207">
              <w:rPr>
                <w:rFonts w:ascii="Times New Roman" w:hAnsi="Times New Roman" w:cs="Times New Roman" w:hint="eastAsia"/>
                <w:kern w:val="0"/>
                <w:sz w:val="20"/>
                <w:szCs w:val="20"/>
              </w:rPr>
              <w:t>9</w:t>
            </w:r>
            <w:r w:rsidRPr="009D7207">
              <w:rPr>
                <w:rFonts w:ascii="Times New Roman" w:hAnsi="Times New Roman" w:cs="Times New Roman"/>
                <w:kern w:val="0"/>
                <w:sz w:val="20"/>
                <w:szCs w:val="20"/>
                <w:vertAlign w:val="superscript"/>
              </w:rPr>
              <w:t>*</w:t>
            </w:r>
          </w:p>
        </w:tc>
        <w:tc>
          <w:tcPr>
            <w:tcW w:w="697" w:type="pct"/>
            <w:vAlign w:val="bottom"/>
          </w:tcPr>
          <w:p w14:paraId="0E070F36" w14:textId="6DF05DFC"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w:t>
            </w:r>
            <w:r w:rsidR="006253C1" w:rsidRPr="009D7207">
              <w:rPr>
                <w:rFonts w:ascii="Times New Roman" w:hAnsi="Times New Roman" w:cs="Times New Roman" w:hint="eastAsia"/>
                <w:kern w:val="0"/>
                <w:sz w:val="20"/>
                <w:szCs w:val="20"/>
              </w:rPr>
              <w:t>305</w:t>
            </w:r>
            <w:r w:rsidRPr="009D7207">
              <w:rPr>
                <w:rFonts w:ascii="Times New Roman" w:hAnsi="Times New Roman" w:cs="Times New Roman"/>
                <w:kern w:val="0"/>
                <w:sz w:val="20"/>
                <w:szCs w:val="20"/>
                <w:vertAlign w:val="superscript"/>
              </w:rPr>
              <w:t>*</w:t>
            </w:r>
          </w:p>
        </w:tc>
        <w:tc>
          <w:tcPr>
            <w:tcW w:w="690" w:type="pct"/>
            <w:vAlign w:val="bottom"/>
          </w:tcPr>
          <w:p w14:paraId="3FDF375A" w14:textId="0D8273EF"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w:t>
            </w:r>
            <w:r w:rsidR="001A67B1" w:rsidRPr="009D7207">
              <w:rPr>
                <w:rFonts w:ascii="Times New Roman" w:hAnsi="Times New Roman" w:cs="Times New Roman" w:hint="eastAsia"/>
                <w:kern w:val="0"/>
                <w:sz w:val="20"/>
                <w:szCs w:val="20"/>
              </w:rPr>
              <w:t>303</w:t>
            </w:r>
            <w:r w:rsidRPr="009D7207">
              <w:rPr>
                <w:rFonts w:ascii="Times New Roman" w:hAnsi="Times New Roman" w:cs="Times New Roman"/>
                <w:kern w:val="0"/>
                <w:sz w:val="20"/>
                <w:szCs w:val="20"/>
                <w:vertAlign w:val="superscript"/>
              </w:rPr>
              <w:t>*</w:t>
            </w:r>
          </w:p>
        </w:tc>
      </w:tr>
      <w:tr w:rsidR="009C7C16" w14:paraId="36D2E642" w14:textId="77777777" w:rsidTr="00F25CFE">
        <w:trPr>
          <w:gridBefore w:val="1"/>
          <w:wBefore w:w="66" w:type="pct"/>
          <w:trHeight w:val="609"/>
        </w:trPr>
        <w:tc>
          <w:tcPr>
            <w:tcW w:w="1456" w:type="pct"/>
            <w:vMerge/>
            <w:vAlign w:val="center"/>
          </w:tcPr>
          <w:p w14:paraId="46CA7CA5" w14:textId="77777777" w:rsidR="009C7C16" w:rsidRPr="009D7207" w:rsidRDefault="009C7C16" w:rsidP="009D7207">
            <w:pPr>
              <w:autoSpaceDE w:val="0"/>
              <w:autoSpaceDN w:val="0"/>
              <w:adjustRightInd w:val="0"/>
              <w:jc w:val="center"/>
              <w:rPr>
                <w:rFonts w:ascii="Times New Roman" w:eastAsia="宋体" w:hAnsi="Times New Roman" w:cs="Times New Roman"/>
                <w:kern w:val="0"/>
                <w:sz w:val="20"/>
                <w:szCs w:val="20"/>
              </w:rPr>
            </w:pPr>
          </w:p>
        </w:tc>
        <w:tc>
          <w:tcPr>
            <w:tcW w:w="697" w:type="pct"/>
          </w:tcPr>
          <w:p w14:paraId="611CAF4A" w14:textId="5C3AF8C8"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(0.146)</w:t>
            </w:r>
          </w:p>
        </w:tc>
        <w:tc>
          <w:tcPr>
            <w:tcW w:w="697" w:type="pct"/>
          </w:tcPr>
          <w:p w14:paraId="247D928F" w14:textId="53133B38"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(0.146)</w:t>
            </w:r>
          </w:p>
        </w:tc>
        <w:tc>
          <w:tcPr>
            <w:tcW w:w="697" w:type="pct"/>
          </w:tcPr>
          <w:p w14:paraId="006C4847" w14:textId="0A2EFB2E"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(0.146)</w:t>
            </w:r>
          </w:p>
        </w:tc>
        <w:tc>
          <w:tcPr>
            <w:tcW w:w="697" w:type="pct"/>
          </w:tcPr>
          <w:p w14:paraId="551D747A" w14:textId="4FD42D00"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(0.146)</w:t>
            </w:r>
          </w:p>
        </w:tc>
        <w:tc>
          <w:tcPr>
            <w:tcW w:w="690" w:type="pct"/>
          </w:tcPr>
          <w:p w14:paraId="660A5E5C" w14:textId="3FACD372"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(0.146)</w:t>
            </w:r>
          </w:p>
        </w:tc>
      </w:tr>
      <w:tr w:rsidR="009C7C16" w14:paraId="19A59E65" w14:textId="77777777" w:rsidTr="00F25CFE">
        <w:trPr>
          <w:gridBefore w:val="1"/>
          <w:wBefore w:w="66" w:type="pct"/>
          <w:trHeight w:val="609"/>
        </w:trPr>
        <w:tc>
          <w:tcPr>
            <w:tcW w:w="1456" w:type="pct"/>
            <w:vMerge w:val="restart"/>
            <w:vAlign w:val="center"/>
          </w:tcPr>
          <w:p w14:paraId="54D76BE9" w14:textId="40D87737" w:rsidR="009C7C16" w:rsidRPr="009D7207" w:rsidRDefault="009C7C16"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其他择业动机（三）：使人感到崇高或有价值（不因该动机择业</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vAlign w:val="bottom"/>
          </w:tcPr>
          <w:p w14:paraId="6753AF05" w14:textId="1F8BCF00"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0.34</w:t>
            </w:r>
            <w:r w:rsidR="002C26C5"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7" w:type="pct"/>
            <w:vAlign w:val="bottom"/>
          </w:tcPr>
          <w:p w14:paraId="106E49CE" w14:textId="2494CE97"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1A56F5" w:rsidRPr="009D7207">
              <w:rPr>
                <w:rFonts w:ascii="Times New Roman" w:hAnsi="Times New Roman" w:cs="Times New Roman" w:hint="eastAsia"/>
                <w:kern w:val="0"/>
                <w:sz w:val="20"/>
                <w:szCs w:val="20"/>
              </w:rPr>
              <w:t>81</w:t>
            </w:r>
            <w:r w:rsidRPr="009D7207">
              <w:rPr>
                <w:rFonts w:ascii="Times New Roman" w:hAnsi="Times New Roman" w:cs="Times New Roman"/>
                <w:kern w:val="0"/>
                <w:sz w:val="20"/>
                <w:szCs w:val="20"/>
                <w:vertAlign w:val="superscript"/>
              </w:rPr>
              <w:t>**</w:t>
            </w:r>
          </w:p>
        </w:tc>
        <w:tc>
          <w:tcPr>
            <w:tcW w:w="697" w:type="pct"/>
            <w:vAlign w:val="bottom"/>
          </w:tcPr>
          <w:p w14:paraId="72122865" w14:textId="606C7636"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9336E0" w:rsidRPr="009D7207">
              <w:rPr>
                <w:rFonts w:ascii="Times New Roman" w:hAnsi="Times New Roman" w:cs="Times New Roman" w:hint="eastAsia"/>
                <w:kern w:val="0"/>
                <w:sz w:val="20"/>
                <w:szCs w:val="20"/>
              </w:rPr>
              <w:t>84</w:t>
            </w:r>
            <w:r w:rsidRPr="009D7207">
              <w:rPr>
                <w:rFonts w:ascii="Times New Roman" w:hAnsi="Times New Roman" w:cs="Times New Roman"/>
                <w:kern w:val="0"/>
                <w:sz w:val="20"/>
                <w:szCs w:val="20"/>
                <w:vertAlign w:val="superscript"/>
              </w:rPr>
              <w:t>**</w:t>
            </w:r>
          </w:p>
        </w:tc>
        <w:tc>
          <w:tcPr>
            <w:tcW w:w="697" w:type="pct"/>
            <w:vAlign w:val="bottom"/>
          </w:tcPr>
          <w:p w14:paraId="3DA48C40" w14:textId="21A69284"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6253C1" w:rsidRPr="009D7207">
              <w:rPr>
                <w:rFonts w:ascii="Times New Roman" w:hAnsi="Times New Roman" w:cs="Times New Roman" w:hint="eastAsia"/>
                <w:kern w:val="0"/>
                <w:sz w:val="20"/>
                <w:szCs w:val="20"/>
              </w:rPr>
              <w:t>85</w:t>
            </w:r>
            <w:r w:rsidRPr="009D7207">
              <w:rPr>
                <w:rFonts w:ascii="Times New Roman" w:hAnsi="Times New Roman" w:cs="Times New Roman"/>
                <w:kern w:val="0"/>
                <w:sz w:val="20"/>
                <w:szCs w:val="20"/>
                <w:vertAlign w:val="superscript"/>
              </w:rPr>
              <w:t>**</w:t>
            </w:r>
          </w:p>
        </w:tc>
        <w:tc>
          <w:tcPr>
            <w:tcW w:w="690" w:type="pct"/>
            <w:vAlign w:val="bottom"/>
          </w:tcPr>
          <w:p w14:paraId="6CA539C1" w14:textId="30882AA6"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1A67B1" w:rsidRPr="009D7207">
              <w:rPr>
                <w:rFonts w:ascii="Times New Roman" w:hAnsi="Times New Roman" w:cs="Times New Roman" w:hint="eastAsia"/>
                <w:kern w:val="0"/>
                <w:sz w:val="20"/>
                <w:szCs w:val="20"/>
              </w:rPr>
              <w:t>81</w:t>
            </w:r>
            <w:r w:rsidRPr="009D7207">
              <w:rPr>
                <w:rFonts w:ascii="Times New Roman" w:hAnsi="Times New Roman" w:cs="Times New Roman"/>
                <w:kern w:val="0"/>
                <w:sz w:val="20"/>
                <w:szCs w:val="20"/>
                <w:vertAlign w:val="superscript"/>
              </w:rPr>
              <w:t>**</w:t>
            </w:r>
          </w:p>
        </w:tc>
      </w:tr>
      <w:tr w:rsidR="009C7C16" w14:paraId="7E73D3C7" w14:textId="77777777" w:rsidTr="00F25CFE">
        <w:trPr>
          <w:gridBefore w:val="1"/>
          <w:wBefore w:w="66" w:type="pct"/>
          <w:trHeight w:val="609"/>
        </w:trPr>
        <w:tc>
          <w:tcPr>
            <w:tcW w:w="1456" w:type="pct"/>
            <w:vMerge/>
            <w:vAlign w:val="center"/>
          </w:tcPr>
          <w:p w14:paraId="65C887F0" w14:textId="77777777" w:rsidR="009C7C16" w:rsidRPr="009D7207" w:rsidRDefault="009C7C16" w:rsidP="009D7207">
            <w:pPr>
              <w:autoSpaceDE w:val="0"/>
              <w:autoSpaceDN w:val="0"/>
              <w:adjustRightInd w:val="0"/>
              <w:jc w:val="center"/>
              <w:rPr>
                <w:rFonts w:ascii="Times New Roman" w:hAnsi="Times New Roman" w:cs="Times New Roman"/>
                <w:kern w:val="0"/>
                <w:sz w:val="20"/>
                <w:szCs w:val="20"/>
              </w:rPr>
            </w:pPr>
          </w:p>
        </w:tc>
        <w:tc>
          <w:tcPr>
            <w:tcW w:w="697" w:type="pct"/>
          </w:tcPr>
          <w:p w14:paraId="5913E099" w14:textId="7E20B975"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(0.117)</w:t>
            </w:r>
          </w:p>
        </w:tc>
        <w:tc>
          <w:tcPr>
            <w:tcW w:w="697" w:type="pct"/>
          </w:tcPr>
          <w:p w14:paraId="6A9C2253" w14:textId="3165A094"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(0.118)</w:t>
            </w:r>
          </w:p>
        </w:tc>
        <w:tc>
          <w:tcPr>
            <w:tcW w:w="697" w:type="pct"/>
          </w:tcPr>
          <w:p w14:paraId="02DDB4B4" w14:textId="57F7EC51"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(0.118)</w:t>
            </w:r>
          </w:p>
        </w:tc>
        <w:tc>
          <w:tcPr>
            <w:tcW w:w="697" w:type="pct"/>
          </w:tcPr>
          <w:p w14:paraId="0E6A1C1C" w14:textId="5BB6682B"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(0.118)</w:t>
            </w:r>
          </w:p>
        </w:tc>
        <w:tc>
          <w:tcPr>
            <w:tcW w:w="690" w:type="pct"/>
          </w:tcPr>
          <w:p w14:paraId="17C512ED" w14:textId="17BD53F1" w:rsidR="009C7C16" w:rsidRPr="009D7207" w:rsidRDefault="009C7C1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(0.118)</w:t>
            </w:r>
          </w:p>
        </w:tc>
      </w:tr>
      <w:tr w:rsidR="00655006" w14:paraId="420F4DF5" w14:textId="77777777" w:rsidTr="00F25CFE">
        <w:trPr>
          <w:gridBefore w:val="1"/>
          <w:wBefore w:w="66" w:type="pct"/>
        </w:trPr>
        <w:tc>
          <w:tcPr>
            <w:tcW w:w="1456" w:type="pct"/>
            <w:vMerge w:val="restart"/>
            <w:tcBorders>
              <w:top w:val="nil"/>
              <w:left w:val="nil"/>
              <w:right w:val="nil"/>
            </w:tcBorders>
            <w:vAlign w:val="center"/>
          </w:tcPr>
          <w:p w14:paraId="1781666F" w14:textId="08B54401" w:rsidR="00655006" w:rsidRPr="009D7207" w:rsidRDefault="00655006" w:rsidP="009D7207">
            <w:pPr>
              <w:autoSpaceDE w:val="0"/>
              <w:autoSpaceDN w:val="0"/>
              <w:adjustRightInd w:val="0"/>
              <w:jc w:val="center"/>
              <w:rPr>
                <w:rFonts w:ascii="宋体" w:eastAsia="宋体" w:hAnsi="宋体" w:cs="Times New Roman"/>
                <w:kern w:val="0"/>
                <w:sz w:val="20"/>
                <w:szCs w:val="20"/>
              </w:rPr>
            </w:pPr>
            <w:r w:rsidRPr="009D7207">
              <w:rPr>
                <w:rFonts w:ascii="宋体" w:eastAsia="宋体" w:hAnsi="宋体" w:cs="Times New Roman" w:hint="eastAsia"/>
                <w:kern w:val="0"/>
                <w:sz w:val="20"/>
                <w:szCs w:val="20"/>
              </w:rPr>
              <w:t>社交媒体数量</w:t>
            </w:r>
          </w:p>
        </w:tc>
        <w:tc>
          <w:tcPr>
            <w:tcW w:w="697" w:type="pct"/>
            <w:tcBorders>
              <w:top w:val="nil"/>
              <w:left w:val="nil"/>
              <w:bottom w:val="nil"/>
              <w:right w:val="nil"/>
            </w:tcBorders>
            <w:vAlign w:val="center"/>
          </w:tcPr>
          <w:p w14:paraId="5A4373AF" w14:textId="59846364" w:rsidR="00655006" w:rsidRPr="009D7207" w:rsidRDefault="0065500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9A2276" w:rsidRPr="009D7207">
              <w:rPr>
                <w:rFonts w:ascii="Times New Roman" w:hAnsi="Times New Roman" w:cs="Times New Roman" w:hint="eastAsia"/>
                <w:kern w:val="0"/>
                <w:sz w:val="20"/>
                <w:szCs w:val="20"/>
              </w:rPr>
              <w:t>14</w:t>
            </w:r>
          </w:p>
        </w:tc>
        <w:tc>
          <w:tcPr>
            <w:tcW w:w="697" w:type="pct"/>
            <w:tcBorders>
              <w:top w:val="nil"/>
              <w:left w:val="nil"/>
              <w:bottom w:val="nil"/>
              <w:right w:val="nil"/>
            </w:tcBorders>
            <w:vAlign w:val="center"/>
          </w:tcPr>
          <w:p w14:paraId="68B9E5BA" w14:textId="55A1A38A" w:rsidR="00655006" w:rsidRPr="009D7207" w:rsidRDefault="0065500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1A56F5" w:rsidRPr="009D7207">
              <w:rPr>
                <w:rFonts w:ascii="Times New Roman" w:hAnsi="Times New Roman" w:cs="Times New Roman" w:hint="eastAsia"/>
                <w:kern w:val="0"/>
                <w:sz w:val="20"/>
                <w:szCs w:val="20"/>
              </w:rPr>
              <w:t>15</w:t>
            </w:r>
          </w:p>
        </w:tc>
        <w:tc>
          <w:tcPr>
            <w:tcW w:w="697" w:type="pct"/>
            <w:tcBorders>
              <w:top w:val="nil"/>
              <w:left w:val="nil"/>
              <w:bottom w:val="nil"/>
              <w:right w:val="nil"/>
            </w:tcBorders>
            <w:vAlign w:val="center"/>
          </w:tcPr>
          <w:p w14:paraId="3EAEF2A7" w14:textId="08179938" w:rsidR="00655006" w:rsidRPr="009D7207" w:rsidRDefault="0065500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9336E0"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rPr>
              <w:t>4</w:t>
            </w:r>
          </w:p>
        </w:tc>
        <w:tc>
          <w:tcPr>
            <w:tcW w:w="697" w:type="pct"/>
            <w:tcBorders>
              <w:top w:val="nil"/>
              <w:left w:val="nil"/>
              <w:bottom w:val="nil"/>
              <w:right w:val="nil"/>
            </w:tcBorders>
            <w:vAlign w:val="center"/>
          </w:tcPr>
          <w:p w14:paraId="589FC197" w14:textId="371F4305" w:rsidR="00655006" w:rsidRPr="009D7207" w:rsidRDefault="0065500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6253C1" w:rsidRPr="009D7207">
              <w:rPr>
                <w:rFonts w:ascii="Times New Roman" w:hAnsi="Times New Roman" w:cs="Times New Roman" w:hint="eastAsia"/>
                <w:kern w:val="0"/>
                <w:sz w:val="20"/>
                <w:szCs w:val="20"/>
              </w:rPr>
              <w:t>15</w:t>
            </w:r>
          </w:p>
        </w:tc>
        <w:tc>
          <w:tcPr>
            <w:tcW w:w="690" w:type="pct"/>
            <w:tcBorders>
              <w:top w:val="nil"/>
              <w:left w:val="nil"/>
              <w:bottom w:val="nil"/>
              <w:right w:val="nil"/>
            </w:tcBorders>
            <w:vAlign w:val="center"/>
          </w:tcPr>
          <w:p w14:paraId="03D29E4B" w14:textId="5D92BDC6" w:rsidR="00655006" w:rsidRPr="009D7207" w:rsidRDefault="0065500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1A67B1" w:rsidRPr="009D7207">
              <w:rPr>
                <w:rFonts w:ascii="Times New Roman" w:hAnsi="Times New Roman" w:cs="Times New Roman" w:hint="eastAsia"/>
                <w:kern w:val="0"/>
                <w:sz w:val="20"/>
                <w:szCs w:val="20"/>
              </w:rPr>
              <w:t>14</w:t>
            </w:r>
          </w:p>
        </w:tc>
      </w:tr>
      <w:tr w:rsidR="00655006" w14:paraId="3397A9C8" w14:textId="77777777" w:rsidTr="00F25CFE">
        <w:trPr>
          <w:gridBefore w:val="1"/>
          <w:wBefore w:w="66" w:type="pct"/>
        </w:trPr>
        <w:tc>
          <w:tcPr>
            <w:tcW w:w="1456" w:type="pct"/>
            <w:vMerge/>
            <w:tcBorders>
              <w:left w:val="nil"/>
              <w:bottom w:val="nil"/>
              <w:right w:val="nil"/>
            </w:tcBorders>
          </w:tcPr>
          <w:p w14:paraId="602E7802" w14:textId="77777777" w:rsidR="00655006" w:rsidRPr="009D7207" w:rsidRDefault="00655006"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vAlign w:val="center"/>
          </w:tcPr>
          <w:p w14:paraId="71BED3EB" w14:textId="79E871AF" w:rsidR="00655006" w:rsidRPr="009D7207" w:rsidRDefault="0065500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9A2276"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rPr>
              <w:t>5)</w:t>
            </w:r>
          </w:p>
        </w:tc>
        <w:tc>
          <w:tcPr>
            <w:tcW w:w="697" w:type="pct"/>
            <w:tcBorders>
              <w:top w:val="nil"/>
              <w:left w:val="nil"/>
              <w:bottom w:val="nil"/>
              <w:right w:val="nil"/>
            </w:tcBorders>
            <w:vAlign w:val="center"/>
          </w:tcPr>
          <w:p w14:paraId="40D4CD7D" w14:textId="60EF411B" w:rsidR="00655006" w:rsidRPr="009D7207" w:rsidRDefault="0065500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1A56F5" w:rsidRPr="009D7207">
              <w:rPr>
                <w:rFonts w:ascii="Times New Roman" w:hAnsi="Times New Roman" w:cs="Times New Roman" w:hint="eastAsia"/>
                <w:kern w:val="0"/>
                <w:sz w:val="20"/>
                <w:szCs w:val="20"/>
              </w:rPr>
              <w:t>15</w:t>
            </w:r>
            <w:r w:rsidRPr="009D7207">
              <w:rPr>
                <w:rFonts w:ascii="Times New Roman" w:hAnsi="Times New Roman" w:cs="Times New Roman"/>
                <w:kern w:val="0"/>
                <w:sz w:val="20"/>
                <w:szCs w:val="20"/>
              </w:rPr>
              <w:t>)</w:t>
            </w:r>
          </w:p>
        </w:tc>
        <w:tc>
          <w:tcPr>
            <w:tcW w:w="697" w:type="pct"/>
            <w:tcBorders>
              <w:top w:val="nil"/>
              <w:left w:val="nil"/>
              <w:bottom w:val="nil"/>
              <w:right w:val="nil"/>
            </w:tcBorders>
            <w:vAlign w:val="center"/>
          </w:tcPr>
          <w:p w14:paraId="3EDC1CA3" w14:textId="33CAD9F0" w:rsidR="00655006" w:rsidRPr="009D7207" w:rsidRDefault="0065500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9336E0" w:rsidRPr="009D7207">
              <w:rPr>
                <w:rFonts w:ascii="Times New Roman" w:hAnsi="Times New Roman" w:cs="Times New Roman" w:hint="eastAsia"/>
                <w:kern w:val="0"/>
                <w:sz w:val="20"/>
                <w:szCs w:val="20"/>
              </w:rPr>
              <w:t>15</w:t>
            </w:r>
            <w:r w:rsidRPr="009D7207">
              <w:rPr>
                <w:rFonts w:ascii="Times New Roman" w:hAnsi="Times New Roman" w:cs="Times New Roman"/>
                <w:kern w:val="0"/>
                <w:sz w:val="20"/>
                <w:szCs w:val="20"/>
              </w:rPr>
              <w:t>)</w:t>
            </w:r>
          </w:p>
        </w:tc>
        <w:tc>
          <w:tcPr>
            <w:tcW w:w="697" w:type="pct"/>
            <w:tcBorders>
              <w:top w:val="nil"/>
              <w:left w:val="nil"/>
              <w:bottom w:val="nil"/>
              <w:right w:val="nil"/>
            </w:tcBorders>
            <w:vAlign w:val="center"/>
          </w:tcPr>
          <w:p w14:paraId="1D436618" w14:textId="7D4E1241" w:rsidR="00655006" w:rsidRPr="009D7207" w:rsidRDefault="0065500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6253C1"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rPr>
              <w:t>5)</w:t>
            </w:r>
          </w:p>
        </w:tc>
        <w:tc>
          <w:tcPr>
            <w:tcW w:w="690" w:type="pct"/>
            <w:tcBorders>
              <w:top w:val="nil"/>
              <w:left w:val="nil"/>
              <w:bottom w:val="nil"/>
              <w:right w:val="nil"/>
            </w:tcBorders>
            <w:vAlign w:val="center"/>
          </w:tcPr>
          <w:p w14:paraId="3DB06822" w14:textId="5DB75708" w:rsidR="00655006" w:rsidRPr="009D7207" w:rsidRDefault="0065500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1A67B1"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rPr>
              <w:t>5)</w:t>
            </w:r>
          </w:p>
        </w:tc>
      </w:tr>
      <w:tr w:rsidR="00A32528" w14:paraId="5B269E0B" w14:textId="77777777" w:rsidTr="00F25CFE">
        <w:trPr>
          <w:gridBefore w:val="1"/>
          <w:wBefore w:w="66" w:type="pct"/>
        </w:trPr>
        <w:tc>
          <w:tcPr>
            <w:tcW w:w="1456" w:type="pct"/>
            <w:vMerge w:val="restart"/>
            <w:tcBorders>
              <w:top w:val="nil"/>
              <w:left w:val="nil"/>
              <w:right w:val="nil"/>
            </w:tcBorders>
          </w:tcPr>
          <w:p w14:paraId="54F22D09" w14:textId="77777777" w:rsidR="00A32528" w:rsidRPr="009D7207" w:rsidRDefault="00A32528"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主要生活问题</w:t>
            </w:r>
          </w:p>
          <w:p w14:paraId="27DEEB49" w14:textId="4B354057"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（无</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vAlign w:val="center"/>
          </w:tcPr>
          <w:p w14:paraId="2DF518A7" w14:textId="3B8C51E8"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w:t>
            </w:r>
            <w:r w:rsidR="007E2F87" w:rsidRPr="009D7207">
              <w:rPr>
                <w:rFonts w:ascii="Times New Roman" w:hAnsi="Times New Roman" w:cs="Times New Roman" w:hint="eastAsia"/>
                <w:kern w:val="0"/>
                <w:sz w:val="20"/>
                <w:szCs w:val="20"/>
              </w:rPr>
              <w:t>497</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2EBF7CEF" w14:textId="21B24537"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0.50</w:t>
            </w:r>
            <w:r w:rsidR="001A56F5" w:rsidRPr="009D7207">
              <w:rPr>
                <w:rFonts w:ascii="Times New Roman" w:hAnsi="Times New Roman" w:cs="Times New Roman" w:hint="eastAsia"/>
                <w:kern w:val="0"/>
                <w:sz w:val="20"/>
                <w:szCs w:val="20"/>
              </w:rPr>
              <w:t>2</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0328B47F" w14:textId="13582E74"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0.50</w:t>
            </w:r>
            <w:r w:rsidR="0010382A" w:rsidRPr="009D7207">
              <w:rPr>
                <w:rFonts w:ascii="Times New Roman" w:hAnsi="Times New Roman" w:cs="Times New Roman" w:hint="eastAsia"/>
                <w:kern w:val="0"/>
                <w:sz w:val="20"/>
                <w:szCs w:val="20"/>
              </w:rPr>
              <w:t>0</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4BA10D2E" w14:textId="4DC0A3D7"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0.50</w:t>
            </w:r>
            <w:r w:rsidR="006253C1" w:rsidRPr="009D7207">
              <w:rPr>
                <w:rFonts w:ascii="Times New Roman" w:hAnsi="Times New Roman" w:cs="Times New Roman" w:hint="eastAsia"/>
                <w:kern w:val="0"/>
                <w:sz w:val="20"/>
                <w:szCs w:val="20"/>
              </w:rPr>
              <w:t>0</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7C837B85" w14:textId="74141E0E"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w:t>
            </w:r>
            <w:r w:rsidR="005E170A" w:rsidRPr="009D7207">
              <w:rPr>
                <w:rFonts w:ascii="Times New Roman" w:hAnsi="Times New Roman" w:cs="Times New Roman" w:hint="eastAsia"/>
                <w:kern w:val="0"/>
                <w:sz w:val="20"/>
                <w:szCs w:val="20"/>
              </w:rPr>
              <w:t>498</w:t>
            </w:r>
            <w:r w:rsidRPr="009D7207">
              <w:rPr>
                <w:rFonts w:ascii="Times New Roman" w:hAnsi="Times New Roman" w:cs="Times New Roman"/>
                <w:kern w:val="0"/>
                <w:sz w:val="20"/>
                <w:szCs w:val="20"/>
                <w:vertAlign w:val="superscript"/>
              </w:rPr>
              <w:t>***</w:t>
            </w:r>
          </w:p>
        </w:tc>
      </w:tr>
      <w:tr w:rsidR="00A32528" w14:paraId="5BA4DEC7" w14:textId="77777777" w:rsidTr="00F25CFE">
        <w:trPr>
          <w:gridBefore w:val="1"/>
          <w:wBefore w:w="66" w:type="pct"/>
        </w:trPr>
        <w:tc>
          <w:tcPr>
            <w:tcW w:w="1456" w:type="pct"/>
            <w:vMerge/>
            <w:tcBorders>
              <w:left w:val="nil"/>
              <w:bottom w:val="nil"/>
              <w:right w:val="nil"/>
            </w:tcBorders>
          </w:tcPr>
          <w:p w14:paraId="7389E815" w14:textId="77777777" w:rsidR="00A32528" w:rsidRPr="009D7207" w:rsidRDefault="00A32528"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vAlign w:val="center"/>
          </w:tcPr>
          <w:p w14:paraId="0C99508A" w14:textId="77777777"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(0.080)</w:t>
            </w:r>
          </w:p>
        </w:tc>
        <w:tc>
          <w:tcPr>
            <w:tcW w:w="697" w:type="pct"/>
            <w:tcBorders>
              <w:top w:val="nil"/>
              <w:left w:val="nil"/>
              <w:bottom w:val="nil"/>
              <w:right w:val="nil"/>
            </w:tcBorders>
            <w:vAlign w:val="center"/>
          </w:tcPr>
          <w:p w14:paraId="70B3689D" w14:textId="77777777"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(0.080)</w:t>
            </w:r>
          </w:p>
        </w:tc>
        <w:tc>
          <w:tcPr>
            <w:tcW w:w="697" w:type="pct"/>
            <w:tcBorders>
              <w:top w:val="nil"/>
              <w:left w:val="nil"/>
              <w:bottom w:val="nil"/>
              <w:right w:val="nil"/>
            </w:tcBorders>
            <w:vAlign w:val="center"/>
          </w:tcPr>
          <w:p w14:paraId="2DC14EDD" w14:textId="77777777"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(0.080)</w:t>
            </w:r>
          </w:p>
        </w:tc>
        <w:tc>
          <w:tcPr>
            <w:tcW w:w="697" w:type="pct"/>
            <w:tcBorders>
              <w:top w:val="nil"/>
              <w:left w:val="nil"/>
              <w:bottom w:val="nil"/>
              <w:right w:val="nil"/>
            </w:tcBorders>
            <w:vAlign w:val="center"/>
          </w:tcPr>
          <w:p w14:paraId="6BFB497A" w14:textId="77777777"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(0.080)</w:t>
            </w:r>
          </w:p>
        </w:tc>
        <w:tc>
          <w:tcPr>
            <w:tcW w:w="690" w:type="pct"/>
            <w:tcBorders>
              <w:top w:val="nil"/>
              <w:left w:val="nil"/>
              <w:bottom w:val="nil"/>
              <w:right w:val="nil"/>
            </w:tcBorders>
            <w:vAlign w:val="center"/>
          </w:tcPr>
          <w:p w14:paraId="223EBB51" w14:textId="77777777" w:rsidR="00A32528" w:rsidRPr="009D7207" w:rsidRDefault="00A32528"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(0.080)</w:t>
            </w:r>
          </w:p>
        </w:tc>
      </w:tr>
      <w:tr w:rsidR="00A0726B" w14:paraId="690BD8ED" w14:textId="77777777" w:rsidTr="00F25CFE">
        <w:trPr>
          <w:gridBefore w:val="1"/>
          <w:wBefore w:w="66" w:type="pct"/>
        </w:trPr>
        <w:tc>
          <w:tcPr>
            <w:tcW w:w="1456" w:type="pct"/>
            <w:tcBorders>
              <w:top w:val="nil"/>
              <w:left w:val="nil"/>
              <w:bottom w:val="nil"/>
              <w:right w:val="nil"/>
            </w:tcBorders>
          </w:tcPr>
          <w:p w14:paraId="43F91F80" w14:textId="77777777" w:rsidR="00A0726B" w:rsidRPr="009D7207" w:rsidRDefault="00566902"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工作所在地区</w:t>
            </w:r>
          </w:p>
          <w:p w14:paraId="28BD62E0" w14:textId="7CE6B775" w:rsidR="00566902" w:rsidRPr="009D7207" w:rsidRDefault="00566902"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（东北地区</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vAlign w:val="center"/>
          </w:tcPr>
          <w:p w14:paraId="0486FACE"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vAlign w:val="center"/>
          </w:tcPr>
          <w:p w14:paraId="495052A1"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vAlign w:val="center"/>
          </w:tcPr>
          <w:p w14:paraId="297EC142"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vAlign w:val="center"/>
          </w:tcPr>
          <w:p w14:paraId="7EC8C17C"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p>
        </w:tc>
        <w:tc>
          <w:tcPr>
            <w:tcW w:w="690" w:type="pct"/>
            <w:tcBorders>
              <w:top w:val="nil"/>
              <w:left w:val="nil"/>
              <w:bottom w:val="nil"/>
              <w:right w:val="nil"/>
            </w:tcBorders>
            <w:vAlign w:val="center"/>
          </w:tcPr>
          <w:p w14:paraId="76B3C14F"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p>
        </w:tc>
      </w:tr>
      <w:tr w:rsidR="00FA59A7" w14:paraId="07BBEC11" w14:textId="77777777" w:rsidTr="00F25CFE">
        <w:trPr>
          <w:gridBefore w:val="1"/>
          <w:wBefore w:w="66" w:type="pct"/>
        </w:trPr>
        <w:tc>
          <w:tcPr>
            <w:tcW w:w="1456" w:type="pct"/>
            <w:vMerge w:val="restart"/>
            <w:tcBorders>
              <w:top w:val="nil"/>
              <w:left w:val="nil"/>
              <w:right w:val="nil"/>
            </w:tcBorders>
            <w:vAlign w:val="center"/>
          </w:tcPr>
          <w:p w14:paraId="068DE53A" w14:textId="0B8BE7F0" w:rsidR="00FA59A7" w:rsidRPr="009D7207" w:rsidRDefault="00FA59A7" w:rsidP="009D7207">
            <w:pPr>
              <w:autoSpaceDE w:val="0"/>
              <w:autoSpaceDN w:val="0"/>
              <w:adjustRightInd w:val="0"/>
              <w:jc w:val="right"/>
              <w:rPr>
                <w:rFonts w:ascii="宋体" w:eastAsia="宋体" w:hAnsi="宋体" w:cs="Times New Roman"/>
                <w:kern w:val="0"/>
                <w:sz w:val="20"/>
                <w:szCs w:val="20"/>
              </w:rPr>
            </w:pPr>
            <w:r w:rsidRPr="009D7207">
              <w:rPr>
                <w:rFonts w:ascii="宋体" w:eastAsia="宋体" w:hAnsi="宋体" w:cs="Times New Roman" w:hint="eastAsia"/>
                <w:kern w:val="0"/>
                <w:sz w:val="20"/>
                <w:szCs w:val="20"/>
              </w:rPr>
              <w:t>东部</w:t>
            </w:r>
          </w:p>
        </w:tc>
        <w:tc>
          <w:tcPr>
            <w:tcW w:w="697" w:type="pct"/>
            <w:tcBorders>
              <w:top w:val="nil"/>
              <w:left w:val="nil"/>
              <w:bottom w:val="nil"/>
              <w:right w:val="nil"/>
            </w:tcBorders>
            <w:vAlign w:val="center"/>
          </w:tcPr>
          <w:p w14:paraId="0C9F8F7B" w14:textId="061957A5"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w:t>
            </w:r>
            <w:r w:rsidR="00A455D7" w:rsidRPr="009D7207">
              <w:rPr>
                <w:rFonts w:ascii="Times New Roman" w:hAnsi="Times New Roman" w:cs="Times New Roman" w:hint="eastAsia"/>
                <w:kern w:val="0"/>
                <w:sz w:val="20"/>
                <w:szCs w:val="20"/>
              </w:rPr>
              <w:t>3</w:t>
            </w:r>
          </w:p>
        </w:tc>
        <w:tc>
          <w:tcPr>
            <w:tcW w:w="697" w:type="pct"/>
            <w:tcBorders>
              <w:top w:val="nil"/>
              <w:left w:val="nil"/>
              <w:bottom w:val="nil"/>
              <w:right w:val="nil"/>
            </w:tcBorders>
            <w:vAlign w:val="center"/>
          </w:tcPr>
          <w:p w14:paraId="60501801" w14:textId="1A52153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w:t>
            </w:r>
            <w:r w:rsidR="001A56F5" w:rsidRPr="009D7207">
              <w:rPr>
                <w:rFonts w:ascii="Times New Roman" w:hAnsi="Times New Roman" w:cs="Times New Roman" w:hint="eastAsia"/>
                <w:kern w:val="0"/>
                <w:sz w:val="20"/>
                <w:szCs w:val="20"/>
              </w:rPr>
              <w:t>2</w:t>
            </w:r>
          </w:p>
        </w:tc>
        <w:tc>
          <w:tcPr>
            <w:tcW w:w="697" w:type="pct"/>
            <w:tcBorders>
              <w:top w:val="nil"/>
              <w:left w:val="nil"/>
              <w:bottom w:val="nil"/>
              <w:right w:val="nil"/>
            </w:tcBorders>
            <w:vAlign w:val="center"/>
          </w:tcPr>
          <w:p w14:paraId="7BB5D2A6" w14:textId="4523B31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-0.04</w:t>
            </w:r>
            <w:r w:rsidR="00F119F1" w:rsidRPr="009D7207">
              <w:rPr>
                <w:rFonts w:ascii="Times New Roman" w:hAnsi="Times New Roman" w:cs="Times New Roman" w:hint="eastAsia"/>
                <w:kern w:val="0"/>
                <w:sz w:val="20"/>
                <w:szCs w:val="20"/>
              </w:rPr>
              <w:t>1</w:t>
            </w:r>
          </w:p>
        </w:tc>
        <w:tc>
          <w:tcPr>
            <w:tcW w:w="697" w:type="pct"/>
            <w:tcBorders>
              <w:top w:val="nil"/>
              <w:left w:val="nil"/>
              <w:bottom w:val="nil"/>
              <w:right w:val="nil"/>
            </w:tcBorders>
            <w:vAlign w:val="center"/>
          </w:tcPr>
          <w:p w14:paraId="095F26EA" w14:textId="570614AD"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6253C1" w:rsidRPr="009D7207">
              <w:rPr>
                <w:rFonts w:ascii="Times New Roman" w:hAnsi="Times New Roman" w:cs="Times New Roman" w:hint="eastAsia"/>
                <w:kern w:val="0"/>
                <w:sz w:val="20"/>
                <w:szCs w:val="20"/>
              </w:rPr>
              <w:t>39</w:t>
            </w:r>
          </w:p>
        </w:tc>
        <w:tc>
          <w:tcPr>
            <w:tcW w:w="690" w:type="pct"/>
            <w:tcBorders>
              <w:top w:val="nil"/>
              <w:left w:val="nil"/>
              <w:bottom w:val="nil"/>
              <w:right w:val="nil"/>
            </w:tcBorders>
            <w:vAlign w:val="center"/>
          </w:tcPr>
          <w:p w14:paraId="2264952F"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-0.037</w:t>
            </w:r>
          </w:p>
        </w:tc>
      </w:tr>
      <w:tr w:rsidR="00FA59A7" w14:paraId="490FD521" w14:textId="77777777" w:rsidTr="00F25CFE">
        <w:trPr>
          <w:gridBefore w:val="1"/>
          <w:wBefore w:w="66" w:type="pct"/>
        </w:trPr>
        <w:tc>
          <w:tcPr>
            <w:tcW w:w="1456" w:type="pct"/>
            <w:vMerge/>
            <w:tcBorders>
              <w:left w:val="nil"/>
              <w:bottom w:val="nil"/>
              <w:right w:val="nil"/>
            </w:tcBorders>
            <w:vAlign w:val="center"/>
          </w:tcPr>
          <w:p w14:paraId="4F5C004C" w14:textId="77777777" w:rsidR="00FA59A7" w:rsidRPr="009D7207" w:rsidRDefault="00FA59A7" w:rsidP="009D7207">
            <w:pPr>
              <w:autoSpaceDE w:val="0"/>
              <w:autoSpaceDN w:val="0"/>
              <w:adjustRightInd w:val="0"/>
              <w:jc w:val="right"/>
              <w:rPr>
                <w:rFonts w:ascii="宋体" w:eastAsia="宋体" w:hAnsi="宋体" w:cs="Times New Roman"/>
                <w:kern w:val="0"/>
                <w:sz w:val="20"/>
                <w:szCs w:val="20"/>
              </w:rPr>
            </w:pPr>
          </w:p>
        </w:tc>
        <w:tc>
          <w:tcPr>
            <w:tcW w:w="697" w:type="pct"/>
            <w:tcBorders>
              <w:top w:val="nil"/>
              <w:left w:val="nil"/>
              <w:bottom w:val="nil"/>
              <w:right w:val="nil"/>
            </w:tcBorders>
            <w:vAlign w:val="center"/>
          </w:tcPr>
          <w:p w14:paraId="17843F53"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(0.115)</w:t>
            </w:r>
          </w:p>
        </w:tc>
        <w:tc>
          <w:tcPr>
            <w:tcW w:w="697" w:type="pct"/>
            <w:tcBorders>
              <w:top w:val="nil"/>
              <w:left w:val="nil"/>
              <w:bottom w:val="nil"/>
              <w:right w:val="nil"/>
            </w:tcBorders>
            <w:vAlign w:val="center"/>
          </w:tcPr>
          <w:p w14:paraId="477E1337"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(0.114)</w:t>
            </w:r>
          </w:p>
        </w:tc>
        <w:tc>
          <w:tcPr>
            <w:tcW w:w="697" w:type="pct"/>
            <w:tcBorders>
              <w:top w:val="nil"/>
              <w:left w:val="nil"/>
              <w:bottom w:val="nil"/>
              <w:right w:val="nil"/>
            </w:tcBorders>
            <w:vAlign w:val="center"/>
          </w:tcPr>
          <w:p w14:paraId="4AB40A6F"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(0.114)</w:t>
            </w:r>
          </w:p>
        </w:tc>
        <w:tc>
          <w:tcPr>
            <w:tcW w:w="697" w:type="pct"/>
            <w:tcBorders>
              <w:top w:val="nil"/>
              <w:left w:val="nil"/>
              <w:bottom w:val="nil"/>
              <w:right w:val="nil"/>
            </w:tcBorders>
            <w:vAlign w:val="center"/>
          </w:tcPr>
          <w:p w14:paraId="78011BEA"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(0.114)</w:t>
            </w:r>
          </w:p>
        </w:tc>
        <w:tc>
          <w:tcPr>
            <w:tcW w:w="690" w:type="pct"/>
            <w:tcBorders>
              <w:top w:val="nil"/>
              <w:left w:val="nil"/>
              <w:bottom w:val="nil"/>
              <w:right w:val="nil"/>
            </w:tcBorders>
            <w:vAlign w:val="center"/>
          </w:tcPr>
          <w:p w14:paraId="5D98C6CF"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(0.114)</w:t>
            </w:r>
          </w:p>
        </w:tc>
      </w:tr>
      <w:tr w:rsidR="00FA59A7" w14:paraId="16C7132F" w14:textId="77777777" w:rsidTr="00F25CFE">
        <w:trPr>
          <w:gridBefore w:val="1"/>
          <w:wBefore w:w="66" w:type="pct"/>
        </w:trPr>
        <w:tc>
          <w:tcPr>
            <w:tcW w:w="1456" w:type="pct"/>
            <w:vMerge w:val="restart"/>
            <w:tcBorders>
              <w:top w:val="nil"/>
              <w:left w:val="nil"/>
              <w:right w:val="nil"/>
            </w:tcBorders>
            <w:vAlign w:val="center"/>
          </w:tcPr>
          <w:p w14:paraId="440C5CC9" w14:textId="436FA7E0" w:rsidR="00FA59A7" w:rsidRPr="009D7207" w:rsidRDefault="00FA59A7" w:rsidP="009D7207">
            <w:pPr>
              <w:autoSpaceDE w:val="0"/>
              <w:autoSpaceDN w:val="0"/>
              <w:adjustRightInd w:val="0"/>
              <w:jc w:val="right"/>
              <w:rPr>
                <w:rFonts w:ascii="宋体" w:eastAsia="宋体" w:hAnsi="宋体" w:cs="Times New Roman"/>
                <w:kern w:val="0"/>
                <w:sz w:val="20"/>
                <w:szCs w:val="20"/>
              </w:rPr>
            </w:pPr>
            <w:r w:rsidRPr="009D7207">
              <w:rPr>
                <w:rFonts w:ascii="宋体" w:eastAsia="宋体" w:hAnsi="宋体" w:cs="Times New Roman" w:hint="eastAsia"/>
                <w:kern w:val="0"/>
                <w:sz w:val="20"/>
                <w:szCs w:val="20"/>
              </w:rPr>
              <w:t>中部</w:t>
            </w:r>
          </w:p>
        </w:tc>
        <w:tc>
          <w:tcPr>
            <w:tcW w:w="697" w:type="pct"/>
            <w:tcBorders>
              <w:top w:val="nil"/>
              <w:left w:val="nil"/>
              <w:bottom w:val="nil"/>
              <w:right w:val="nil"/>
            </w:tcBorders>
            <w:vAlign w:val="center"/>
          </w:tcPr>
          <w:p w14:paraId="2950660F"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0.008</w:t>
            </w:r>
          </w:p>
        </w:tc>
        <w:tc>
          <w:tcPr>
            <w:tcW w:w="697" w:type="pct"/>
            <w:tcBorders>
              <w:top w:val="nil"/>
              <w:left w:val="nil"/>
              <w:bottom w:val="nil"/>
              <w:right w:val="nil"/>
            </w:tcBorders>
            <w:vAlign w:val="center"/>
          </w:tcPr>
          <w:p w14:paraId="0C681B87"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-0.021</w:t>
            </w:r>
          </w:p>
        </w:tc>
        <w:tc>
          <w:tcPr>
            <w:tcW w:w="697" w:type="pct"/>
            <w:tcBorders>
              <w:top w:val="nil"/>
              <w:left w:val="nil"/>
              <w:bottom w:val="nil"/>
              <w:right w:val="nil"/>
            </w:tcBorders>
            <w:vAlign w:val="center"/>
          </w:tcPr>
          <w:p w14:paraId="10F4C7DD" w14:textId="0DD52710"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w:t>
            </w:r>
            <w:r w:rsidR="00F119F1" w:rsidRPr="009D7207">
              <w:rPr>
                <w:rFonts w:ascii="Times New Roman" w:hAnsi="Times New Roman" w:cs="Times New Roman" w:hint="eastAsia"/>
                <w:kern w:val="0"/>
                <w:sz w:val="20"/>
                <w:szCs w:val="20"/>
              </w:rPr>
              <w:t>4</w:t>
            </w:r>
          </w:p>
        </w:tc>
        <w:tc>
          <w:tcPr>
            <w:tcW w:w="697" w:type="pct"/>
            <w:tcBorders>
              <w:top w:val="nil"/>
              <w:left w:val="nil"/>
              <w:bottom w:val="nil"/>
              <w:right w:val="nil"/>
            </w:tcBorders>
            <w:vAlign w:val="center"/>
          </w:tcPr>
          <w:p w14:paraId="19A41725"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-0.011</w:t>
            </w:r>
          </w:p>
        </w:tc>
        <w:tc>
          <w:tcPr>
            <w:tcW w:w="690" w:type="pct"/>
            <w:tcBorders>
              <w:top w:val="nil"/>
              <w:left w:val="nil"/>
              <w:bottom w:val="nil"/>
              <w:right w:val="nil"/>
            </w:tcBorders>
            <w:vAlign w:val="center"/>
          </w:tcPr>
          <w:p w14:paraId="4718A036" w14:textId="0BD43BB9"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-0.00</w:t>
            </w:r>
            <w:r w:rsidR="005E170A" w:rsidRPr="009D7207">
              <w:rPr>
                <w:rFonts w:ascii="Times New Roman" w:hAnsi="Times New Roman" w:cs="Times New Roman" w:hint="eastAsia"/>
                <w:kern w:val="0"/>
                <w:sz w:val="20"/>
                <w:szCs w:val="20"/>
              </w:rPr>
              <w:t>9</w:t>
            </w:r>
          </w:p>
        </w:tc>
      </w:tr>
      <w:tr w:rsidR="00FA59A7" w14:paraId="5C90403C" w14:textId="77777777" w:rsidTr="00F25CFE">
        <w:trPr>
          <w:gridBefore w:val="1"/>
          <w:wBefore w:w="66" w:type="pct"/>
        </w:trPr>
        <w:tc>
          <w:tcPr>
            <w:tcW w:w="1456" w:type="pct"/>
            <w:vMerge/>
            <w:tcBorders>
              <w:left w:val="nil"/>
              <w:bottom w:val="nil"/>
              <w:right w:val="nil"/>
            </w:tcBorders>
            <w:vAlign w:val="center"/>
          </w:tcPr>
          <w:p w14:paraId="6E37A433" w14:textId="77777777" w:rsidR="00FA59A7" w:rsidRPr="009D7207" w:rsidRDefault="00FA59A7" w:rsidP="009D7207">
            <w:pPr>
              <w:autoSpaceDE w:val="0"/>
              <w:autoSpaceDN w:val="0"/>
              <w:adjustRightInd w:val="0"/>
              <w:jc w:val="right"/>
              <w:rPr>
                <w:rFonts w:ascii="宋体" w:eastAsia="宋体" w:hAnsi="宋体" w:cs="Times New Roman"/>
                <w:kern w:val="0"/>
                <w:sz w:val="20"/>
                <w:szCs w:val="20"/>
              </w:rPr>
            </w:pPr>
          </w:p>
        </w:tc>
        <w:tc>
          <w:tcPr>
            <w:tcW w:w="697" w:type="pct"/>
            <w:tcBorders>
              <w:top w:val="nil"/>
              <w:left w:val="nil"/>
              <w:bottom w:val="nil"/>
              <w:right w:val="nil"/>
            </w:tcBorders>
            <w:vAlign w:val="center"/>
          </w:tcPr>
          <w:p w14:paraId="67A32638"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(0.126)</w:t>
            </w:r>
          </w:p>
        </w:tc>
        <w:tc>
          <w:tcPr>
            <w:tcW w:w="697" w:type="pct"/>
            <w:tcBorders>
              <w:top w:val="nil"/>
              <w:left w:val="nil"/>
              <w:bottom w:val="nil"/>
              <w:right w:val="nil"/>
            </w:tcBorders>
            <w:vAlign w:val="center"/>
          </w:tcPr>
          <w:p w14:paraId="78FE2F8C"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(0.126)</w:t>
            </w:r>
          </w:p>
        </w:tc>
        <w:tc>
          <w:tcPr>
            <w:tcW w:w="697" w:type="pct"/>
            <w:tcBorders>
              <w:top w:val="nil"/>
              <w:left w:val="nil"/>
              <w:bottom w:val="nil"/>
              <w:right w:val="nil"/>
            </w:tcBorders>
            <w:vAlign w:val="center"/>
          </w:tcPr>
          <w:p w14:paraId="4A72FBB4"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(0.126)</w:t>
            </w:r>
          </w:p>
        </w:tc>
        <w:tc>
          <w:tcPr>
            <w:tcW w:w="697" w:type="pct"/>
            <w:tcBorders>
              <w:top w:val="nil"/>
              <w:left w:val="nil"/>
              <w:bottom w:val="nil"/>
              <w:right w:val="nil"/>
            </w:tcBorders>
            <w:vAlign w:val="center"/>
          </w:tcPr>
          <w:p w14:paraId="382F0D2C"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(0.126)</w:t>
            </w:r>
          </w:p>
        </w:tc>
        <w:tc>
          <w:tcPr>
            <w:tcW w:w="690" w:type="pct"/>
            <w:tcBorders>
              <w:top w:val="nil"/>
              <w:left w:val="nil"/>
              <w:bottom w:val="nil"/>
              <w:right w:val="nil"/>
            </w:tcBorders>
            <w:vAlign w:val="center"/>
          </w:tcPr>
          <w:p w14:paraId="0019103A"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(0.126)</w:t>
            </w:r>
          </w:p>
        </w:tc>
      </w:tr>
      <w:tr w:rsidR="00FA59A7" w14:paraId="02BD1A0B" w14:textId="77777777" w:rsidTr="00F25CFE">
        <w:trPr>
          <w:gridBefore w:val="1"/>
          <w:wBefore w:w="66" w:type="pct"/>
        </w:trPr>
        <w:tc>
          <w:tcPr>
            <w:tcW w:w="1456" w:type="pct"/>
            <w:vMerge w:val="restart"/>
            <w:tcBorders>
              <w:top w:val="nil"/>
              <w:left w:val="nil"/>
              <w:right w:val="nil"/>
            </w:tcBorders>
            <w:vAlign w:val="center"/>
          </w:tcPr>
          <w:p w14:paraId="631A950B" w14:textId="422BD657" w:rsidR="00FA59A7" w:rsidRPr="009D7207" w:rsidRDefault="00FA59A7" w:rsidP="009D7207">
            <w:pPr>
              <w:autoSpaceDE w:val="0"/>
              <w:autoSpaceDN w:val="0"/>
              <w:adjustRightInd w:val="0"/>
              <w:jc w:val="right"/>
              <w:rPr>
                <w:rFonts w:ascii="宋体" w:eastAsia="宋体" w:hAnsi="宋体" w:cs="Times New Roman"/>
                <w:kern w:val="0"/>
                <w:sz w:val="20"/>
                <w:szCs w:val="20"/>
              </w:rPr>
            </w:pPr>
            <w:r w:rsidRPr="009D7207">
              <w:rPr>
                <w:rFonts w:ascii="宋体" w:eastAsia="宋体" w:hAnsi="宋体" w:cs="Times New Roman" w:hint="eastAsia"/>
                <w:kern w:val="0"/>
                <w:sz w:val="20"/>
                <w:szCs w:val="20"/>
              </w:rPr>
              <w:t>西部</w:t>
            </w:r>
          </w:p>
        </w:tc>
        <w:tc>
          <w:tcPr>
            <w:tcW w:w="697" w:type="pct"/>
            <w:tcBorders>
              <w:top w:val="nil"/>
              <w:left w:val="nil"/>
              <w:bottom w:val="nil"/>
              <w:right w:val="nil"/>
            </w:tcBorders>
            <w:vAlign w:val="center"/>
          </w:tcPr>
          <w:p w14:paraId="0DD4A735"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-0.228</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321F586C" w14:textId="7B932E43"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-0.25</w:t>
            </w:r>
            <w:r w:rsidR="001A56F5"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778FFB9A" w14:textId="210B94F5"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-0.25</w:t>
            </w:r>
            <w:r w:rsidR="00F119F1" w:rsidRPr="009D7207">
              <w:rPr>
                <w:rFonts w:ascii="Times New Roman" w:hAnsi="Times New Roman" w:cs="Times New Roman" w:hint="eastAsia"/>
                <w:kern w:val="0"/>
                <w:sz w:val="20"/>
                <w:szCs w:val="20"/>
              </w:rPr>
              <w:t>2</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69B43103" w14:textId="77CE80BA"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-0.24</w:t>
            </w:r>
            <w:r w:rsidR="006253C1" w:rsidRPr="009D7207">
              <w:rPr>
                <w:rFonts w:ascii="Times New Roman" w:hAnsi="Times New Roman" w:cs="Times New Roman" w:hint="eastAsia"/>
                <w:kern w:val="0"/>
                <w:sz w:val="20"/>
                <w:szCs w:val="20"/>
              </w:rPr>
              <w:t>7</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40C939D9" w14:textId="7973DEB2"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-0.24</w:t>
            </w:r>
            <w:r w:rsidR="005E170A" w:rsidRPr="009D7207">
              <w:rPr>
                <w:rFonts w:ascii="Times New Roman" w:hAnsi="Times New Roman" w:cs="Times New Roman" w:hint="eastAsia"/>
                <w:kern w:val="0"/>
                <w:sz w:val="20"/>
                <w:szCs w:val="20"/>
              </w:rPr>
              <w:t>6</w:t>
            </w:r>
            <w:r w:rsidRPr="009D7207">
              <w:rPr>
                <w:rFonts w:ascii="Times New Roman" w:hAnsi="Times New Roman" w:cs="Times New Roman"/>
                <w:kern w:val="0"/>
                <w:sz w:val="20"/>
                <w:szCs w:val="20"/>
                <w:vertAlign w:val="superscript"/>
              </w:rPr>
              <w:t>+</w:t>
            </w:r>
          </w:p>
        </w:tc>
      </w:tr>
      <w:tr w:rsidR="00FA59A7" w14:paraId="1BE1F927" w14:textId="77777777" w:rsidTr="00F25CFE">
        <w:trPr>
          <w:gridBefore w:val="1"/>
          <w:wBefore w:w="66" w:type="pct"/>
        </w:trPr>
        <w:tc>
          <w:tcPr>
            <w:tcW w:w="1456" w:type="pct"/>
            <w:vMerge/>
            <w:tcBorders>
              <w:left w:val="nil"/>
              <w:bottom w:val="nil"/>
              <w:right w:val="nil"/>
            </w:tcBorders>
          </w:tcPr>
          <w:p w14:paraId="2B9CD42A" w14:textId="77777777" w:rsidR="00FA59A7" w:rsidRPr="009D7207" w:rsidRDefault="00FA59A7"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vAlign w:val="center"/>
          </w:tcPr>
          <w:p w14:paraId="3A8423A1"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(0.130)</w:t>
            </w:r>
          </w:p>
        </w:tc>
        <w:tc>
          <w:tcPr>
            <w:tcW w:w="697" w:type="pct"/>
            <w:tcBorders>
              <w:top w:val="nil"/>
              <w:left w:val="nil"/>
              <w:bottom w:val="nil"/>
              <w:right w:val="nil"/>
            </w:tcBorders>
            <w:vAlign w:val="center"/>
          </w:tcPr>
          <w:p w14:paraId="7A57B632"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(0.130)</w:t>
            </w:r>
          </w:p>
        </w:tc>
        <w:tc>
          <w:tcPr>
            <w:tcW w:w="697" w:type="pct"/>
            <w:tcBorders>
              <w:top w:val="nil"/>
              <w:left w:val="nil"/>
              <w:bottom w:val="nil"/>
              <w:right w:val="nil"/>
            </w:tcBorders>
            <w:vAlign w:val="center"/>
          </w:tcPr>
          <w:p w14:paraId="11F58CC9"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(0.130)</w:t>
            </w:r>
          </w:p>
        </w:tc>
        <w:tc>
          <w:tcPr>
            <w:tcW w:w="697" w:type="pct"/>
            <w:tcBorders>
              <w:top w:val="nil"/>
              <w:left w:val="nil"/>
              <w:bottom w:val="nil"/>
              <w:right w:val="nil"/>
            </w:tcBorders>
            <w:vAlign w:val="center"/>
          </w:tcPr>
          <w:p w14:paraId="1426AECC"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(0.130)</w:t>
            </w:r>
          </w:p>
        </w:tc>
        <w:tc>
          <w:tcPr>
            <w:tcW w:w="690" w:type="pct"/>
            <w:tcBorders>
              <w:top w:val="nil"/>
              <w:left w:val="nil"/>
              <w:bottom w:val="nil"/>
              <w:right w:val="nil"/>
            </w:tcBorders>
            <w:vAlign w:val="center"/>
          </w:tcPr>
          <w:p w14:paraId="2B0C8F4B" w14:textId="77777777" w:rsidR="00FA59A7" w:rsidRPr="009D7207" w:rsidRDefault="00FA59A7"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(0.130)</w:t>
            </w:r>
          </w:p>
        </w:tc>
      </w:tr>
      <w:tr w:rsidR="00830359" w14:paraId="3F8C4D1B" w14:textId="77777777" w:rsidTr="00F25CFE">
        <w:trPr>
          <w:gridBefore w:val="1"/>
          <w:wBefore w:w="66" w:type="pct"/>
        </w:trPr>
        <w:tc>
          <w:tcPr>
            <w:tcW w:w="1456" w:type="pct"/>
            <w:vMerge w:val="restart"/>
            <w:tcBorders>
              <w:top w:val="nil"/>
              <w:left w:val="nil"/>
              <w:right w:val="nil"/>
            </w:tcBorders>
          </w:tcPr>
          <w:p w14:paraId="425EE22A" w14:textId="77777777" w:rsidR="00830359" w:rsidRPr="009D7207" w:rsidRDefault="00830359"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户口类型</w:t>
            </w:r>
          </w:p>
          <w:p w14:paraId="6AFE44B5" w14:textId="4650355C"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（农村户口</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vAlign w:val="center"/>
          </w:tcPr>
          <w:p w14:paraId="379EBC81" w14:textId="6F00B729"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-0.14</w:t>
            </w:r>
            <w:r w:rsidR="00A455D7" w:rsidRPr="009D7207">
              <w:rPr>
                <w:rFonts w:ascii="Times New Roman" w:hAnsi="Times New Roman" w:cs="Times New Roman" w:hint="eastAsia"/>
                <w:kern w:val="0"/>
                <w:sz w:val="20"/>
                <w:szCs w:val="20"/>
              </w:rPr>
              <w:t>7</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5FB27827" w14:textId="5BDE1025"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-0.14</w:t>
            </w:r>
            <w:r w:rsidR="001A56F5" w:rsidRPr="009D7207">
              <w:rPr>
                <w:rFonts w:ascii="Times New Roman" w:hAnsi="Times New Roman" w:cs="Times New Roman" w:hint="eastAsia"/>
                <w:kern w:val="0"/>
                <w:sz w:val="20"/>
                <w:szCs w:val="20"/>
              </w:rPr>
              <w:t>2</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5CB86175" w14:textId="43E4ED76"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F119F1" w:rsidRPr="009D7207">
              <w:rPr>
                <w:rFonts w:ascii="Times New Roman" w:hAnsi="Times New Roman" w:cs="Times New Roman" w:hint="eastAsia"/>
                <w:kern w:val="0"/>
                <w:sz w:val="20"/>
                <w:szCs w:val="20"/>
              </w:rPr>
              <w:t>40</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287FB7EC" w14:textId="0BC0AEB8"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-0.14</w:t>
            </w:r>
            <w:r w:rsidR="006253C1" w:rsidRPr="009D7207">
              <w:rPr>
                <w:rFonts w:ascii="Times New Roman" w:hAnsi="Times New Roman" w:cs="Times New Roman" w:hint="eastAsia"/>
                <w:kern w:val="0"/>
                <w:sz w:val="20"/>
                <w:szCs w:val="20"/>
              </w:rPr>
              <w:t>2</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46BF9A39" w14:textId="7B4D64F5"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5E170A" w:rsidRPr="009D7207">
              <w:rPr>
                <w:rFonts w:ascii="Times New Roman" w:hAnsi="Times New Roman" w:cs="Times New Roman" w:hint="eastAsia"/>
                <w:kern w:val="0"/>
                <w:sz w:val="20"/>
                <w:szCs w:val="20"/>
              </w:rPr>
              <w:t>41</w:t>
            </w:r>
            <w:r w:rsidRPr="009D7207">
              <w:rPr>
                <w:rFonts w:ascii="Times New Roman" w:hAnsi="Times New Roman" w:cs="Times New Roman"/>
                <w:kern w:val="0"/>
                <w:sz w:val="20"/>
                <w:szCs w:val="20"/>
                <w:vertAlign w:val="superscript"/>
              </w:rPr>
              <w:t>*</w:t>
            </w:r>
          </w:p>
        </w:tc>
      </w:tr>
      <w:tr w:rsidR="00830359" w14:paraId="0DBAA86B" w14:textId="77777777" w:rsidTr="00F25CFE">
        <w:trPr>
          <w:gridBefore w:val="1"/>
          <w:wBefore w:w="66" w:type="pct"/>
        </w:trPr>
        <w:tc>
          <w:tcPr>
            <w:tcW w:w="1456" w:type="pct"/>
            <w:vMerge/>
            <w:tcBorders>
              <w:left w:val="nil"/>
              <w:bottom w:val="nil"/>
              <w:right w:val="nil"/>
            </w:tcBorders>
          </w:tcPr>
          <w:p w14:paraId="0476DAD5" w14:textId="77777777" w:rsidR="00830359" w:rsidRPr="009D7207" w:rsidRDefault="00830359"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vAlign w:val="center"/>
          </w:tcPr>
          <w:p w14:paraId="5EB5BE92" w14:textId="77777777"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(0.057)</w:t>
            </w:r>
          </w:p>
        </w:tc>
        <w:tc>
          <w:tcPr>
            <w:tcW w:w="697" w:type="pct"/>
            <w:tcBorders>
              <w:top w:val="nil"/>
              <w:left w:val="nil"/>
              <w:bottom w:val="nil"/>
              <w:right w:val="nil"/>
            </w:tcBorders>
            <w:vAlign w:val="center"/>
          </w:tcPr>
          <w:p w14:paraId="7D5CD2C8" w14:textId="77777777"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(0.057)</w:t>
            </w:r>
          </w:p>
        </w:tc>
        <w:tc>
          <w:tcPr>
            <w:tcW w:w="697" w:type="pct"/>
            <w:tcBorders>
              <w:top w:val="nil"/>
              <w:left w:val="nil"/>
              <w:bottom w:val="nil"/>
              <w:right w:val="nil"/>
            </w:tcBorders>
            <w:vAlign w:val="center"/>
          </w:tcPr>
          <w:p w14:paraId="6D0F4A80" w14:textId="77777777"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(0.057)</w:t>
            </w:r>
          </w:p>
        </w:tc>
        <w:tc>
          <w:tcPr>
            <w:tcW w:w="697" w:type="pct"/>
            <w:tcBorders>
              <w:top w:val="nil"/>
              <w:left w:val="nil"/>
              <w:bottom w:val="nil"/>
              <w:right w:val="nil"/>
            </w:tcBorders>
            <w:vAlign w:val="center"/>
          </w:tcPr>
          <w:p w14:paraId="7EA9F679" w14:textId="77777777"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(0.057)</w:t>
            </w:r>
          </w:p>
        </w:tc>
        <w:tc>
          <w:tcPr>
            <w:tcW w:w="690" w:type="pct"/>
            <w:tcBorders>
              <w:top w:val="nil"/>
              <w:left w:val="nil"/>
              <w:bottom w:val="nil"/>
              <w:right w:val="nil"/>
            </w:tcBorders>
            <w:vAlign w:val="center"/>
          </w:tcPr>
          <w:p w14:paraId="59618866" w14:textId="77777777" w:rsidR="00830359" w:rsidRPr="009D7207" w:rsidRDefault="0083035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(0.057)</w:t>
            </w:r>
          </w:p>
        </w:tc>
      </w:tr>
      <w:tr w:rsidR="008C301C" w14:paraId="5FA7B24A" w14:textId="77777777" w:rsidTr="00F25CFE">
        <w:trPr>
          <w:gridBefore w:val="1"/>
          <w:wBefore w:w="66" w:type="pct"/>
        </w:trPr>
        <w:tc>
          <w:tcPr>
            <w:tcW w:w="1456" w:type="pct"/>
            <w:vMerge w:val="restart"/>
            <w:tcBorders>
              <w:top w:val="nil"/>
              <w:left w:val="nil"/>
              <w:right w:val="nil"/>
            </w:tcBorders>
          </w:tcPr>
          <w:p w14:paraId="01026673" w14:textId="77777777" w:rsidR="008C301C" w:rsidRPr="009D7207" w:rsidRDefault="008C301C"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性别</w:t>
            </w:r>
          </w:p>
          <w:p w14:paraId="4B626C5B" w14:textId="6FFE11EB"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（女性</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vAlign w:val="center"/>
          </w:tcPr>
          <w:p w14:paraId="19E3BFB8" w14:textId="1BE6B5E6"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-0.10</w:t>
            </w:r>
            <w:r w:rsidR="007330D7" w:rsidRPr="009D7207">
              <w:rPr>
                <w:rFonts w:ascii="Times New Roman" w:hAnsi="Times New Roman" w:cs="Times New Roman" w:hint="eastAsia"/>
                <w:kern w:val="0"/>
                <w:sz w:val="20"/>
                <w:szCs w:val="20"/>
              </w:rPr>
              <w:t>6</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513EB575" w14:textId="1B7E49F0"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1A56F5" w:rsidRPr="009D7207">
              <w:rPr>
                <w:rFonts w:ascii="Times New Roman" w:hAnsi="Times New Roman" w:cs="Times New Roman" w:hint="eastAsia"/>
                <w:kern w:val="0"/>
                <w:sz w:val="20"/>
                <w:szCs w:val="20"/>
              </w:rPr>
              <w:t>56</w:t>
            </w:r>
            <w:r w:rsidRPr="009D7207">
              <w:rPr>
                <w:rFonts w:ascii="Times New Roman" w:hAnsi="Times New Roman" w:cs="Times New Roman"/>
                <w:kern w:val="0"/>
                <w:sz w:val="20"/>
                <w:szCs w:val="20"/>
                <w:vertAlign w:val="superscript"/>
              </w:rPr>
              <w:t>*</w:t>
            </w:r>
            <w:r w:rsidR="001A56F5" w:rsidRPr="009D7207">
              <w:rPr>
                <w:rFonts w:ascii="Times New Roman" w:hAnsi="Times New Roman" w:cs="Times New Roman" w:hint="eastAsia"/>
                <w:kern w:val="0"/>
                <w:sz w:val="20"/>
                <w:szCs w:val="20"/>
                <w:vertAlign w:val="superscript"/>
              </w:rPr>
              <w:t>*</w:t>
            </w:r>
          </w:p>
        </w:tc>
        <w:tc>
          <w:tcPr>
            <w:tcW w:w="697" w:type="pct"/>
            <w:tcBorders>
              <w:top w:val="nil"/>
              <w:left w:val="nil"/>
              <w:bottom w:val="nil"/>
              <w:right w:val="nil"/>
            </w:tcBorders>
            <w:vAlign w:val="center"/>
          </w:tcPr>
          <w:p w14:paraId="6DC42B82" w14:textId="1F327071"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-0.15</w:t>
            </w:r>
            <w:r w:rsidR="00F119F1" w:rsidRPr="009D7207">
              <w:rPr>
                <w:rFonts w:ascii="Times New Roman" w:hAnsi="Times New Roman" w:cs="Times New Roman" w:hint="eastAsia"/>
                <w:kern w:val="0"/>
                <w:sz w:val="20"/>
                <w:szCs w:val="20"/>
              </w:rPr>
              <w:t>7</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19C60A8C" w14:textId="423BAC2C"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-0.15</w:t>
            </w:r>
            <w:r w:rsidR="006253C1" w:rsidRPr="009D7207">
              <w:rPr>
                <w:rFonts w:ascii="Times New Roman" w:hAnsi="Times New Roman" w:cs="Times New Roman" w:hint="eastAsia"/>
                <w:kern w:val="0"/>
                <w:sz w:val="20"/>
                <w:szCs w:val="20"/>
              </w:rPr>
              <w:t>9</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5D8F5B20" w14:textId="54C1A15A"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5E170A" w:rsidRPr="009D7207">
              <w:rPr>
                <w:rFonts w:ascii="Times New Roman" w:hAnsi="Times New Roman" w:cs="Times New Roman" w:hint="eastAsia"/>
                <w:kern w:val="0"/>
                <w:sz w:val="20"/>
                <w:szCs w:val="20"/>
              </w:rPr>
              <w:t>55</w:t>
            </w:r>
            <w:r w:rsidRPr="009D7207">
              <w:rPr>
                <w:rFonts w:ascii="Times New Roman" w:hAnsi="Times New Roman" w:cs="Times New Roman"/>
                <w:kern w:val="0"/>
                <w:sz w:val="20"/>
                <w:szCs w:val="20"/>
                <w:vertAlign w:val="superscript"/>
              </w:rPr>
              <w:t>*</w:t>
            </w:r>
            <w:r w:rsidR="005E170A" w:rsidRPr="009D7207">
              <w:rPr>
                <w:rFonts w:ascii="Times New Roman" w:hAnsi="Times New Roman" w:cs="Times New Roman" w:hint="eastAsia"/>
                <w:kern w:val="0"/>
                <w:sz w:val="20"/>
                <w:szCs w:val="20"/>
                <w:vertAlign w:val="superscript"/>
              </w:rPr>
              <w:t>*</w:t>
            </w:r>
          </w:p>
        </w:tc>
      </w:tr>
      <w:tr w:rsidR="008C301C" w14:paraId="3D1C1D66" w14:textId="77777777" w:rsidTr="00F25CFE">
        <w:trPr>
          <w:gridBefore w:val="1"/>
          <w:wBefore w:w="66" w:type="pct"/>
        </w:trPr>
        <w:tc>
          <w:tcPr>
            <w:tcW w:w="1456" w:type="pct"/>
            <w:vMerge/>
            <w:tcBorders>
              <w:left w:val="nil"/>
              <w:bottom w:val="nil"/>
              <w:right w:val="nil"/>
            </w:tcBorders>
          </w:tcPr>
          <w:p w14:paraId="3F6FAEA7" w14:textId="77777777" w:rsidR="008C301C" w:rsidRPr="009D7207" w:rsidRDefault="008C301C"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vAlign w:val="center"/>
          </w:tcPr>
          <w:p w14:paraId="3A8C1A7B" w14:textId="77777777"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(0.057)</w:t>
            </w:r>
          </w:p>
        </w:tc>
        <w:tc>
          <w:tcPr>
            <w:tcW w:w="697" w:type="pct"/>
            <w:tcBorders>
              <w:top w:val="nil"/>
              <w:left w:val="nil"/>
              <w:bottom w:val="nil"/>
              <w:right w:val="nil"/>
            </w:tcBorders>
            <w:vAlign w:val="center"/>
          </w:tcPr>
          <w:p w14:paraId="2BE0A40C" w14:textId="77777777"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(0.058)</w:t>
            </w:r>
          </w:p>
        </w:tc>
        <w:tc>
          <w:tcPr>
            <w:tcW w:w="697" w:type="pct"/>
            <w:tcBorders>
              <w:top w:val="nil"/>
              <w:left w:val="nil"/>
              <w:bottom w:val="nil"/>
              <w:right w:val="nil"/>
            </w:tcBorders>
            <w:vAlign w:val="center"/>
          </w:tcPr>
          <w:p w14:paraId="64021F26" w14:textId="77777777"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(0.058)</w:t>
            </w:r>
          </w:p>
        </w:tc>
        <w:tc>
          <w:tcPr>
            <w:tcW w:w="697" w:type="pct"/>
            <w:tcBorders>
              <w:top w:val="nil"/>
              <w:left w:val="nil"/>
              <w:bottom w:val="nil"/>
              <w:right w:val="nil"/>
            </w:tcBorders>
            <w:vAlign w:val="center"/>
          </w:tcPr>
          <w:p w14:paraId="4071D6E3" w14:textId="77777777"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(0.058)</w:t>
            </w:r>
          </w:p>
        </w:tc>
        <w:tc>
          <w:tcPr>
            <w:tcW w:w="690" w:type="pct"/>
            <w:tcBorders>
              <w:top w:val="nil"/>
              <w:left w:val="nil"/>
              <w:bottom w:val="nil"/>
              <w:right w:val="nil"/>
            </w:tcBorders>
            <w:vAlign w:val="center"/>
          </w:tcPr>
          <w:p w14:paraId="6A4D9363" w14:textId="77777777" w:rsidR="008C301C" w:rsidRPr="009D7207" w:rsidRDefault="008C301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(0.058)</w:t>
            </w:r>
          </w:p>
        </w:tc>
      </w:tr>
      <w:tr w:rsidR="00A0726B" w14:paraId="2C503B41" w14:textId="77777777" w:rsidTr="00F25CFE">
        <w:trPr>
          <w:gridBefore w:val="1"/>
          <w:wBefore w:w="66" w:type="pct"/>
        </w:trPr>
        <w:tc>
          <w:tcPr>
            <w:tcW w:w="1456" w:type="pct"/>
            <w:tcBorders>
              <w:top w:val="nil"/>
              <w:left w:val="nil"/>
              <w:bottom w:val="nil"/>
              <w:right w:val="nil"/>
            </w:tcBorders>
          </w:tcPr>
          <w:p w14:paraId="188EAB1F" w14:textId="77777777" w:rsidR="009D5C46" w:rsidRPr="009D7207" w:rsidRDefault="009D5C46"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年龄</w:t>
            </w:r>
          </w:p>
          <w:p w14:paraId="50D07D93" w14:textId="55BEECC8" w:rsidR="00A0726B" w:rsidRPr="009D7207" w:rsidRDefault="009D5C46"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w:t>
            </w:r>
            <w:r w:rsidRPr="009D7207">
              <w:rPr>
                <w:rFonts w:ascii="Times New Roman" w:eastAsia="宋体" w:hAnsi="Times New Roman" w:cs="Times New Roman"/>
                <w:kern w:val="0"/>
                <w:sz w:val="20"/>
                <w:szCs w:val="20"/>
              </w:rPr>
              <w:t>20</w:t>
            </w:r>
            <w:r w:rsidRPr="009D7207">
              <w:rPr>
                <w:rFonts w:ascii="Times New Roman" w:eastAsia="宋体" w:hAnsi="Times New Roman" w:cs="Times New Roman"/>
                <w:kern w:val="0"/>
                <w:sz w:val="20"/>
                <w:szCs w:val="20"/>
              </w:rPr>
              <w:t>岁及以下</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vAlign w:val="center"/>
          </w:tcPr>
          <w:p w14:paraId="696E4BF6"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vAlign w:val="center"/>
          </w:tcPr>
          <w:p w14:paraId="47651B38"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vAlign w:val="center"/>
          </w:tcPr>
          <w:p w14:paraId="0CD2210B"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vAlign w:val="center"/>
          </w:tcPr>
          <w:p w14:paraId="744A5379"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p>
        </w:tc>
        <w:tc>
          <w:tcPr>
            <w:tcW w:w="690" w:type="pct"/>
            <w:tcBorders>
              <w:top w:val="nil"/>
              <w:left w:val="nil"/>
              <w:bottom w:val="nil"/>
              <w:right w:val="nil"/>
            </w:tcBorders>
            <w:vAlign w:val="center"/>
          </w:tcPr>
          <w:p w14:paraId="627136CD"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p>
        </w:tc>
      </w:tr>
      <w:tr w:rsidR="009D5C46" w14:paraId="025D72BF" w14:textId="77777777" w:rsidTr="00F25CFE">
        <w:trPr>
          <w:gridBefore w:val="1"/>
          <w:wBefore w:w="66" w:type="pct"/>
        </w:trPr>
        <w:tc>
          <w:tcPr>
            <w:tcW w:w="1456" w:type="pct"/>
            <w:vMerge w:val="restart"/>
            <w:tcBorders>
              <w:top w:val="nil"/>
              <w:left w:val="nil"/>
              <w:right w:val="nil"/>
            </w:tcBorders>
            <w:vAlign w:val="center"/>
          </w:tcPr>
          <w:p w14:paraId="1CFDEBDB" w14:textId="12C5301D" w:rsidR="009D5C46" w:rsidRPr="009D7207" w:rsidRDefault="009D5C46" w:rsidP="009D7207">
            <w:pPr>
              <w:autoSpaceDE w:val="0"/>
              <w:autoSpaceDN w:val="0"/>
              <w:adjustRightInd w:val="0"/>
              <w:jc w:val="right"/>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21</w:t>
            </w:r>
            <w:r w:rsidRPr="009D7207">
              <w:rPr>
                <w:rFonts w:ascii="Times New Roman" w:eastAsia="宋体" w:hAnsi="Times New Roman" w:cs="Times New Roman"/>
                <w:kern w:val="0"/>
                <w:sz w:val="20"/>
                <w:szCs w:val="20"/>
              </w:rPr>
              <w:t>～</w:t>
            </w:r>
            <w:r w:rsidRPr="009D7207">
              <w:rPr>
                <w:rFonts w:ascii="Times New Roman" w:eastAsia="宋体" w:hAnsi="Times New Roman" w:cs="Times New Roman"/>
                <w:kern w:val="0"/>
                <w:sz w:val="20"/>
                <w:szCs w:val="20"/>
              </w:rPr>
              <w:t>25</w:t>
            </w:r>
            <w:r w:rsidRPr="009D7207">
              <w:rPr>
                <w:rFonts w:ascii="Times New Roman" w:eastAsia="宋体" w:hAnsi="Times New Roman" w:cs="Times New Roman"/>
                <w:kern w:val="0"/>
                <w:sz w:val="20"/>
                <w:szCs w:val="20"/>
              </w:rPr>
              <w:t>岁</w:t>
            </w:r>
          </w:p>
        </w:tc>
        <w:tc>
          <w:tcPr>
            <w:tcW w:w="697" w:type="pct"/>
            <w:tcBorders>
              <w:top w:val="nil"/>
              <w:left w:val="nil"/>
              <w:bottom w:val="nil"/>
              <w:right w:val="nil"/>
            </w:tcBorders>
            <w:vAlign w:val="center"/>
          </w:tcPr>
          <w:p w14:paraId="544DEFB9" w14:textId="77777777" w:rsidR="009D5C46" w:rsidRPr="009D7207" w:rsidRDefault="009D5C4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0.220</w:t>
            </w:r>
          </w:p>
        </w:tc>
        <w:tc>
          <w:tcPr>
            <w:tcW w:w="697" w:type="pct"/>
            <w:tcBorders>
              <w:top w:val="nil"/>
              <w:left w:val="nil"/>
              <w:bottom w:val="nil"/>
              <w:right w:val="nil"/>
            </w:tcBorders>
            <w:vAlign w:val="center"/>
          </w:tcPr>
          <w:p w14:paraId="4CF26AC4" w14:textId="77777777" w:rsidR="009D5C46" w:rsidRPr="009D7207" w:rsidRDefault="009D5C4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0.249</w:t>
            </w:r>
          </w:p>
        </w:tc>
        <w:tc>
          <w:tcPr>
            <w:tcW w:w="697" w:type="pct"/>
            <w:tcBorders>
              <w:top w:val="nil"/>
              <w:left w:val="nil"/>
              <w:bottom w:val="nil"/>
              <w:right w:val="nil"/>
            </w:tcBorders>
            <w:vAlign w:val="center"/>
          </w:tcPr>
          <w:p w14:paraId="0AF6C3E3" w14:textId="279C66CF" w:rsidR="009D5C46" w:rsidRPr="009D7207" w:rsidRDefault="009D5C4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0.25</w:t>
            </w:r>
            <w:r w:rsidR="00F119F1" w:rsidRPr="009D7207">
              <w:rPr>
                <w:rFonts w:ascii="Times New Roman" w:hAnsi="Times New Roman" w:cs="Times New Roman" w:hint="eastAsia"/>
                <w:kern w:val="0"/>
                <w:sz w:val="20"/>
                <w:szCs w:val="20"/>
              </w:rPr>
              <w:t>4</w:t>
            </w:r>
          </w:p>
        </w:tc>
        <w:tc>
          <w:tcPr>
            <w:tcW w:w="697" w:type="pct"/>
            <w:tcBorders>
              <w:top w:val="nil"/>
              <w:left w:val="nil"/>
              <w:bottom w:val="nil"/>
              <w:right w:val="nil"/>
            </w:tcBorders>
            <w:vAlign w:val="center"/>
          </w:tcPr>
          <w:p w14:paraId="37C59769" w14:textId="38B5B3DB" w:rsidR="009D5C46" w:rsidRPr="009D7207" w:rsidRDefault="009D5C4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0.24</w:t>
            </w:r>
            <w:r w:rsidR="006253C1" w:rsidRPr="009D7207">
              <w:rPr>
                <w:rFonts w:ascii="Times New Roman" w:hAnsi="Times New Roman" w:cs="Times New Roman" w:hint="eastAsia"/>
                <w:kern w:val="0"/>
                <w:sz w:val="20"/>
                <w:szCs w:val="20"/>
              </w:rPr>
              <w:t>4</w:t>
            </w:r>
          </w:p>
        </w:tc>
        <w:tc>
          <w:tcPr>
            <w:tcW w:w="690" w:type="pct"/>
            <w:tcBorders>
              <w:top w:val="nil"/>
              <w:left w:val="nil"/>
              <w:bottom w:val="nil"/>
              <w:right w:val="nil"/>
            </w:tcBorders>
            <w:vAlign w:val="center"/>
          </w:tcPr>
          <w:p w14:paraId="324E569C" w14:textId="5F36CB82" w:rsidR="009D5C46" w:rsidRPr="009D7207" w:rsidRDefault="009D5C4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0.24</w:t>
            </w:r>
            <w:r w:rsidR="005E170A" w:rsidRPr="009D7207">
              <w:rPr>
                <w:rFonts w:ascii="Times New Roman" w:hAnsi="Times New Roman" w:cs="Times New Roman" w:hint="eastAsia"/>
                <w:kern w:val="0"/>
                <w:sz w:val="20"/>
                <w:szCs w:val="20"/>
              </w:rPr>
              <w:t>0</w:t>
            </w:r>
          </w:p>
        </w:tc>
      </w:tr>
      <w:tr w:rsidR="009D5C46" w14:paraId="678C09A0" w14:textId="77777777" w:rsidTr="00F25CFE">
        <w:trPr>
          <w:gridBefore w:val="1"/>
          <w:wBefore w:w="66" w:type="pct"/>
        </w:trPr>
        <w:tc>
          <w:tcPr>
            <w:tcW w:w="1456" w:type="pct"/>
            <w:vMerge/>
            <w:tcBorders>
              <w:left w:val="nil"/>
              <w:bottom w:val="nil"/>
              <w:right w:val="nil"/>
            </w:tcBorders>
            <w:vAlign w:val="center"/>
          </w:tcPr>
          <w:p w14:paraId="5607B538" w14:textId="77777777" w:rsidR="009D5C46" w:rsidRPr="009D7207" w:rsidRDefault="009D5C46" w:rsidP="009D7207">
            <w:pPr>
              <w:autoSpaceDE w:val="0"/>
              <w:autoSpaceDN w:val="0"/>
              <w:adjustRightInd w:val="0"/>
              <w:jc w:val="right"/>
              <w:rPr>
                <w:rFonts w:ascii="Times New Roman" w:eastAsia="宋体" w:hAnsi="Times New Roman" w:cs="Times New Roman"/>
                <w:kern w:val="0"/>
                <w:sz w:val="20"/>
                <w:szCs w:val="20"/>
              </w:rPr>
            </w:pPr>
          </w:p>
        </w:tc>
        <w:tc>
          <w:tcPr>
            <w:tcW w:w="697" w:type="pct"/>
            <w:tcBorders>
              <w:top w:val="nil"/>
              <w:left w:val="nil"/>
              <w:bottom w:val="nil"/>
              <w:right w:val="nil"/>
            </w:tcBorders>
            <w:vAlign w:val="center"/>
          </w:tcPr>
          <w:p w14:paraId="00C00928" w14:textId="77777777" w:rsidR="009D5C46" w:rsidRPr="009D7207" w:rsidRDefault="009D5C4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(0.271)</w:t>
            </w:r>
          </w:p>
        </w:tc>
        <w:tc>
          <w:tcPr>
            <w:tcW w:w="697" w:type="pct"/>
            <w:tcBorders>
              <w:top w:val="nil"/>
              <w:left w:val="nil"/>
              <w:bottom w:val="nil"/>
              <w:right w:val="nil"/>
            </w:tcBorders>
            <w:vAlign w:val="center"/>
          </w:tcPr>
          <w:p w14:paraId="622BE58C" w14:textId="77777777" w:rsidR="009D5C46" w:rsidRPr="009D7207" w:rsidRDefault="009D5C4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(0.270)</w:t>
            </w:r>
          </w:p>
        </w:tc>
        <w:tc>
          <w:tcPr>
            <w:tcW w:w="697" w:type="pct"/>
            <w:tcBorders>
              <w:top w:val="nil"/>
              <w:left w:val="nil"/>
              <w:bottom w:val="nil"/>
              <w:right w:val="nil"/>
            </w:tcBorders>
            <w:vAlign w:val="center"/>
          </w:tcPr>
          <w:p w14:paraId="49121788" w14:textId="77777777" w:rsidR="009D5C46" w:rsidRPr="009D7207" w:rsidRDefault="009D5C4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(0.270)</w:t>
            </w:r>
          </w:p>
        </w:tc>
        <w:tc>
          <w:tcPr>
            <w:tcW w:w="697" w:type="pct"/>
            <w:tcBorders>
              <w:top w:val="nil"/>
              <w:left w:val="nil"/>
              <w:bottom w:val="nil"/>
              <w:right w:val="nil"/>
            </w:tcBorders>
            <w:vAlign w:val="center"/>
          </w:tcPr>
          <w:p w14:paraId="561DA262" w14:textId="77777777" w:rsidR="009D5C46" w:rsidRPr="009D7207" w:rsidRDefault="009D5C4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(0.270)</w:t>
            </w:r>
          </w:p>
        </w:tc>
        <w:tc>
          <w:tcPr>
            <w:tcW w:w="690" w:type="pct"/>
            <w:tcBorders>
              <w:top w:val="nil"/>
              <w:left w:val="nil"/>
              <w:bottom w:val="nil"/>
              <w:right w:val="nil"/>
            </w:tcBorders>
            <w:vAlign w:val="center"/>
          </w:tcPr>
          <w:p w14:paraId="49EB6B9C" w14:textId="77777777" w:rsidR="009D5C46" w:rsidRPr="009D7207" w:rsidRDefault="009D5C4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(0.271)</w:t>
            </w:r>
          </w:p>
        </w:tc>
      </w:tr>
      <w:tr w:rsidR="00227552" w14:paraId="110AF890" w14:textId="77777777" w:rsidTr="00F25CFE">
        <w:trPr>
          <w:gridBefore w:val="1"/>
          <w:wBefore w:w="66" w:type="pct"/>
        </w:trPr>
        <w:tc>
          <w:tcPr>
            <w:tcW w:w="1456" w:type="pct"/>
            <w:vMerge w:val="restart"/>
            <w:tcBorders>
              <w:top w:val="nil"/>
              <w:left w:val="nil"/>
              <w:right w:val="nil"/>
            </w:tcBorders>
            <w:vAlign w:val="center"/>
          </w:tcPr>
          <w:p w14:paraId="442C50F4" w14:textId="5D9A66AB" w:rsidR="00227552" w:rsidRPr="009D7207" w:rsidRDefault="00227552" w:rsidP="009D7207">
            <w:pPr>
              <w:autoSpaceDE w:val="0"/>
              <w:autoSpaceDN w:val="0"/>
              <w:adjustRightInd w:val="0"/>
              <w:jc w:val="right"/>
              <w:rPr>
                <w:rFonts w:ascii="Times New Roman" w:hAnsi="Times New Roman" w:cs="Times New Roman"/>
                <w:kern w:val="0"/>
                <w:sz w:val="20"/>
                <w:szCs w:val="20"/>
              </w:rPr>
            </w:pPr>
            <w:r w:rsidRPr="009D7207">
              <w:rPr>
                <w:rFonts w:ascii="Times New Roman" w:eastAsia="宋体" w:hAnsi="Times New Roman" w:cs="Times New Roman"/>
                <w:kern w:val="0"/>
                <w:sz w:val="20"/>
                <w:szCs w:val="20"/>
              </w:rPr>
              <w:t>2</w:t>
            </w:r>
            <w:r w:rsidRPr="009D7207">
              <w:rPr>
                <w:rFonts w:ascii="Times New Roman" w:eastAsia="宋体" w:hAnsi="Times New Roman" w:cs="Times New Roman" w:hint="eastAsia"/>
                <w:kern w:val="0"/>
                <w:sz w:val="20"/>
                <w:szCs w:val="20"/>
              </w:rPr>
              <w:t>6</w:t>
            </w:r>
            <w:r w:rsidRPr="009D7207">
              <w:rPr>
                <w:rFonts w:ascii="Times New Roman" w:eastAsia="宋体" w:hAnsi="Times New Roman" w:cs="Times New Roman"/>
                <w:kern w:val="0"/>
                <w:sz w:val="20"/>
                <w:szCs w:val="20"/>
              </w:rPr>
              <w:t>～</w:t>
            </w:r>
            <w:r w:rsidRPr="009D7207">
              <w:rPr>
                <w:rFonts w:ascii="Times New Roman" w:eastAsia="宋体" w:hAnsi="Times New Roman" w:cs="Times New Roman" w:hint="eastAsia"/>
                <w:kern w:val="0"/>
                <w:sz w:val="20"/>
                <w:szCs w:val="20"/>
              </w:rPr>
              <w:t>30</w:t>
            </w:r>
            <w:r w:rsidRPr="009D7207">
              <w:rPr>
                <w:rFonts w:ascii="Times New Roman" w:eastAsia="宋体" w:hAnsi="Times New Roman" w:cs="Times New Roman"/>
                <w:kern w:val="0"/>
                <w:sz w:val="20"/>
                <w:szCs w:val="20"/>
              </w:rPr>
              <w:t>岁</w:t>
            </w:r>
          </w:p>
        </w:tc>
        <w:tc>
          <w:tcPr>
            <w:tcW w:w="697" w:type="pct"/>
            <w:tcBorders>
              <w:top w:val="nil"/>
              <w:left w:val="nil"/>
              <w:bottom w:val="nil"/>
              <w:right w:val="nil"/>
            </w:tcBorders>
            <w:vAlign w:val="center"/>
          </w:tcPr>
          <w:p w14:paraId="732A7921" w14:textId="264D037F"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-0.04</w:t>
            </w:r>
            <w:r w:rsidR="00FB66D3" w:rsidRPr="009D7207">
              <w:rPr>
                <w:rFonts w:ascii="Times New Roman" w:hAnsi="Times New Roman" w:cs="Times New Roman" w:hint="eastAsia"/>
                <w:kern w:val="0"/>
                <w:sz w:val="20"/>
                <w:szCs w:val="20"/>
              </w:rPr>
              <w:t>7</w:t>
            </w:r>
          </w:p>
        </w:tc>
        <w:tc>
          <w:tcPr>
            <w:tcW w:w="697" w:type="pct"/>
            <w:tcBorders>
              <w:top w:val="nil"/>
              <w:left w:val="nil"/>
              <w:bottom w:val="nil"/>
              <w:right w:val="nil"/>
            </w:tcBorders>
            <w:vAlign w:val="center"/>
          </w:tcPr>
          <w:p w14:paraId="3F75D4AF" w14:textId="186C5AD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1A56F5" w:rsidRPr="009D7207">
              <w:rPr>
                <w:rFonts w:ascii="Times New Roman" w:hAnsi="Times New Roman" w:cs="Times New Roman" w:hint="eastAsia"/>
                <w:kern w:val="0"/>
                <w:sz w:val="20"/>
                <w:szCs w:val="20"/>
              </w:rPr>
              <w:t>13</w:t>
            </w:r>
          </w:p>
        </w:tc>
        <w:tc>
          <w:tcPr>
            <w:tcW w:w="697" w:type="pct"/>
            <w:tcBorders>
              <w:top w:val="nil"/>
              <w:left w:val="nil"/>
              <w:bottom w:val="nil"/>
              <w:right w:val="nil"/>
            </w:tcBorders>
            <w:vAlign w:val="center"/>
          </w:tcPr>
          <w:p w14:paraId="266D146B" w14:textId="7D43F5AD"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F119F1" w:rsidRPr="009D7207">
              <w:rPr>
                <w:rFonts w:ascii="Times New Roman" w:hAnsi="Times New Roman" w:cs="Times New Roman" w:hint="eastAsia"/>
                <w:kern w:val="0"/>
                <w:sz w:val="20"/>
                <w:szCs w:val="20"/>
              </w:rPr>
              <w:t>10</w:t>
            </w:r>
          </w:p>
        </w:tc>
        <w:tc>
          <w:tcPr>
            <w:tcW w:w="697" w:type="pct"/>
            <w:tcBorders>
              <w:top w:val="nil"/>
              <w:left w:val="nil"/>
              <w:bottom w:val="nil"/>
              <w:right w:val="nil"/>
            </w:tcBorders>
            <w:vAlign w:val="center"/>
          </w:tcPr>
          <w:p w14:paraId="41B5145A" w14:textId="684077E3"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6253C1" w:rsidRPr="009D7207">
              <w:rPr>
                <w:rFonts w:ascii="Times New Roman" w:hAnsi="Times New Roman" w:cs="Times New Roman" w:hint="eastAsia"/>
                <w:kern w:val="0"/>
                <w:sz w:val="20"/>
                <w:szCs w:val="20"/>
              </w:rPr>
              <w:t>24</w:t>
            </w:r>
          </w:p>
        </w:tc>
        <w:tc>
          <w:tcPr>
            <w:tcW w:w="690" w:type="pct"/>
            <w:tcBorders>
              <w:top w:val="nil"/>
              <w:left w:val="nil"/>
              <w:bottom w:val="nil"/>
              <w:right w:val="nil"/>
            </w:tcBorders>
            <w:vAlign w:val="center"/>
          </w:tcPr>
          <w:p w14:paraId="5ADAA579" w14:textId="0D08ADB0"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5E170A" w:rsidRPr="009D7207">
              <w:rPr>
                <w:rFonts w:ascii="Times New Roman" w:hAnsi="Times New Roman" w:cs="Times New Roman" w:hint="eastAsia"/>
                <w:kern w:val="0"/>
                <w:sz w:val="20"/>
                <w:szCs w:val="20"/>
              </w:rPr>
              <w:t>23</w:t>
            </w:r>
          </w:p>
        </w:tc>
      </w:tr>
      <w:tr w:rsidR="00227552" w14:paraId="39859B11" w14:textId="77777777" w:rsidTr="00F25CFE">
        <w:trPr>
          <w:gridBefore w:val="1"/>
          <w:wBefore w:w="66" w:type="pct"/>
        </w:trPr>
        <w:tc>
          <w:tcPr>
            <w:tcW w:w="1456" w:type="pct"/>
            <w:vMerge/>
            <w:tcBorders>
              <w:left w:val="nil"/>
              <w:bottom w:val="nil"/>
              <w:right w:val="nil"/>
            </w:tcBorders>
            <w:vAlign w:val="center"/>
          </w:tcPr>
          <w:p w14:paraId="6CEE6B7A" w14:textId="77777777" w:rsidR="00227552" w:rsidRPr="009D7207" w:rsidRDefault="00227552" w:rsidP="009D7207">
            <w:pPr>
              <w:autoSpaceDE w:val="0"/>
              <w:autoSpaceDN w:val="0"/>
              <w:adjustRightInd w:val="0"/>
              <w:jc w:val="right"/>
              <w:rPr>
                <w:rFonts w:ascii="Times New Roman" w:hAnsi="Times New Roman" w:cs="Times New Roman"/>
                <w:kern w:val="0"/>
                <w:sz w:val="20"/>
                <w:szCs w:val="20"/>
              </w:rPr>
            </w:pPr>
          </w:p>
        </w:tc>
        <w:tc>
          <w:tcPr>
            <w:tcW w:w="697" w:type="pct"/>
            <w:tcBorders>
              <w:top w:val="nil"/>
              <w:left w:val="nil"/>
              <w:bottom w:val="nil"/>
              <w:right w:val="nil"/>
            </w:tcBorders>
            <w:vAlign w:val="center"/>
          </w:tcPr>
          <w:p w14:paraId="119E05E2" w14:textId="5B2368C5"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(0.26</w:t>
            </w:r>
            <w:r w:rsidR="00FB66D3" w:rsidRPr="009D7207">
              <w:rPr>
                <w:rFonts w:ascii="Times New Roman" w:hAnsi="Times New Roman" w:cs="Times New Roman" w:hint="eastAsia"/>
                <w:kern w:val="0"/>
                <w:sz w:val="20"/>
                <w:szCs w:val="20"/>
              </w:rPr>
              <w:t>9</w:t>
            </w:r>
            <w:r w:rsidRPr="009D7207">
              <w:rPr>
                <w:rFonts w:ascii="Times New Roman" w:hAnsi="Times New Roman" w:cs="Times New Roman"/>
                <w:kern w:val="0"/>
                <w:sz w:val="20"/>
                <w:szCs w:val="20"/>
              </w:rPr>
              <w:t>)</w:t>
            </w:r>
          </w:p>
        </w:tc>
        <w:tc>
          <w:tcPr>
            <w:tcW w:w="697" w:type="pct"/>
            <w:tcBorders>
              <w:top w:val="nil"/>
              <w:left w:val="nil"/>
              <w:bottom w:val="nil"/>
              <w:right w:val="nil"/>
            </w:tcBorders>
            <w:vAlign w:val="center"/>
          </w:tcPr>
          <w:p w14:paraId="76546B6A"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(0.267)</w:t>
            </w:r>
          </w:p>
        </w:tc>
        <w:tc>
          <w:tcPr>
            <w:tcW w:w="697" w:type="pct"/>
            <w:tcBorders>
              <w:top w:val="nil"/>
              <w:left w:val="nil"/>
              <w:bottom w:val="nil"/>
              <w:right w:val="nil"/>
            </w:tcBorders>
            <w:vAlign w:val="center"/>
          </w:tcPr>
          <w:p w14:paraId="1FA9CA2E"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(0.267)</w:t>
            </w:r>
          </w:p>
        </w:tc>
        <w:tc>
          <w:tcPr>
            <w:tcW w:w="697" w:type="pct"/>
            <w:tcBorders>
              <w:top w:val="nil"/>
              <w:left w:val="nil"/>
              <w:bottom w:val="nil"/>
              <w:right w:val="nil"/>
            </w:tcBorders>
            <w:vAlign w:val="center"/>
          </w:tcPr>
          <w:p w14:paraId="4FBE062D"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(0.268)</w:t>
            </w:r>
          </w:p>
        </w:tc>
        <w:tc>
          <w:tcPr>
            <w:tcW w:w="690" w:type="pct"/>
            <w:tcBorders>
              <w:top w:val="nil"/>
              <w:left w:val="nil"/>
              <w:bottom w:val="nil"/>
              <w:right w:val="nil"/>
            </w:tcBorders>
            <w:vAlign w:val="center"/>
          </w:tcPr>
          <w:p w14:paraId="47FFC06B"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(0.268)</w:t>
            </w:r>
          </w:p>
        </w:tc>
      </w:tr>
      <w:tr w:rsidR="00227552" w14:paraId="7BBD377E" w14:textId="77777777" w:rsidTr="00F25CFE">
        <w:trPr>
          <w:gridBefore w:val="1"/>
          <w:wBefore w:w="66" w:type="pct"/>
        </w:trPr>
        <w:tc>
          <w:tcPr>
            <w:tcW w:w="1456" w:type="pct"/>
            <w:vMerge w:val="restart"/>
            <w:tcBorders>
              <w:top w:val="nil"/>
              <w:left w:val="nil"/>
              <w:right w:val="nil"/>
            </w:tcBorders>
            <w:vAlign w:val="center"/>
          </w:tcPr>
          <w:p w14:paraId="42A21982" w14:textId="7A6197FA" w:rsidR="00227552" w:rsidRPr="009D7207" w:rsidRDefault="00227552" w:rsidP="009D7207">
            <w:pPr>
              <w:autoSpaceDE w:val="0"/>
              <w:autoSpaceDN w:val="0"/>
              <w:adjustRightInd w:val="0"/>
              <w:jc w:val="right"/>
              <w:rPr>
                <w:rFonts w:ascii="Times New Roman" w:hAnsi="Times New Roman" w:cs="Times New Roman"/>
                <w:kern w:val="0"/>
                <w:sz w:val="20"/>
                <w:szCs w:val="20"/>
              </w:rPr>
            </w:pPr>
            <w:r w:rsidRPr="009D7207">
              <w:rPr>
                <w:rFonts w:ascii="Times New Roman" w:eastAsia="宋体" w:hAnsi="Times New Roman" w:cs="Times New Roman" w:hint="eastAsia"/>
                <w:kern w:val="0"/>
                <w:sz w:val="20"/>
                <w:szCs w:val="20"/>
              </w:rPr>
              <w:t>3</w:t>
            </w:r>
            <w:r w:rsidRPr="009D7207">
              <w:rPr>
                <w:rFonts w:ascii="Times New Roman" w:eastAsia="宋体" w:hAnsi="Times New Roman" w:cs="Times New Roman"/>
                <w:kern w:val="0"/>
                <w:sz w:val="20"/>
                <w:szCs w:val="20"/>
              </w:rPr>
              <w:t>1</w:t>
            </w:r>
            <w:r w:rsidRPr="009D7207">
              <w:rPr>
                <w:rFonts w:ascii="Times New Roman" w:eastAsia="宋体" w:hAnsi="Times New Roman" w:cs="Times New Roman"/>
                <w:kern w:val="0"/>
                <w:sz w:val="20"/>
                <w:szCs w:val="20"/>
              </w:rPr>
              <w:t>～</w:t>
            </w:r>
            <w:r w:rsidRPr="009D7207">
              <w:rPr>
                <w:rFonts w:ascii="Times New Roman" w:eastAsia="宋体" w:hAnsi="Times New Roman" w:cs="Times New Roman" w:hint="eastAsia"/>
                <w:kern w:val="0"/>
                <w:sz w:val="20"/>
                <w:szCs w:val="20"/>
              </w:rPr>
              <w:t>3</w:t>
            </w:r>
            <w:r w:rsidRPr="009D7207">
              <w:rPr>
                <w:rFonts w:ascii="Times New Roman" w:eastAsia="宋体" w:hAnsi="Times New Roman" w:cs="Times New Roman"/>
                <w:kern w:val="0"/>
                <w:sz w:val="20"/>
                <w:szCs w:val="20"/>
              </w:rPr>
              <w:t>5</w:t>
            </w:r>
            <w:r w:rsidRPr="009D7207">
              <w:rPr>
                <w:rFonts w:ascii="Times New Roman" w:eastAsia="宋体" w:hAnsi="Times New Roman" w:cs="Times New Roman"/>
                <w:kern w:val="0"/>
                <w:sz w:val="20"/>
                <w:szCs w:val="20"/>
              </w:rPr>
              <w:t>岁</w:t>
            </w:r>
          </w:p>
        </w:tc>
        <w:tc>
          <w:tcPr>
            <w:tcW w:w="697" w:type="pct"/>
            <w:tcBorders>
              <w:top w:val="nil"/>
              <w:left w:val="nil"/>
              <w:bottom w:val="nil"/>
              <w:right w:val="nil"/>
            </w:tcBorders>
            <w:vAlign w:val="center"/>
          </w:tcPr>
          <w:p w14:paraId="5FB95F0D" w14:textId="2499624F"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C04D4D" w:rsidRPr="009D7207">
              <w:rPr>
                <w:rFonts w:ascii="Times New Roman" w:hAnsi="Times New Roman" w:cs="Times New Roman" w:hint="eastAsia"/>
                <w:kern w:val="0"/>
                <w:sz w:val="20"/>
                <w:szCs w:val="20"/>
              </w:rPr>
              <w:t>56</w:t>
            </w:r>
          </w:p>
        </w:tc>
        <w:tc>
          <w:tcPr>
            <w:tcW w:w="697" w:type="pct"/>
            <w:tcBorders>
              <w:top w:val="nil"/>
              <w:left w:val="nil"/>
              <w:bottom w:val="nil"/>
              <w:right w:val="nil"/>
            </w:tcBorders>
            <w:vAlign w:val="center"/>
          </w:tcPr>
          <w:p w14:paraId="658052DB" w14:textId="57DE8A42"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1A56F5" w:rsidRPr="009D7207">
              <w:rPr>
                <w:rFonts w:ascii="Times New Roman" w:hAnsi="Times New Roman" w:cs="Times New Roman" w:hint="eastAsia"/>
                <w:kern w:val="0"/>
                <w:sz w:val="20"/>
                <w:szCs w:val="20"/>
              </w:rPr>
              <w:t>25</w:t>
            </w:r>
          </w:p>
        </w:tc>
        <w:tc>
          <w:tcPr>
            <w:tcW w:w="697" w:type="pct"/>
            <w:tcBorders>
              <w:top w:val="nil"/>
              <w:left w:val="nil"/>
              <w:bottom w:val="nil"/>
              <w:right w:val="nil"/>
            </w:tcBorders>
            <w:vAlign w:val="center"/>
          </w:tcPr>
          <w:p w14:paraId="06F7934C" w14:textId="14151DE3"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F119F1" w:rsidRPr="009D7207">
              <w:rPr>
                <w:rFonts w:ascii="Times New Roman" w:hAnsi="Times New Roman" w:cs="Times New Roman" w:hint="eastAsia"/>
                <w:kern w:val="0"/>
                <w:sz w:val="20"/>
                <w:szCs w:val="20"/>
              </w:rPr>
              <w:t>21</w:t>
            </w:r>
          </w:p>
        </w:tc>
        <w:tc>
          <w:tcPr>
            <w:tcW w:w="697" w:type="pct"/>
            <w:tcBorders>
              <w:top w:val="nil"/>
              <w:left w:val="nil"/>
              <w:bottom w:val="nil"/>
              <w:right w:val="nil"/>
            </w:tcBorders>
            <w:vAlign w:val="center"/>
          </w:tcPr>
          <w:p w14:paraId="62DA8820" w14:textId="65682AFD"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6253C1" w:rsidRPr="009D7207">
              <w:rPr>
                <w:rFonts w:ascii="Times New Roman" w:hAnsi="Times New Roman" w:cs="Times New Roman" w:hint="eastAsia"/>
                <w:kern w:val="0"/>
                <w:sz w:val="20"/>
                <w:szCs w:val="20"/>
              </w:rPr>
              <w:t>32</w:t>
            </w:r>
          </w:p>
        </w:tc>
        <w:tc>
          <w:tcPr>
            <w:tcW w:w="690" w:type="pct"/>
            <w:tcBorders>
              <w:top w:val="nil"/>
              <w:left w:val="nil"/>
              <w:bottom w:val="nil"/>
              <w:right w:val="nil"/>
            </w:tcBorders>
            <w:vAlign w:val="center"/>
          </w:tcPr>
          <w:p w14:paraId="74A51255" w14:textId="5C2E5671"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5E170A" w:rsidRPr="009D7207">
              <w:rPr>
                <w:rFonts w:ascii="Times New Roman" w:hAnsi="Times New Roman" w:cs="Times New Roman" w:hint="eastAsia"/>
                <w:kern w:val="0"/>
                <w:sz w:val="20"/>
                <w:szCs w:val="20"/>
              </w:rPr>
              <w:t>33</w:t>
            </w:r>
          </w:p>
        </w:tc>
      </w:tr>
      <w:tr w:rsidR="00227552" w14:paraId="05EB6A14" w14:textId="77777777" w:rsidTr="00F25CFE">
        <w:trPr>
          <w:gridBefore w:val="1"/>
          <w:wBefore w:w="66" w:type="pct"/>
        </w:trPr>
        <w:tc>
          <w:tcPr>
            <w:tcW w:w="1456" w:type="pct"/>
            <w:vMerge/>
            <w:tcBorders>
              <w:left w:val="nil"/>
              <w:bottom w:val="nil"/>
              <w:right w:val="nil"/>
            </w:tcBorders>
            <w:vAlign w:val="center"/>
          </w:tcPr>
          <w:p w14:paraId="2506DD47" w14:textId="77777777" w:rsidR="00227552" w:rsidRPr="009D7207" w:rsidRDefault="00227552" w:rsidP="009D7207">
            <w:pPr>
              <w:autoSpaceDE w:val="0"/>
              <w:autoSpaceDN w:val="0"/>
              <w:adjustRightInd w:val="0"/>
              <w:jc w:val="right"/>
              <w:rPr>
                <w:rFonts w:ascii="Times New Roman" w:hAnsi="Times New Roman" w:cs="Times New Roman"/>
                <w:kern w:val="0"/>
                <w:sz w:val="20"/>
                <w:szCs w:val="20"/>
              </w:rPr>
            </w:pPr>
          </w:p>
        </w:tc>
        <w:tc>
          <w:tcPr>
            <w:tcW w:w="697" w:type="pct"/>
            <w:tcBorders>
              <w:top w:val="nil"/>
              <w:left w:val="nil"/>
              <w:bottom w:val="nil"/>
              <w:right w:val="nil"/>
            </w:tcBorders>
            <w:vAlign w:val="center"/>
          </w:tcPr>
          <w:p w14:paraId="1363B40E"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(0.272)</w:t>
            </w:r>
          </w:p>
        </w:tc>
        <w:tc>
          <w:tcPr>
            <w:tcW w:w="697" w:type="pct"/>
            <w:tcBorders>
              <w:top w:val="nil"/>
              <w:left w:val="nil"/>
              <w:bottom w:val="nil"/>
              <w:right w:val="nil"/>
            </w:tcBorders>
            <w:vAlign w:val="center"/>
          </w:tcPr>
          <w:p w14:paraId="72FF2698" w14:textId="14F9057E"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w:t>
            </w:r>
            <w:r w:rsidR="001A56F5"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rPr>
              <w:t>)</w:t>
            </w:r>
          </w:p>
        </w:tc>
        <w:tc>
          <w:tcPr>
            <w:tcW w:w="697" w:type="pct"/>
            <w:tcBorders>
              <w:top w:val="nil"/>
              <w:left w:val="nil"/>
              <w:bottom w:val="nil"/>
              <w:right w:val="nil"/>
            </w:tcBorders>
            <w:vAlign w:val="center"/>
          </w:tcPr>
          <w:p w14:paraId="4178872F"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(0.271)</w:t>
            </w:r>
          </w:p>
        </w:tc>
        <w:tc>
          <w:tcPr>
            <w:tcW w:w="697" w:type="pct"/>
            <w:tcBorders>
              <w:top w:val="nil"/>
              <w:left w:val="nil"/>
              <w:bottom w:val="nil"/>
              <w:right w:val="nil"/>
            </w:tcBorders>
            <w:vAlign w:val="center"/>
          </w:tcPr>
          <w:p w14:paraId="47E6FA8E"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(0.271)</w:t>
            </w:r>
          </w:p>
        </w:tc>
        <w:tc>
          <w:tcPr>
            <w:tcW w:w="690" w:type="pct"/>
            <w:tcBorders>
              <w:top w:val="nil"/>
              <w:left w:val="nil"/>
              <w:bottom w:val="nil"/>
              <w:right w:val="nil"/>
            </w:tcBorders>
            <w:vAlign w:val="center"/>
          </w:tcPr>
          <w:p w14:paraId="0326E352"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(0.272)</w:t>
            </w:r>
          </w:p>
        </w:tc>
      </w:tr>
      <w:tr w:rsidR="00227552" w14:paraId="357630A6" w14:textId="77777777" w:rsidTr="00F25CFE">
        <w:trPr>
          <w:gridBefore w:val="1"/>
          <w:wBefore w:w="66" w:type="pct"/>
        </w:trPr>
        <w:tc>
          <w:tcPr>
            <w:tcW w:w="1456" w:type="pct"/>
            <w:vMerge w:val="restart"/>
            <w:tcBorders>
              <w:top w:val="nil"/>
              <w:left w:val="nil"/>
              <w:right w:val="nil"/>
            </w:tcBorders>
            <w:vAlign w:val="center"/>
          </w:tcPr>
          <w:p w14:paraId="6A668F70" w14:textId="5216993E" w:rsidR="00227552" w:rsidRPr="009D7207" w:rsidRDefault="00227552" w:rsidP="009D7207">
            <w:pPr>
              <w:autoSpaceDE w:val="0"/>
              <w:autoSpaceDN w:val="0"/>
              <w:adjustRightInd w:val="0"/>
              <w:jc w:val="right"/>
              <w:rPr>
                <w:rFonts w:ascii="Times New Roman" w:hAnsi="Times New Roman" w:cs="Times New Roman"/>
                <w:kern w:val="0"/>
                <w:sz w:val="20"/>
                <w:szCs w:val="20"/>
              </w:rPr>
            </w:pPr>
            <w:r w:rsidRPr="009D7207">
              <w:rPr>
                <w:rFonts w:ascii="Times New Roman" w:eastAsia="宋体" w:hAnsi="Times New Roman" w:cs="Times New Roman" w:hint="eastAsia"/>
                <w:kern w:val="0"/>
                <w:sz w:val="20"/>
                <w:szCs w:val="20"/>
              </w:rPr>
              <w:t>36</w:t>
            </w:r>
            <w:r w:rsidRPr="009D7207">
              <w:rPr>
                <w:rFonts w:ascii="Times New Roman" w:eastAsia="宋体" w:hAnsi="Times New Roman" w:cs="Times New Roman"/>
                <w:kern w:val="0"/>
                <w:sz w:val="20"/>
                <w:szCs w:val="20"/>
              </w:rPr>
              <w:t>～</w:t>
            </w:r>
            <w:r w:rsidRPr="009D7207">
              <w:rPr>
                <w:rFonts w:ascii="Times New Roman" w:eastAsia="宋体" w:hAnsi="Times New Roman" w:cs="Times New Roman" w:hint="eastAsia"/>
                <w:kern w:val="0"/>
                <w:sz w:val="20"/>
                <w:szCs w:val="20"/>
              </w:rPr>
              <w:t>40</w:t>
            </w:r>
            <w:r w:rsidRPr="009D7207">
              <w:rPr>
                <w:rFonts w:ascii="Times New Roman" w:eastAsia="宋体" w:hAnsi="Times New Roman" w:cs="Times New Roman"/>
                <w:kern w:val="0"/>
                <w:sz w:val="20"/>
                <w:szCs w:val="20"/>
              </w:rPr>
              <w:t>岁</w:t>
            </w:r>
          </w:p>
        </w:tc>
        <w:tc>
          <w:tcPr>
            <w:tcW w:w="697" w:type="pct"/>
            <w:tcBorders>
              <w:top w:val="nil"/>
              <w:left w:val="nil"/>
              <w:bottom w:val="nil"/>
              <w:right w:val="nil"/>
            </w:tcBorders>
            <w:vAlign w:val="center"/>
          </w:tcPr>
          <w:p w14:paraId="7B99A9FB" w14:textId="45E6B7F8"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E7216D" w:rsidRPr="009D7207">
              <w:rPr>
                <w:rFonts w:ascii="Times New Roman" w:hAnsi="Times New Roman" w:cs="Times New Roman" w:hint="eastAsia"/>
                <w:kern w:val="0"/>
                <w:sz w:val="20"/>
                <w:szCs w:val="20"/>
              </w:rPr>
              <w:t>35</w:t>
            </w:r>
          </w:p>
        </w:tc>
        <w:tc>
          <w:tcPr>
            <w:tcW w:w="697" w:type="pct"/>
            <w:tcBorders>
              <w:top w:val="nil"/>
              <w:left w:val="nil"/>
              <w:bottom w:val="nil"/>
              <w:right w:val="nil"/>
            </w:tcBorders>
            <w:vAlign w:val="center"/>
          </w:tcPr>
          <w:p w14:paraId="511AEA68" w14:textId="36FB8D8B"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1A56F5" w:rsidRPr="009D7207">
              <w:rPr>
                <w:rFonts w:ascii="Times New Roman" w:hAnsi="Times New Roman" w:cs="Times New Roman" w:hint="eastAsia"/>
                <w:kern w:val="0"/>
                <w:sz w:val="20"/>
                <w:szCs w:val="20"/>
              </w:rPr>
              <w:t>65</w:t>
            </w:r>
          </w:p>
        </w:tc>
        <w:tc>
          <w:tcPr>
            <w:tcW w:w="697" w:type="pct"/>
            <w:tcBorders>
              <w:top w:val="nil"/>
              <w:left w:val="nil"/>
              <w:bottom w:val="nil"/>
              <w:right w:val="nil"/>
            </w:tcBorders>
            <w:vAlign w:val="center"/>
          </w:tcPr>
          <w:p w14:paraId="109F8B19" w14:textId="22623DC9"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F119F1" w:rsidRPr="009D7207">
              <w:rPr>
                <w:rFonts w:ascii="Times New Roman" w:hAnsi="Times New Roman" w:cs="Times New Roman" w:hint="eastAsia"/>
                <w:kern w:val="0"/>
                <w:sz w:val="20"/>
                <w:szCs w:val="20"/>
              </w:rPr>
              <w:t>75</w:t>
            </w:r>
          </w:p>
        </w:tc>
        <w:tc>
          <w:tcPr>
            <w:tcW w:w="697" w:type="pct"/>
            <w:tcBorders>
              <w:top w:val="nil"/>
              <w:left w:val="nil"/>
              <w:bottom w:val="nil"/>
              <w:right w:val="nil"/>
            </w:tcBorders>
            <w:vAlign w:val="center"/>
          </w:tcPr>
          <w:p w14:paraId="53A80676" w14:textId="31636D7A"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6253C1" w:rsidRPr="009D7207">
              <w:rPr>
                <w:rFonts w:ascii="Times New Roman" w:hAnsi="Times New Roman" w:cs="Times New Roman" w:hint="eastAsia"/>
                <w:kern w:val="0"/>
                <w:sz w:val="20"/>
                <w:szCs w:val="20"/>
              </w:rPr>
              <w:t>65</w:t>
            </w:r>
          </w:p>
        </w:tc>
        <w:tc>
          <w:tcPr>
            <w:tcW w:w="690" w:type="pct"/>
            <w:tcBorders>
              <w:top w:val="nil"/>
              <w:left w:val="nil"/>
              <w:bottom w:val="nil"/>
              <w:right w:val="nil"/>
            </w:tcBorders>
            <w:vAlign w:val="center"/>
          </w:tcPr>
          <w:p w14:paraId="700CC889" w14:textId="71E36BBA"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5E170A" w:rsidRPr="009D7207">
              <w:rPr>
                <w:rFonts w:ascii="Times New Roman" w:hAnsi="Times New Roman" w:cs="Times New Roman" w:hint="eastAsia"/>
                <w:kern w:val="0"/>
                <w:sz w:val="20"/>
                <w:szCs w:val="20"/>
              </w:rPr>
              <w:t>65</w:t>
            </w:r>
          </w:p>
        </w:tc>
      </w:tr>
      <w:tr w:rsidR="00227552" w14:paraId="367D0824" w14:textId="77777777" w:rsidTr="00F25CFE">
        <w:trPr>
          <w:gridBefore w:val="1"/>
          <w:wBefore w:w="66" w:type="pct"/>
        </w:trPr>
        <w:tc>
          <w:tcPr>
            <w:tcW w:w="1456" w:type="pct"/>
            <w:vMerge/>
            <w:tcBorders>
              <w:left w:val="nil"/>
              <w:bottom w:val="nil"/>
              <w:right w:val="nil"/>
            </w:tcBorders>
            <w:vAlign w:val="center"/>
          </w:tcPr>
          <w:p w14:paraId="123513F8" w14:textId="77777777" w:rsidR="00227552" w:rsidRPr="009D7207" w:rsidRDefault="00227552" w:rsidP="009D7207">
            <w:pPr>
              <w:autoSpaceDE w:val="0"/>
              <w:autoSpaceDN w:val="0"/>
              <w:adjustRightInd w:val="0"/>
              <w:jc w:val="right"/>
              <w:rPr>
                <w:rFonts w:ascii="Times New Roman" w:hAnsi="Times New Roman" w:cs="Times New Roman"/>
                <w:kern w:val="0"/>
                <w:sz w:val="20"/>
                <w:szCs w:val="20"/>
              </w:rPr>
            </w:pPr>
          </w:p>
        </w:tc>
        <w:tc>
          <w:tcPr>
            <w:tcW w:w="697" w:type="pct"/>
            <w:tcBorders>
              <w:top w:val="nil"/>
              <w:left w:val="nil"/>
              <w:bottom w:val="nil"/>
              <w:right w:val="nil"/>
            </w:tcBorders>
            <w:vAlign w:val="center"/>
          </w:tcPr>
          <w:p w14:paraId="194BC565" w14:textId="2B758CD2"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w:t>
            </w:r>
            <w:r w:rsidR="00E7216D" w:rsidRPr="009D7207">
              <w:rPr>
                <w:rFonts w:ascii="Times New Roman" w:hAnsi="Times New Roman" w:cs="Times New Roman" w:hint="eastAsia"/>
                <w:kern w:val="0"/>
                <w:sz w:val="20"/>
                <w:szCs w:val="20"/>
              </w:rPr>
              <w:t>9</w:t>
            </w:r>
            <w:r w:rsidRPr="009D7207">
              <w:rPr>
                <w:rFonts w:ascii="Times New Roman" w:hAnsi="Times New Roman" w:cs="Times New Roman"/>
                <w:kern w:val="0"/>
                <w:sz w:val="20"/>
                <w:szCs w:val="20"/>
              </w:rPr>
              <w:t>)</w:t>
            </w:r>
          </w:p>
        </w:tc>
        <w:tc>
          <w:tcPr>
            <w:tcW w:w="697" w:type="pct"/>
            <w:tcBorders>
              <w:top w:val="nil"/>
              <w:left w:val="nil"/>
              <w:bottom w:val="nil"/>
              <w:right w:val="nil"/>
            </w:tcBorders>
            <w:vAlign w:val="center"/>
          </w:tcPr>
          <w:p w14:paraId="0AE0854B"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(0.277)</w:t>
            </w:r>
          </w:p>
        </w:tc>
        <w:tc>
          <w:tcPr>
            <w:tcW w:w="697" w:type="pct"/>
            <w:tcBorders>
              <w:top w:val="nil"/>
              <w:left w:val="nil"/>
              <w:bottom w:val="nil"/>
              <w:right w:val="nil"/>
            </w:tcBorders>
            <w:vAlign w:val="center"/>
          </w:tcPr>
          <w:p w14:paraId="62663A4D" w14:textId="5EE81E9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w:t>
            </w:r>
            <w:r w:rsidR="00F119F1"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rPr>
              <w:t>)</w:t>
            </w:r>
          </w:p>
        </w:tc>
        <w:tc>
          <w:tcPr>
            <w:tcW w:w="697" w:type="pct"/>
            <w:tcBorders>
              <w:top w:val="nil"/>
              <w:left w:val="nil"/>
              <w:bottom w:val="nil"/>
              <w:right w:val="nil"/>
            </w:tcBorders>
            <w:vAlign w:val="center"/>
          </w:tcPr>
          <w:p w14:paraId="06D794B0"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(0.278)</w:t>
            </w:r>
          </w:p>
        </w:tc>
        <w:tc>
          <w:tcPr>
            <w:tcW w:w="690" w:type="pct"/>
            <w:tcBorders>
              <w:top w:val="nil"/>
              <w:left w:val="nil"/>
              <w:bottom w:val="nil"/>
              <w:right w:val="nil"/>
            </w:tcBorders>
            <w:vAlign w:val="center"/>
          </w:tcPr>
          <w:p w14:paraId="176FC8F4"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(0.278)</w:t>
            </w:r>
          </w:p>
        </w:tc>
      </w:tr>
      <w:tr w:rsidR="00227552" w14:paraId="65BED1C8" w14:textId="77777777" w:rsidTr="00F25CFE">
        <w:trPr>
          <w:gridBefore w:val="1"/>
          <w:wBefore w:w="66" w:type="pct"/>
        </w:trPr>
        <w:tc>
          <w:tcPr>
            <w:tcW w:w="1456" w:type="pct"/>
            <w:vMerge w:val="restart"/>
            <w:tcBorders>
              <w:top w:val="nil"/>
              <w:left w:val="nil"/>
              <w:right w:val="nil"/>
            </w:tcBorders>
            <w:vAlign w:val="center"/>
          </w:tcPr>
          <w:p w14:paraId="20A6F87B" w14:textId="6FB33369" w:rsidR="00227552" w:rsidRPr="009D7207" w:rsidRDefault="00227552" w:rsidP="009D7207">
            <w:pPr>
              <w:autoSpaceDE w:val="0"/>
              <w:autoSpaceDN w:val="0"/>
              <w:adjustRightInd w:val="0"/>
              <w:jc w:val="right"/>
              <w:rPr>
                <w:rFonts w:ascii="Times New Roman" w:hAnsi="Times New Roman" w:cs="Times New Roman"/>
                <w:kern w:val="0"/>
                <w:sz w:val="20"/>
                <w:szCs w:val="20"/>
              </w:rPr>
            </w:pPr>
            <w:r w:rsidRPr="009D7207">
              <w:rPr>
                <w:rFonts w:ascii="Times New Roman" w:eastAsia="宋体" w:hAnsi="Times New Roman" w:cs="Times New Roman" w:hint="eastAsia"/>
                <w:kern w:val="0"/>
                <w:sz w:val="20"/>
                <w:szCs w:val="20"/>
              </w:rPr>
              <w:lastRenderedPageBreak/>
              <w:t>4</w:t>
            </w:r>
            <w:r w:rsidRPr="009D7207">
              <w:rPr>
                <w:rFonts w:ascii="Times New Roman" w:eastAsia="宋体" w:hAnsi="Times New Roman" w:cs="Times New Roman"/>
                <w:kern w:val="0"/>
                <w:sz w:val="20"/>
                <w:szCs w:val="20"/>
              </w:rPr>
              <w:t>1</w:t>
            </w:r>
            <w:r w:rsidRPr="009D7207">
              <w:rPr>
                <w:rFonts w:ascii="Times New Roman" w:eastAsia="宋体" w:hAnsi="Times New Roman" w:cs="Times New Roman"/>
                <w:kern w:val="0"/>
                <w:sz w:val="20"/>
                <w:szCs w:val="20"/>
              </w:rPr>
              <w:t>～</w:t>
            </w:r>
            <w:r w:rsidRPr="009D7207">
              <w:rPr>
                <w:rFonts w:ascii="Times New Roman" w:eastAsia="宋体" w:hAnsi="Times New Roman" w:cs="Times New Roman" w:hint="eastAsia"/>
                <w:kern w:val="0"/>
                <w:sz w:val="20"/>
                <w:szCs w:val="20"/>
              </w:rPr>
              <w:t>4</w:t>
            </w:r>
            <w:r w:rsidRPr="009D7207">
              <w:rPr>
                <w:rFonts w:ascii="Times New Roman" w:eastAsia="宋体" w:hAnsi="Times New Roman" w:cs="Times New Roman"/>
                <w:kern w:val="0"/>
                <w:sz w:val="20"/>
                <w:szCs w:val="20"/>
              </w:rPr>
              <w:t>5</w:t>
            </w:r>
            <w:r w:rsidRPr="009D7207">
              <w:rPr>
                <w:rFonts w:ascii="Times New Roman" w:eastAsia="宋体" w:hAnsi="Times New Roman" w:cs="Times New Roman"/>
                <w:kern w:val="0"/>
                <w:sz w:val="20"/>
                <w:szCs w:val="20"/>
              </w:rPr>
              <w:t>岁</w:t>
            </w:r>
          </w:p>
        </w:tc>
        <w:tc>
          <w:tcPr>
            <w:tcW w:w="697" w:type="pct"/>
            <w:tcBorders>
              <w:top w:val="nil"/>
              <w:left w:val="nil"/>
              <w:bottom w:val="nil"/>
              <w:right w:val="nil"/>
            </w:tcBorders>
            <w:vAlign w:val="center"/>
          </w:tcPr>
          <w:p w14:paraId="4097398F" w14:textId="01B2EA40"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E7216D" w:rsidRPr="009D7207">
              <w:rPr>
                <w:rFonts w:ascii="Times New Roman" w:hAnsi="Times New Roman" w:cs="Times New Roman" w:hint="eastAsia"/>
                <w:kern w:val="0"/>
                <w:sz w:val="20"/>
                <w:szCs w:val="20"/>
              </w:rPr>
              <w:t>42</w:t>
            </w:r>
          </w:p>
        </w:tc>
        <w:tc>
          <w:tcPr>
            <w:tcW w:w="697" w:type="pct"/>
            <w:tcBorders>
              <w:top w:val="nil"/>
              <w:left w:val="nil"/>
              <w:bottom w:val="nil"/>
              <w:right w:val="nil"/>
            </w:tcBorders>
            <w:vAlign w:val="center"/>
          </w:tcPr>
          <w:p w14:paraId="0488099B" w14:textId="09B92F6F"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1A56F5" w:rsidRPr="009D7207">
              <w:rPr>
                <w:rFonts w:ascii="Times New Roman" w:hAnsi="Times New Roman" w:cs="Times New Roman" w:hint="eastAsia"/>
                <w:kern w:val="0"/>
                <w:sz w:val="20"/>
                <w:szCs w:val="20"/>
              </w:rPr>
              <w:t>64</w:t>
            </w:r>
          </w:p>
        </w:tc>
        <w:tc>
          <w:tcPr>
            <w:tcW w:w="697" w:type="pct"/>
            <w:tcBorders>
              <w:top w:val="nil"/>
              <w:left w:val="nil"/>
              <w:bottom w:val="nil"/>
              <w:right w:val="nil"/>
            </w:tcBorders>
            <w:vAlign w:val="center"/>
          </w:tcPr>
          <w:p w14:paraId="71E52CF0" w14:textId="7D9EB330"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F119F1" w:rsidRPr="009D7207">
              <w:rPr>
                <w:rFonts w:ascii="Times New Roman" w:hAnsi="Times New Roman" w:cs="Times New Roman" w:hint="eastAsia"/>
                <w:kern w:val="0"/>
                <w:sz w:val="20"/>
                <w:szCs w:val="20"/>
              </w:rPr>
              <w:t>74</w:t>
            </w:r>
          </w:p>
        </w:tc>
        <w:tc>
          <w:tcPr>
            <w:tcW w:w="697" w:type="pct"/>
            <w:tcBorders>
              <w:top w:val="nil"/>
              <w:left w:val="nil"/>
              <w:bottom w:val="nil"/>
              <w:right w:val="nil"/>
            </w:tcBorders>
            <w:vAlign w:val="center"/>
          </w:tcPr>
          <w:p w14:paraId="7FF9E4C6" w14:textId="757FE002"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6253C1" w:rsidRPr="009D7207">
              <w:rPr>
                <w:rFonts w:ascii="Times New Roman" w:hAnsi="Times New Roman" w:cs="Times New Roman" w:hint="eastAsia"/>
                <w:kern w:val="0"/>
                <w:sz w:val="20"/>
                <w:szCs w:val="20"/>
              </w:rPr>
              <w:t>59</w:t>
            </w:r>
          </w:p>
        </w:tc>
        <w:tc>
          <w:tcPr>
            <w:tcW w:w="690" w:type="pct"/>
            <w:tcBorders>
              <w:top w:val="nil"/>
              <w:left w:val="nil"/>
              <w:bottom w:val="nil"/>
              <w:right w:val="nil"/>
            </w:tcBorders>
            <w:vAlign w:val="center"/>
          </w:tcPr>
          <w:p w14:paraId="30CA8E38" w14:textId="02C1129B"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5E170A" w:rsidRPr="009D7207">
              <w:rPr>
                <w:rFonts w:ascii="Times New Roman" w:hAnsi="Times New Roman" w:cs="Times New Roman" w:hint="eastAsia"/>
                <w:kern w:val="0"/>
                <w:sz w:val="20"/>
                <w:szCs w:val="20"/>
              </w:rPr>
              <w:t>59</w:t>
            </w:r>
          </w:p>
        </w:tc>
      </w:tr>
      <w:tr w:rsidR="00227552" w14:paraId="529C78B9" w14:textId="77777777" w:rsidTr="00F25CFE">
        <w:trPr>
          <w:gridBefore w:val="1"/>
          <w:wBefore w:w="66" w:type="pct"/>
        </w:trPr>
        <w:tc>
          <w:tcPr>
            <w:tcW w:w="1456" w:type="pct"/>
            <w:vMerge/>
            <w:tcBorders>
              <w:left w:val="nil"/>
              <w:bottom w:val="nil"/>
              <w:right w:val="nil"/>
            </w:tcBorders>
            <w:vAlign w:val="center"/>
          </w:tcPr>
          <w:p w14:paraId="6482E4E2" w14:textId="77777777" w:rsidR="00227552" w:rsidRPr="009D7207" w:rsidRDefault="00227552" w:rsidP="009D7207">
            <w:pPr>
              <w:autoSpaceDE w:val="0"/>
              <w:autoSpaceDN w:val="0"/>
              <w:adjustRightInd w:val="0"/>
              <w:jc w:val="right"/>
              <w:rPr>
                <w:rFonts w:ascii="Times New Roman" w:hAnsi="Times New Roman" w:cs="Times New Roman"/>
                <w:kern w:val="0"/>
                <w:sz w:val="20"/>
                <w:szCs w:val="20"/>
              </w:rPr>
            </w:pPr>
          </w:p>
        </w:tc>
        <w:tc>
          <w:tcPr>
            <w:tcW w:w="697" w:type="pct"/>
            <w:tcBorders>
              <w:top w:val="nil"/>
              <w:left w:val="nil"/>
              <w:bottom w:val="nil"/>
              <w:right w:val="nil"/>
            </w:tcBorders>
            <w:vAlign w:val="center"/>
          </w:tcPr>
          <w:p w14:paraId="0C939C47"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(0.285)</w:t>
            </w:r>
          </w:p>
        </w:tc>
        <w:tc>
          <w:tcPr>
            <w:tcW w:w="697" w:type="pct"/>
            <w:tcBorders>
              <w:top w:val="nil"/>
              <w:left w:val="nil"/>
              <w:bottom w:val="nil"/>
              <w:right w:val="nil"/>
            </w:tcBorders>
            <w:vAlign w:val="center"/>
          </w:tcPr>
          <w:p w14:paraId="15DF1208"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(0.284)</w:t>
            </w:r>
          </w:p>
        </w:tc>
        <w:tc>
          <w:tcPr>
            <w:tcW w:w="697" w:type="pct"/>
            <w:tcBorders>
              <w:top w:val="nil"/>
              <w:left w:val="nil"/>
              <w:bottom w:val="nil"/>
              <w:right w:val="nil"/>
            </w:tcBorders>
            <w:vAlign w:val="center"/>
          </w:tcPr>
          <w:p w14:paraId="29C38643"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(0.284)</w:t>
            </w:r>
          </w:p>
        </w:tc>
        <w:tc>
          <w:tcPr>
            <w:tcW w:w="697" w:type="pct"/>
            <w:tcBorders>
              <w:top w:val="nil"/>
              <w:left w:val="nil"/>
              <w:bottom w:val="nil"/>
              <w:right w:val="nil"/>
            </w:tcBorders>
            <w:vAlign w:val="center"/>
          </w:tcPr>
          <w:p w14:paraId="4D028B83"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(0.285)</w:t>
            </w:r>
          </w:p>
        </w:tc>
        <w:tc>
          <w:tcPr>
            <w:tcW w:w="690" w:type="pct"/>
            <w:tcBorders>
              <w:top w:val="nil"/>
              <w:left w:val="nil"/>
              <w:bottom w:val="nil"/>
              <w:right w:val="nil"/>
            </w:tcBorders>
            <w:vAlign w:val="center"/>
          </w:tcPr>
          <w:p w14:paraId="75AEEBE4"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(0.285)</w:t>
            </w:r>
          </w:p>
        </w:tc>
      </w:tr>
      <w:tr w:rsidR="00227552" w14:paraId="23F9CD7B" w14:textId="77777777" w:rsidTr="00F25CFE">
        <w:trPr>
          <w:gridBefore w:val="1"/>
          <w:wBefore w:w="66" w:type="pct"/>
        </w:trPr>
        <w:tc>
          <w:tcPr>
            <w:tcW w:w="1456" w:type="pct"/>
            <w:vMerge w:val="restart"/>
            <w:tcBorders>
              <w:top w:val="nil"/>
              <w:left w:val="nil"/>
              <w:right w:val="nil"/>
            </w:tcBorders>
            <w:vAlign w:val="center"/>
          </w:tcPr>
          <w:p w14:paraId="6FE8F83B" w14:textId="27674ECC" w:rsidR="00227552" w:rsidRPr="009D7207" w:rsidRDefault="00227552" w:rsidP="009D7207">
            <w:pPr>
              <w:autoSpaceDE w:val="0"/>
              <w:autoSpaceDN w:val="0"/>
              <w:adjustRightInd w:val="0"/>
              <w:jc w:val="right"/>
              <w:rPr>
                <w:rFonts w:ascii="Times New Roman" w:hAnsi="Times New Roman" w:cs="Times New Roman"/>
                <w:kern w:val="0"/>
                <w:sz w:val="20"/>
                <w:szCs w:val="20"/>
              </w:rPr>
            </w:pPr>
            <w:r w:rsidRPr="009D7207">
              <w:rPr>
                <w:rFonts w:ascii="Times New Roman" w:eastAsia="宋体" w:hAnsi="Times New Roman" w:cs="Times New Roman" w:hint="eastAsia"/>
                <w:kern w:val="0"/>
                <w:sz w:val="20"/>
                <w:szCs w:val="20"/>
              </w:rPr>
              <w:t>46</w:t>
            </w:r>
            <w:r w:rsidRPr="009D7207">
              <w:rPr>
                <w:rFonts w:ascii="Times New Roman" w:eastAsia="宋体" w:hAnsi="Times New Roman" w:cs="Times New Roman"/>
                <w:kern w:val="0"/>
                <w:sz w:val="20"/>
                <w:szCs w:val="20"/>
              </w:rPr>
              <w:t>～</w:t>
            </w:r>
            <w:r w:rsidRPr="009D7207">
              <w:rPr>
                <w:rFonts w:ascii="Times New Roman" w:eastAsia="宋体" w:hAnsi="Times New Roman" w:cs="Times New Roman" w:hint="eastAsia"/>
                <w:kern w:val="0"/>
                <w:sz w:val="20"/>
                <w:szCs w:val="20"/>
              </w:rPr>
              <w:t>50</w:t>
            </w:r>
            <w:r w:rsidRPr="009D7207">
              <w:rPr>
                <w:rFonts w:ascii="Times New Roman" w:eastAsia="宋体" w:hAnsi="Times New Roman" w:cs="Times New Roman"/>
                <w:kern w:val="0"/>
                <w:sz w:val="20"/>
                <w:szCs w:val="20"/>
              </w:rPr>
              <w:t>岁</w:t>
            </w:r>
          </w:p>
        </w:tc>
        <w:tc>
          <w:tcPr>
            <w:tcW w:w="697" w:type="pct"/>
            <w:tcBorders>
              <w:top w:val="nil"/>
              <w:left w:val="nil"/>
              <w:bottom w:val="nil"/>
              <w:right w:val="nil"/>
            </w:tcBorders>
            <w:vAlign w:val="center"/>
          </w:tcPr>
          <w:p w14:paraId="5787D8A2" w14:textId="384FA10A"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w:t>
            </w:r>
            <w:r w:rsidR="00E7216D" w:rsidRPr="009D7207">
              <w:rPr>
                <w:rFonts w:ascii="Times New Roman" w:hAnsi="Times New Roman" w:cs="Times New Roman" w:hint="eastAsia"/>
                <w:kern w:val="0"/>
                <w:sz w:val="20"/>
                <w:szCs w:val="20"/>
              </w:rPr>
              <w:t>099</w:t>
            </w:r>
          </w:p>
        </w:tc>
        <w:tc>
          <w:tcPr>
            <w:tcW w:w="697" w:type="pct"/>
            <w:tcBorders>
              <w:top w:val="nil"/>
              <w:left w:val="nil"/>
              <w:bottom w:val="nil"/>
              <w:right w:val="nil"/>
            </w:tcBorders>
            <w:vAlign w:val="center"/>
          </w:tcPr>
          <w:p w14:paraId="118EA7FB" w14:textId="41C043EB"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1A56F5" w:rsidRPr="009D7207">
              <w:rPr>
                <w:rFonts w:ascii="Times New Roman" w:hAnsi="Times New Roman" w:cs="Times New Roman" w:hint="eastAsia"/>
                <w:kern w:val="0"/>
                <w:sz w:val="20"/>
                <w:szCs w:val="20"/>
              </w:rPr>
              <w:t>39</w:t>
            </w:r>
          </w:p>
        </w:tc>
        <w:tc>
          <w:tcPr>
            <w:tcW w:w="697" w:type="pct"/>
            <w:tcBorders>
              <w:top w:val="nil"/>
              <w:left w:val="nil"/>
              <w:bottom w:val="nil"/>
              <w:right w:val="nil"/>
            </w:tcBorders>
            <w:vAlign w:val="center"/>
          </w:tcPr>
          <w:p w14:paraId="28CEF598" w14:textId="4771D51F"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F119F1" w:rsidRPr="009D7207">
              <w:rPr>
                <w:rFonts w:ascii="Times New Roman" w:hAnsi="Times New Roman" w:cs="Times New Roman" w:hint="eastAsia"/>
                <w:kern w:val="0"/>
                <w:sz w:val="20"/>
                <w:szCs w:val="20"/>
              </w:rPr>
              <w:t>5</w:t>
            </w:r>
            <w:r w:rsidRPr="009D7207">
              <w:rPr>
                <w:rFonts w:ascii="Times New Roman" w:hAnsi="Times New Roman" w:cs="Times New Roman"/>
                <w:kern w:val="0"/>
                <w:sz w:val="20"/>
                <w:szCs w:val="20"/>
              </w:rPr>
              <w:t>1</w:t>
            </w:r>
          </w:p>
        </w:tc>
        <w:tc>
          <w:tcPr>
            <w:tcW w:w="697" w:type="pct"/>
            <w:tcBorders>
              <w:top w:val="nil"/>
              <w:left w:val="nil"/>
              <w:bottom w:val="nil"/>
              <w:right w:val="nil"/>
            </w:tcBorders>
            <w:vAlign w:val="center"/>
          </w:tcPr>
          <w:p w14:paraId="26B07E8B" w14:textId="5C340B1D"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6253C1" w:rsidRPr="009D7207">
              <w:rPr>
                <w:rFonts w:ascii="Times New Roman" w:hAnsi="Times New Roman" w:cs="Times New Roman" w:hint="eastAsia"/>
                <w:kern w:val="0"/>
                <w:sz w:val="20"/>
                <w:szCs w:val="20"/>
              </w:rPr>
              <w:t>37</w:t>
            </w:r>
          </w:p>
        </w:tc>
        <w:tc>
          <w:tcPr>
            <w:tcW w:w="690" w:type="pct"/>
            <w:tcBorders>
              <w:top w:val="nil"/>
              <w:left w:val="nil"/>
              <w:bottom w:val="nil"/>
              <w:right w:val="nil"/>
            </w:tcBorders>
            <w:vAlign w:val="center"/>
          </w:tcPr>
          <w:p w14:paraId="5BF3686C" w14:textId="2F28F4F2"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5E170A" w:rsidRPr="009D7207">
              <w:rPr>
                <w:rFonts w:ascii="Times New Roman" w:hAnsi="Times New Roman" w:cs="Times New Roman" w:hint="eastAsia"/>
                <w:kern w:val="0"/>
                <w:sz w:val="20"/>
                <w:szCs w:val="20"/>
              </w:rPr>
              <w:t>35</w:t>
            </w:r>
          </w:p>
        </w:tc>
      </w:tr>
      <w:tr w:rsidR="00227552" w14:paraId="6682C4BA" w14:textId="77777777" w:rsidTr="00F25CFE">
        <w:trPr>
          <w:gridBefore w:val="1"/>
          <w:wBefore w:w="66" w:type="pct"/>
        </w:trPr>
        <w:tc>
          <w:tcPr>
            <w:tcW w:w="1456" w:type="pct"/>
            <w:vMerge/>
            <w:tcBorders>
              <w:left w:val="nil"/>
              <w:bottom w:val="nil"/>
              <w:right w:val="nil"/>
            </w:tcBorders>
            <w:vAlign w:val="center"/>
          </w:tcPr>
          <w:p w14:paraId="414C9DC8" w14:textId="77777777" w:rsidR="00227552" w:rsidRPr="009D7207" w:rsidRDefault="00227552" w:rsidP="009D7207">
            <w:pPr>
              <w:autoSpaceDE w:val="0"/>
              <w:autoSpaceDN w:val="0"/>
              <w:adjustRightInd w:val="0"/>
              <w:jc w:val="right"/>
              <w:rPr>
                <w:rFonts w:ascii="Times New Roman" w:hAnsi="Times New Roman" w:cs="Times New Roman"/>
                <w:kern w:val="0"/>
                <w:sz w:val="20"/>
                <w:szCs w:val="20"/>
              </w:rPr>
            </w:pPr>
          </w:p>
        </w:tc>
        <w:tc>
          <w:tcPr>
            <w:tcW w:w="697" w:type="pct"/>
            <w:tcBorders>
              <w:top w:val="nil"/>
              <w:left w:val="nil"/>
              <w:bottom w:val="nil"/>
              <w:right w:val="nil"/>
            </w:tcBorders>
            <w:vAlign w:val="center"/>
          </w:tcPr>
          <w:p w14:paraId="334DE10B" w14:textId="2EE81D66"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(0.31</w:t>
            </w:r>
            <w:r w:rsidR="00E7216D" w:rsidRPr="009D7207">
              <w:rPr>
                <w:rFonts w:ascii="Times New Roman" w:hAnsi="Times New Roman" w:cs="Times New Roman" w:hint="eastAsia"/>
                <w:kern w:val="0"/>
                <w:sz w:val="20"/>
                <w:szCs w:val="20"/>
              </w:rPr>
              <w:t>2</w:t>
            </w:r>
            <w:r w:rsidRPr="009D7207">
              <w:rPr>
                <w:rFonts w:ascii="Times New Roman" w:hAnsi="Times New Roman" w:cs="Times New Roman"/>
                <w:kern w:val="0"/>
                <w:sz w:val="20"/>
                <w:szCs w:val="20"/>
              </w:rPr>
              <w:t>)</w:t>
            </w:r>
          </w:p>
        </w:tc>
        <w:tc>
          <w:tcPr>
            <w:tcW w:w="697" w:type="pct"/>
            <w:tcBorders>
              <w:top w:val="nil"/>
              <w:left w:val="nil"/>
              <w:bottom w:val="nil"/>
              <w:right w:val="nil"/>
            </w:tcBorders>
            <w:vAlign w:val="center"/>
          </w:tcPr>
          <w:p w14:paraId="4DBF1F3D"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(0.310)</w:t>
            </w:r>
          </w:p>
        </w:tc>
        <w:tc>
          <w:tcPr>
            <w:tcW w:w="697" w:type="pct"/>
            <w:tcBorders>
              <w:top w:val="nil"/>
              <w:left w:val="nil"/>
              <w:bottom w:val="nil"/>
              <w:right w:val="nil"/>
            </w:tcBorders>
            <w:vAlign w:val="center"/>
          </w:tcPr>
          <w:p w14:paraId="381E4280" w14:textId="16883B63"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(0.31</w:t>
            </w:r>
            <w:r w:rsidR="00F119F1"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rPr>
              <w:t>)</w:t>
            </w:r>
          </w:p>
        </w:tc>
        <w:tc>
          <w:tcPr>
            <w:tcW w:w="697" w:type="pct"/>
            <w:tcBorders>
              <w:top w:val="nil"/>
              <w:left w:val="nil"/>
              <w:bottom w:val="nil"/>
              <w:right w:val="nil"/>
            </w:tcBorders>
            <w:vAlign w:val="center"/>
          </w:tcPr>
          <w:p w14:paraId="7BE9EC15"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(0.311)</w:t>
            </w:r>
          </w:p>
        </w:tc>
        <w:tc>
          <w:tcPr>
            <w:tcW w:w="690" w:type="pct"/>
            <w:tcBorders>
              <w:top w:val="nil"/>
              <w:left w:val="nil"/>
              <w:bottom w:val="nil"/>
              <w:right w:val="nil"/>
            </w:tcBorders>
            <w:vAlign w:val="center"/>
          </w:tcPr>
          <w:p w14:paraId="5812DBB0"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(0.311)</w:t>
            </w:r>
          </w:p>
        </w:tc>
      </w:tr>
      <w:tr w:rsidR="00227552" w14:paraId="60B29A00" w14:textId="77777777" w:rsidTr="00F25CFE">
        <w:trPr>
          <w:gridBefore w:val="1"/>
          <w:wBefore w:w="66" w:type="pct"/>
        </w:trPr>
        <w:tc>
          <w:tcPr>
            <w:tcW w:w="1456" w:type="pct"/>
            <w:vMerge w:val="restart"/>
            <w:tcBorders>
              <w:top w:val="nil"/>
              <w:left w:val="nil"/>
              <w:right w:val="nil"/>
            </w:tcBorders>
            <w:vAlign w:val="center"/>
          </w:tcPr>
          <w:p w14:paraId="0249787F" w14:textId="6CE3288E" w:rsidR="00227552" w:rsidRPr="009D7207" w:rsidRDefault="00227552" w:rsidP="009D7207">
            <w:pPr>
              <w:autoSpaceDE w:val="0"/>
              <w:autoSpaceDN w:val="0"/>
              <w:adjustRightInd w:val="0"/>
              <w:jc w:val="right"/>
              <w:rPr>
                <w:rFonts w:ascii="Times New Roman" w:hAnsi="Times New Roman" w:cs="Times New Roman"/>
                <w:kern w:val="0"/>
                <w:sz w:val="20"/>
                <w:szCs w:val="20"/>
              </w:rPr>
            </w:pPr>
            <w:r w:rsidRPr="009D7207">
              <w:rPr>
                <w:rFonts w:ascii="Times New Roman" w:eastAsia="宋体" w:hAnsi="Times New Roman" w:cs="Times New Roman" w:hint="eastAsia"/>
                <w:kern w:val="0"/>
                <w:sz w:val="20"/>
                <w:szCs w:val="20"/>
              </w:rPr>
              <w:t>5</w:t>
            </w:r>
            <w:r w:rsidRPr="009D7207">
              <w:rPr>
                <w:rFonts w:ascii="Times New Roman" w:eastAsia="宋体" w:hAnsi="Times New Roman" w:cs="Times New Roman"/>
                <w:kern w:val="0"/>
                <w:sz w:val="20"/>
                <w:szCs w:val="20"/>
              </w:rPr>
              <w:t>1</w:t>
            </w:r>
            <w:r w:rsidRPr="009D7207">
              <w:rPr>
                <w:rFonts w:ascii="Times New Roman" w:eastAsia="宋体" w:hAnsi="Times New Roman" w:cs="Times New Roman"/>
                <w:kern w:val="0"/>
                <w:sz w:val="20"/>
                <w:szCs w:val="20"/>
              </w:rPr>
              <w:t>～</w:t>
            </w:r>
            <w:r w:rsidRPr="009D7207">
              <w:rPr>
                <w:rFonts w:ascii="Times New Roman" w:eastAsia="宋体" w:hAnsi="Times New Roman" w:cs="Times New Roman" w:hint="eastAsia"/>
                <w:kern w:val="0"/>
                <w:sz w:val="20"/>
                <w:szCs w:val="20"/>
              </w:rPr>
              <w:t>5</w:t>
            </w:r>
            <w:r w:rsidRPr="009D7207">
              <w:rPr>
                <w:rFonts w:ascii="Times New Roman" w:eastAsia="宋体" w:hAnsi="Times New Roman" w:cs="Times New Roman"/>
                <w:kern w:val="0"/>
                <w:sz w:val="20"/>
                <w:szCs w:val="20"/>
              </w:rPr>
              <w:t>5</w:t>
            </w:r>
            <w:r w:rsidRPr="009D7207">
              <w:rPr>
                <w:rFonts w:ascii="Times New Roman" w:eastAsia="宋体" w:hAnsi="Times New Roman" w:cs="Times New Roman"/>
                <w:kern w:val="0"/>
                <w:sz w:val="20"/>
                <w:szCs w:val="20"/>
              </w:rPr>
              <w:t>岁</w:t>
            </w:r>
          </w:p>
        </w:tc>
        <w:tc>
          <w:tcPr>
            <w:tcW w:w="697" w:type="pct"/>
            <w:tcBorders>
              <w:top w:val="nil"/>
              <w:left w:val="nil"/>
              <w:bottom w:val="nil"/>
              <w:right w:val="nil"/>
            </w:tcBorders>
            <w:vAlign w:val="center"/>
          </w:tcPr>
          <w:p w14:paraId="57A0642C" w14:textId="74BF7182"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0.18</w:t>
            </w:r>
            <w:r w:rsidR="00E7216D" w:rsidRPr="009D7207">
              <w:rPr>
                <w:rFonts w:ascii="Times New Roman" w:hAnsi="Times New Roman" w:cs="Times New Roman" w:hint="eastAsia"/>
                <w:kern w:val="0"/>
                <w:sz w:val="20"/>
                <w:szCs w:val="20"/>
              </w:rPr>
              <w:t>2</w:t>
            </w:r>
          </w:p>
        </w:tc>
        <w:tc>
          <w:tcPr>
            <w:tcW w:w="697" w:type="pct"/>
            <w:tcBorders>
              <w:top w:val="nil"/>
              <w:left w:val="nil"/>
              <w:bottom w:val="nil"/>
              <w:right w:val="nil"/>
            </w:tcBorders>
            <w:vAlign w:val="center"/>
          </w:tcPr>
          <w:p w14:paraId="3F2FC321" w14:textId="363D4F62"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1A56F5" w:rsidRPr="009D7207">
              <w:rPr>
                <w:rFonts w:ascii="Times New Roman" w:hAnsi="Times New Roman" w:cs="Times New Roman" w:hint="eastAsia"/>
                <w:kern w:val="0"/>
                <w:sz w:val="20"/>
                <w:szCs w:val="20"/>
              </w:rPr>
              <w:t>36</w:t>
            </w:r>
          </w:p>
        </w:tc>
        <w:tc>
          <w:tcPr>
            <w:tcW w:w="697" w:type="pct"/>
            <w:tcBorders>
              <w:top w:val="nil"/>
              <w:left w:val="nil"/>
              <w:bottom w:val="nil"/>
              <w:right w:val="nil"/>
            </w:tcBorders>
            <w:vAlign w:val="center"/>
          </w:tcPr>
          <w:p w14:paraId="265D9CFC" w14:textId="570D7549"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0.24</w:t>
            </w:r>
            <w:r w:rsidR="00F119F1" w:rsidRPr="009D7207">
              <w:rPr>
                <w:rFonts w:ascii="Times New Roman" w:hAnsi="Times New Roman" w:cs="Times New Roman" w:hint="eastAsia"/>
                <w:kern w:val="0"/>
                <w:sz w:val="20"/>
                <w:szCs w:val="20"/>
              </w:rPr>
              <w:t>4</w:t>
            </w:r>
          </w:p>
        </w:tc>
        <w:tc>
          <w:tcPr>
            <w:tcW w:w="697" w:type="pct"/>
            <w:tcBorders>
              <w:top w:val="nil"/>
              <w:left w:val="nil"/>
              <w:bottom w:val="nil"/>
              <w:right w:val="nil"/>
            </w:tcBorders>
            <w:vAlign w:val="center"/>
          </w:tcPr>
          <w:p w14:paraId="705C3AC6" w14:textId="6A9DA189"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6253C1" w:rsidRPr="009D7207">
              <w:rPr>
                <w:rFonts w:ascii="Times New Roman" w:hAnsi="Times New Roman" w:cs="Times New Roman" w:hint="eastAsia"/>
                <w:kern w:val="0"/>
                <w:sz w:val="20"/>
                <w:szCs w:val="20"/>
              </w:rPr>
              <w:t>29</w:t>
            </w:r>
          </w:p>
        </w:tc>
        <w:tc>
          <w:tcPr>
            <w:tcW w:w="690" w:type="pct"/>
            <w:tcBorders>
              <w:top w:val="nil"/>
              <w:left w:val="nil"/>
              <w:bottom w:val="nil"/>
              <w:right w:val="nil"/>
            </w:tcBorders>
            <w:vAlign w:val="center"/>
          </w:tcPr>
          <w:p w14:paraId="1D47A5DC" w14:textId="13AF50E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0.22</w:t>
            </w:r>
            <w:r w:rsidR="005E170A" w:rsidRPr="009D7207">
              <w:rPr>
                <w:rFonts w:ascii="Times New Roman" w:hAnsi="Times New Roman" w:cs="Times New Roman" w:hint="eastAsia"/>
                <w:kern w:val="0"/>
                <w:sz w:val="20"/>
                <w:szCs w:val="20"/>
              </w:rPr>
              <w:t>4</w:t>
            </w:r>
          </w:p>
        </w:tc>
      </w:tr>
      <w:tr w:rsidR="00227552" w14:paraId="0DE4DE3D" w14:textId="77777777" w:rsidTr="00F25CFE">
        <w:trPr>
          <w:gridBefore w:val="1"/>
          <w:wBefore w:w="66" w:type="pct"/>
        </w:trPr>
        <w:tc>
          <w:tcPr>
            <w:tcW w:w="1456" w:type="pct"/>
            <w:vMerge/>
            <w:tcBorders>
              <w:left w:val="nil"/>
              <w:bottom w:val="nil"/>
              <w:right w:val="nil"/>
            </w:tcBorders>
            <w:vAlign w:val="center"/>
          </w:tcPr>
          <w:p w14:paraId="3ECACADE" w14:textId="77777777" w:rsidR="00227552" w:rsidRPr="009D7207" w:rsidRDefault="00227552" w:rsidP="009D7207">
            <w:pPr>
              <w:autoSpaceDE w:val="0"/>
              <w:autoSpaceDN w:val="0"/>
              <w:adjustRightInd w:val="0"/>
              <w:jc w:val="right"/>
              <w:rPr>
                <w:rFonts w:ascii="Times New Roman" w:hAnsi="Times New Roman" w:cs="Times New Roman"/>
                <w:kern w:val="0"/>
                <w:sz w:val="20"/>
                <w:szCs w:val="20"/>
              </w:rPr>
            </w:pPr>
          </w:p>
        </w:tc>
        <w:tc>
          <w:tcPr>
            <w:tcW w:w="697" w:type="pct"/>
            <w:tcBorders>
              <w:top w:val="nil"/>
              <w:left w:val="nil"/>
              <w:bottom w:val="nil"/>
              <w:right w:val="nil"/>
            </w:tcBorders>
            <w:vAlign w:val="center"/>
          </w:tcPr>
          <w:p w14:paraId="04D56A76"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(0.324)</w:t>
            </w:r>
          </w:p>
        </w:tc>
        <w:tc>
          <w:tcPr>
            <w:tcW w:w="697" w:type="pct"/>
            <w:tcBorders>
              <w:top w:val="nil"/>
              <w:left w:val="nil"/>
              <w:bottom w:val="nil"/>
              <w:right w:val="nil"/>
            </w:tcBorders>
            <w:vAlign w:val="center"/>
          </w:tcPr>
          <w:p w14:paraId="0A61F31B"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(0.322)</w:t>
            </w:r>
          </w:p>
        </w:tc>
        <w:tc>
          <w:tcPr>
            <w:tcW w:w="697" w:type="pct"/>
            <w:tcBorders>
              <w:top w:val="nil"/>
              <w:left w:val="nil"/>
              <w:bottom w:val="nil"/>
              <w:right w:val="nil"/>
            </w:tcBorders>
            <w:vAlign w:val="center"/>
          </w:tcPr>
          <w:p w14:paraId="6AB81C29"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(0.323)</w:t>
            </w:r>
          </w:p>
        </w:tc>
        <w:tc>
          <w:tcPr>
            <w:tcW w:w="697" w:type="pct"/>
            <w:tcBorders>
              <w:top w:val="nil"/>
              <w:left w:val="nil"/>
              <w:bottom w:val="nil"/>
              <w:right w:val="nil"/>
            </w:tcBorders>
            <w:vAlign w:val="center"/>
          </w:tcPr>
          <w:p w14:paraId="341D4A6E"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(0.323)</w:t>
            </w:r>
          </w:p>
        </w:tc>
        <w:tc>
          <w:tcPr>
            <w:tcW w:w="690" w:type="pct"/>
            <w:tcBorders>
              <w:top w:val="nil"/>
              <w:left w:val="nil"/>
              <w:bottom w:val="nil"/>
              <w:right w:val="nil"/>
            </w:tcBorders>
            <w:vAlign w:val="center"/>
          </w:tcPr>
          <w:p w14:paraId="62BD2943"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(0.323)</w:t>
            </w:r>
          </w:p>
        </w:tc>
      </w:tr>
      <w:tr w:rsidR="00227552" w14:paraId="593A6EB7" w14:textId="77777777" w:rsidTr="00F25CFE">
        <w:trPr>
          <w:gridBefore w:val="1"/>
          <w:wBefore w:w="66" w:type="pct"/>
        </w:trPr>
        <w:tc>
          <w:tcPr>
            <w:tcW w:w="1456" w:type="pct"/>
            <w:vMerge w:val="restart"/>
            <w:tcBorders>
              <w:top w:val="nil"/>
              <w:left w:val="nil"/>
              <w:right w:val="nil"/>
            </w:tcBorders>
            <w:vAlign w:val="center"/>
          </w:tcPr>
          <w:p w14:paraId="75A2578A" w14:textId="1FBAE427" w:rsidR="00227552" w:rsidRPr="009D7207" w:rsidRDefault="00227552" w:rsidP="009D7207">
            <w:pPr>
              <w:autoSpaceDE w:val="0"/>
              <w:autoSpaceDN w:val="0"/>
              <w:adjustRightInd w:val="0"/>
              <w:jc w:val="right"/>
              <w:rPr>
                <w:rFonts w:ascii="Times New Roman" w:hAnsi="Times New Roman" w:cs="Times New Roman"/>
                <w:kern w:val="0"/>
                <w:sz w:val="20"/>
                <w:szCs w:val="20"/>
              </w:rPr>
            </w:pPr>
            <w:r w:rsidRPr="009D7207">
              <w:rPr>
                <w:rFonts w:ascii="Times New Roman" w:eastAsia="宋体" w:hAnsi="Times New Roman" w:cs="Times New Roman" w:hint="eastAsia"/>
                <w:kern w:val="0"/>
                <w:sz w:val="20"/>
                <w:szCs w:val="20"/>
              </w:rPr>
              <w:t>56</w:t>
            </w:r>
            <w:r w:rsidRPr="009D7207">
              <w:rPr>
                <w:rFonts w:ascii="Times New Roman" w:eastAsia="宋体" w:hAnsi="Times New Roman" w:cs="Times New Roman"/>
                <w:kern w:val="0"/>
                <w:sz w:val="20"/>
                <w:szCs w:val="20"/>
              </w:rPr>
              <w:t>～</w:t>
            </w:r>
            <w:r w:rsidRPr="009D7207">
              <w:rPr>
                <w:rFonts w:ascii="Times New Roman" w:eastAsia="宋体" w:hAnsi="Times New Roman" w:cs="Times New Roman" w:hint="eastAsia"/>
                <w:kern w:val="0"/>
                <w:sz w:val="20"/>
                <w:szCs w:val="20"/>
              </w:rPr>
              <w:t>60</w:t>
            </w:r>
            <w:r w:rsidRPr="009D7207">
              <w:rPr>
                <w:rFonts w:ascii="Times New Roman" w:eastAsia="宋体" w:hAnsi="Times New Roman" w:cs="Times New Roman"/>
                <w:kern w:val="0"/>
                <w:sz w:val="20"/>
                <w:szCs w:val="20"/>
              </w:rPr>
              <w:t>岁</w:t>
            </w:r>
          </w:p>
        </w:tc>
        <w:tc>
          <w:tcPr>
            <w:tcW w:w="697" w:type="pct"/>
            <w:tcBorders>
              <w:top w:val="nil"/>
              <w:left w:val="nil"/>
              <w:bottom w:val="nil"/>
              <w:right w:val="nil"/>
            </w:tcBorders>
            <w:vAlign w:val="center"/>
          </w:tcPr>
          <w:p w14:paraId="700551B9" w14:textId="17D4968A"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-0.27</w:t>
            </w:r>
            <w:r w:rsidR="00E7216D" w:rsidRPr="009D7207">
              <w:rPr>
                <w:rFonts w:ascii="Times New Roman" w:hAnsi="Times New Roman" w:cs="Times New Roman" w:hint="eastAsia"/>
                <w:kern w:val="0"/>
                <w:sz w:val="20"/>
                <w:szCs w:val="20"/>
              </w:rPr>
              <w:t>5</w:t>
            </w:r>
          </w:p>
        </w:tc>
        <w:tc>
          <w:tcPr>
            <w:tcW w:w="697" w:type="pct"/>
            <w:tcBorders>
              <w:top w:val="nil"/>
              <w:left w:val="nil"/>
              <w:bottom w:val="nil"/>
              <w:right w:val="nil"/>
            </w:tcBorders>
            <w:vAlign w:val="center"/>
          </w:tcPr>
          <w:p w14:paraId="171D2B82"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-0.219</w:t>
            </w:r>
          </w:p>
        </w:tc>
        <w:tc>
          <w:tcPr>
            <w:tcW w:w="697" w:type="pct"/>
            <w:tcBorders>
              <w:top w:val="nil"/>
              <w:left w:val="nil"/>
              <w:bottom w:val="nil"/>
              <w:right w:val="nil"/>
            </w:tcBorders>
            <w:vAlign w:val="center"/>
          </w:tcPr>
          <w:p w14:paraId="551AD319" w14:textId="11DD355E"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-0.21</w:t>
            </w:r>
            <w:r w:rsidR="00F119F1" w:rsidRPr="009D7207">
              <w:rPr>
                <w:rFonts w:ascii="Times New Roman" w:hAnsi="Times New Roman" w:cs="Times New Roman" w:hint="eastAsia"/>
                <w:kern w:val="0"/>
                <w:sz w:val="20"/>
                <w:szCs w:val="20"/>
              </w:rPr>
              <w:t>2</w:t>
            </w:r>
          </w:p>
        </w:tc>
        <w:tc>
          <w:tcPr>
            <w:tcW w:w="697" w:type="pct"/>
            <w:tcBorders>
              <w:top w:val="nil"/>
              <w:left w:val="nil"/>
              <w:bottom w:val="nil"/>
              <w:right w:val="nil"/>
            </w:tcBorders>
            <w:vAlign w:val="center"/>
          </w:tcPr>
          <w:p w14:paraId="01213AC1" w14:textId="1FC672C9"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-0.21</w:t>
            </w:r>
            <w:r w:rsidR="006253C1" w:rsidRPr="009D7207">
              <w:rPr>
                <w:rFonts w:ascii="Times New Roman" w:hAnsi="Times New Roman" w:cs="Times New Roman" w:hint="eastAsia"/>
                <w:kern w:val="0"/>
                <w:sz w:val="20"/>
                <w:szCs w:val="20"/>
              </w:rPr>
              <w:t>9</w:t>
            </w:r>
          </w:p>
        </w:tc>
        <w:tc>
          <w:tcPr>
            <w:tcW w:w="690" w:type="pct"/>
            <w:tcBorders>
              <w:top w:val="nil"/>
              <w:left w:val="nil"/>
              <w:bottom w:val="nil"/>
              <w:right w:val="nil"/>
            </w:tcBorders>
            <w:vAlign w:val="center"/>
          </w:tcPr>
          <w:p w14:paraId="72D7BB54"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-0.229</w:t>
            </w:r>
          </w:p>
        </w:tc>
      </w:tr>
      <w:tr w:rsidR="00227552" w14:paraId="15B025E5" w14:textId="77777777" w:rsidTr="00F25CFE">
        <w:trPr>
          <w:gridBefore w:val="1"/>
          <w:wBefore w:w="66" w:type="pct"/>
        </w:trPr>
        <w:tc>
          <w:tcPr>
            <w:tcW w:w="1456" w:type="pct"/>
            <w:vMerge/>
            <w:tcBorders>
              <w:left w:val="nil"/>
              <w:bottom w:val="nil"/>
              <w:right w:val="nil"/>
            </w:tcBorders>
            <w:vAlign w:val="center"/>
          </w:tcPr>
          <w:p w14:paraId="31B648C2" w14:textId="77777777" w:rsidR="00227552" w:rsidRPr="009D7207" w:rsidRDefault="00227552" w:rsidP="009D7207">
            <w:pPr>
              <w:autoSpaceDE w:val="0"/>
              <w:autoSpaceDN w:val="0"/>
              <w:adjustRightInd w:val="0"/>
              <w:jc w:val="right"/>
              <w:rPr>
                <w:rFonts w:ascii="Times New Roman" w:hAnsi="Times New Roman" w:cs="Times New Roman"/>
                <w:kern w:val="0"/>
                <w:sz w:val="20"/>
                <w:szCs w:val="20"/>
              </w:rPr>
            </w:pPr>
          </w:p>
        </w:tc>
        <w:tc>
          <w:tcPr>
            <w:tcW w:w="697" w:type="pct"/>
            <w:tcBorders>
              <w:top w:val="nil"/>
              <w:left w:val="nil"/>
              <w:bottom w:val="nil"/>
              <w:right w:val="nil"/>
            </w:tcBorders>
            <w:vAlign w:val="center"/>
          </w:tcPr>
          <w:p w14:paraId="391211FE"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(0.353)</w:t>
            </w:r>
          </w:p>
        </w:tc>
        <w:tc>
          <w:tcPr>
            <w:tcW w:w="697" w:type="pct"/>
            <w:tcBorders>
              <w:top w:val="nil"/>
              <w:left w:val="nil"/>
              <w:bottom w:val="nil"/>
              <w:right w:val="nil"/>
            </w:tcBorders>
            <w:vAlign w:val="center"/>
          </w:tcPr>
          <w:p w14:paraId="05491D1C"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(0.352)</w:t>
            </w:r>
          </w:p>
        </w:tc>
        <w:tc>
          <w:tcPr>
            <w:tcW w:w="697" w:type="pct"/>
            <w:tcBorders>
              <w:top w:val="nil"/>
              <w:left w:val="nil"/>
              <w:bottom w:val="nil"/>
              <w:right w:val="nil"/>
            </w:tcBorders>
            <w:vAlign w:val="center"/>
          </w:tcPr>
          <w:p w14:paraId="60EE7ADC"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(0.352)</w:t>
            </w:r>
          </w:p>
        </w:tc>
        <w:tc>
          <w:tcPr>
            <w:tcW w:w="697" w:type="pct"/>
            <w:tcBorders>
              <w:top w:val="nil"/>
              <w:left w:val="nil"/>
              <w:bottom w:val="nil"/>
              <w:right w:val="nil"/>
            </w:tcBorders>
            <w:vAlign w:val="center"/>
          </w:tcPr>
          <w:p w14:paraId="37EC32E6"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(0.353)</w:t>
            </w:r>
          </w:p>
        </w:tc>
        <w:tc>
          <w:tcPr>
            <w:tcW w:w="690" w:type="pct"/>
            <w:tcBorders>
              <w:top w:val="nil"/>
              <w:left w:val="nil"/>
              <w:bottom w:val="nil"/>
              <w:right w:val="nil"/>
            </w:tcBorders>
            <w:vAlign w:val="center"/>
          </w:tcPr>
          <w:p w14:paraId="7B696762"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(0.353)</w:t>
            </w:r>
          </w:p>
        </w:tc>
      </w:tr>
      <w:tr w:rsidR="00227552" w14:paraId="1923F091" w14:textId="77777777" w:rsidTr="00F25CFE">
        <w:trPr>
          <w:gridBefore w:val="1"/>
          <w:wBefore w:w="66" w:type="pct"/>
        </w:trPr>
        <w:tc>
          <w:tcPr>
            <w:tcW w:w="1456" w:type="pct"/>
            <w:vMerge w:val="restart"/>
            <w:tcBorders>
              <w:top w:val="nil"/>
              <w:left w:val="nil"/>
              <w:right w:val="nil"/>
            </w:tcBorders>
            <w:vAlign w:val="center"/>
          </w:tcPr>
          <w:p w14:paraId="4CCBF6FB" w14:textId="61F10270" w:rsidR="00227552" w:rsidRPr="009D7207" w:rsidRDefault="00227552" w:rsidP="009D7207">
            <w:pPr>
              <w:autoSpaceDE w:val="0"/>
              <w:autoSpaceDN w:val="0"/>
              <w:adjustRightInd w:val="0"/>
              <w:jc w:val="right"/>
              <w:rPr>
                <w:rFonts w:ascii="Times New Roman" w:hAnsi="Times New Roman" w:cs="Times New Roman"/>
                <w:kern w:val="0"/>
                <w:sz w:val="20"/>
                <w:szCs w:val="20"/>
              </w:rPr>
            </w:pPr>
            <w:r w:rsidRPr="009D7207">
              <w:rPr>
                <w:rFonts w:ascii="Times New Roman" w:eastAsia="宋体" w:hAnsi="Times New Roman" w:cs="Times New Roman" w:hint="eastAsia"/>
                <w:kern w:val="0"/>
                <w:sz w:val="20"/>
                <w:szCs w:val="20"/>
              </w:rPr>
              <w:t>60</w:t>
            </w:r>
            <w:r w:rsidRPr="009D7207">
              <w:rPr>
                <w:rFonts w:ascii="Times New Roman" w:eastAsia="宋体" w:hAnsi="Times New Roman" w:cs="Times New Roman"/>
                <w:kern w:val="0"/>
                <w:sz w:val="20"/>
                <w:szCs w:val="20"/>
              </w:rPr>
              <w:t>岁</w:t>
            </w:r>
            <w:r w:rsidRPr="009D7207">
              <w:rPr>
                <w:rFonts w:ascii="Times New Roman" w:eastAsia="宋体" w:hAnsi="Times New Roman" w:cs="Times New Roman" w:hint="eastAsia"/>
                <w:kern w:val="0"/>
                <w:sz w:val="20"/>
                <w:szCs w:val="20"/>
              </w:rPr>
              <w:t>及以上</w:t>
            </w:r>
          </w:p>
        </w:tc>
        <w:tc>
          <w:tcPr>
            <w:tcW w:w="697" w:type="pct"/>
            <w:tcBorders>
              <w:top w:val="nil"/>
              <w:left w:val="nil"/>
              <w:bottom w:val="nil"/>
              <w:right w:val="nil"/>
            </w:tcBorders>
            <w:vAlign w:val="center"/>
          </w:tcPr>
          <w:p w14:paraId="47CED76C" w14:textId="01968434"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-0.58</w:t>
            </w:r>
            <w:r w:rsidR="00E7216D"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652B14B6" w14:textId="55074B6E"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-0.54</w:t>
            </w:r>
            <w:r w:rsidR="001A56F5"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40C67916" w14:textId="52488DFB"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-0.54</w:t>
            </w:r>
            <w:r w:rsidR="00F119F1"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19201B35" w14:textId="59F2ED5D"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-0.54</w:t>
            </w:r>
            <w:r w:rsidR="006253C1"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7FC08E67" w14:textId="161639B3"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-0.54</w:t>
            </w:r>
            <w:r w:rsidR="005E170A" w:rsidRPr="009D7207">
              <w:rPr>
                <w:rFonts w:ascii="Times New Roman" w:hAnsi="Times New Roman" w:cs="Times New Roman" w:hint="eastAsia"/>
                <w:kern w:val="0"/>
                <w:sz w:val="20"/>
                <w:szCs w:val="20"/>
              </w:rPr>
              <w:t>7</w:t>
            </w:r>
            <w:r w:rsidRPr="009D7207">
              <w:rPr>
                <w:rFonts w:ascii="Times New Roman" w:hAnsi="Times New Roman" w:cs="Times New Roman"/>
                <w:kern w:val="0"/>
                <w:sz w:val="20"/>
                <w:szCs w:val="20"/>
                <w:vertAlign w:val="superscript"/>
              </w:rPr>
              <w:t>+</w:t>
            </w:r>
          </w:p>
        </w:tc>
      </w:tr>
      <w:tr w:rsidR="00227552" w14:paraId="5B7E9F26" w14:textId="77777777" w:rsidTr="00F25CFE">
        <w:trPr>
          <w:gridBefore w:val="1"/>
          <w:wBefore w:w="66" w:type="pct"/>
        </w:trPr>
        <w:tc>
          <w:tcPr>
            <w:tcW w:w="1456" w:type="pct"/>
            <w:vMerge/>
            <w:tcBorders>
              <w:left w:val="nil"/>
              <w:bottom w:val="nil"/>
              <w:right w:val="nil"/>
            </w:tcBorders>
          </w:tcPr>
          <w:p w14:paraId="12D0BAC7" w14:textId="77777777" w:rsidR="00227552" w:rsidRPr="009D7207" w:rsidRDefault="00227552"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vAlign w:val="center"/>
          </w:tcPr>
          <w:p w14:paraId="6C9A1E6F"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(0.290)</w:t>
            </w:r>
          </w:p>
        </w:tc>
        <w:tc>
          <w:tcPr>
            <w:tcW w:w="697" w:type="pct"/>
            <w:tcBorders>
              <w:top w:val="nil"/>
              <w:left w:val="nil"/>
              <w:bottom w:val="nil"/>
              <w:right w:val="nil"/>
            </w:tcBorders>
            <w:vAlign w:val="center"/>
          </w:tcPr>
          <w:p w14:paraId="6F8E86BA"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(0.288)</w:t>
            </w:r>
          </w:p>
        </w:tc>
        <w:tc>
          <w:tcPr>
            <w:tcW w:w="697" w:type="pct"/>
            <w:tcBorders>
              <w:top w:val="nil"/>
              <w:left w:val="nil"/>
              <w:bottom w:val="nil"/>
              <w:right w:val="nil"/>
            </w:tcBorders>
            <w:vAlign w:val="center"/>
          </w:tcPr>
          <w:p w14:paraId="49D377E5"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(0.289)</w:t>
            </w:r>
          </w:p>
        </w:tc>
        <w:tc>
          <w:tcPr>
            <w:tcW w:w="697" w:type="pct"/>
            <w:tcBorders>
              <w:top w:val="nil"/>
              <w:left w:val="nil"/>
              <w:bottom w:val="nil"/>
              <w:right w:val="nil"/>
            </w:tcBorders>
            <w:vAlign w:val="center"/>
          </w:tcPr>
          <w:p w14:paraId="50AB5C70" w14:textId="77777777"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(0.289)</w:t>
            </w:r>
          </w:p>
        </w:tc>
        <w:tc>
          <w:tcPr>
            <w:tcW w:w="690" w:type="pct"/>
            <w:tcBorders>
              <w:top w:val="nil"/>
              <w:left w:val="nil"/>
              <w:bottom w:val="nil"/>
              <w:right w:val="nil"/>
            </w:tcBorders>
            <w:vAlign w:val="center"/>
          </w:tcPr>
          <w:p w14:paraId="59062321" w14:textId="6DD1FF41" w:rsidR="00227552" w:rsidRPr="009D7207" w:rsidRDefault="00227552"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5E170A" w:rsidRPr="009D7207">
              <w:rPr>
                <w:rFonts w:ascii="Times New Roman" w:hAnsi="Times New Roman" w:cs="Times New Roman" w:hint="eastAsia"/>
                <w:kern w:val="0"/>
                <w:sz w:val="20"/>
                <w:szCs w:val="20"/>
              </w:rPr>
              <w:t>90</w:t>
            </w:r>
            <w:r w:rsidRPr="009D7207">
              <w:rPr>
                <w:rFonts w:ascii="Times New Roman" w:hAnsi="Times New Roman" w:cs="Times New Roman"/>
                <w:kern w:val="0"/>
                <w:sz w:val="20"/>
                <w:szCs w:val="20"/>
              </w:rPr>
              <w:t>)</w:t>
            </w:r>
          </w:p>
        </w:tc>
      </w:tr>
      <w:tr w:rsidR="00B65F90" w14:paraId="27C80DF2" w14:textId="77777777" w:rsidTr="00F25CFE">
        <w:trPr>
          <w:gridBefore w:val="1"/>
          <w:wBefore w:w="66" w:type="pct"/>
        </w:trPr>
        <w:tc>
          <w:tcPr>
            <w:tcW w:w="1456" w:type="pct"/>
            <w:vMerge w:val="restart"/>
            <w:tcBorders>
              <w:top w:val="nil"/>
              <w:left w:val="nil"/>
              <w:right w:val="nil"/>
            </w:tcBorders>
          </w:tcPr>
          <w:p w14:paraId="11239168" w14:textId="77777777" w:rsidR="00B65F90" w:rsidRPr="009D7207" w:rsidRDefault="00B65F90"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婚姻状况</w:t>
            </w:r>
          </w:p>
          <w:p w14:paraId="49A7902E" w14:textId="4F68D6F5"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（未婚及其他</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vAlign w:val="center"/>
          </w:tcPr>
          <w:p w14:paraId="3C530D6D" w14:textId="77777777"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0.421</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5936EAD5" w14:textId="77777777"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0.411</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2ADBDE39" w14:textId="77777777"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0.410</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vAlign w:val="center"/>
          </w:tcPr>
          <w:p w14:paraId="4FE8F950" w14:textId="77777777"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0.409</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vAlign w:val="center"/>
          </w:tcPr>
          <w:p w14:paraId="37B14C47" w14:textId="77777777"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0.411</w:t>
            </w:r>
            <w:r w:rsidRPr="009D7207">
              <w:rPr>
                <w:rFonts w:ascii="Times New Roman" w:hAnsi="Times New Roman" w:cs="Times New Roman"/>
                <w:kern w:val="0"/>
                <w:sz w:val="20"/>
                <w:szCs w:val="20"/>
                <w:vertAlign w:val="superscript"/>
              </w:rPr>
              <w:t>***</w:t>
            </w:r>
          </w:p>
        </w:tc>
      </w:tr>
      <w:tr w:rsidR="00B65F90" w14:paraId="62B5E5B0" w14:textId="77777777" w:rsidTr="00F25CFE">
        <w:trPr>
          <w:gridBefore w:val="1"/>
          <w:wBefore w:w="66" w:type="pct"/>
        </w:trPr>
        <w:tc>
          <w:tcPr>
            <w:tcW w:w="1456" w:type="pct"/>
            <w:vMerge/>
            <w:tcBorders>
              <w:left w:val="nil"/>
              <w:bottom w:val="nil"/>
              <w:right w:val="nil"/>
            </w:tcBorders>
          </w:tcPr>
          <w:p w14:paraId="40CBC1B3" w14:textId="77777777" w:rsidR="00B65F90" w:rsidRPr="009D7207" w:rsidRDefault="00B65F90"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vAlign w:val="center"/>
          </w:tcPr>
          <w:p w14:paraId="63D2C020" w14:textId="77777777"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c>
          <w:tcPr>
            <w:tcW w:w="697" w:type="pct"/>
            <w:tcBorders>
              <w:top w:val="nil"/>
              <w:left w:val="nil"/>
              <w:bottom w:val="nil"/>
              <w:right w:val="nil"/>
            </w:tcBorders>
            <w:vAlign w:val="center"/>
          </w:tcPr>
          <w:p w14:paraId="27216C22" w14:textId="77777777"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c>
          <w:tcPr>
            <w:tcW w:w="697" w:type="pct"/>
            <w:tcBorders>
              <w:top w:val="nil"/>
              <w:left w:val="nil"/>
              <w:bottom w:val="nil"/>
              <w:right w:val="nil"/>
            </w:tcBorders>
            <w:vAlign w:val="center"/>
          </w:tcPr>
          <w:p w14:paraId="483E2C64" w14:textId="77777777"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c>
          <w:tcPr>
            <w:tcW w:w="697" w:type="pct"/>
            <w:tcBorders>
              <w:top w:val="nil"/>
              <w:left w:val="nil"/>
              <w:bottom w:val="nil"/>
              <w:right w:val="nil"/>
            </w:tcBorders>
            <w:vAlign w:val="center"/>
          </w:tcPr>
          <w:p w14:paraId="1439E294" w14:textId="77777777"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c>
          <w:tcPr>
            <w:tcW w:w="690" w:type="pct"/>
            <w:tcBorders>
              <w:top w:val="nil"/>
              <w:left w:val="nil"/>
              <w:bottom w:val="nil"/>
              <w:right w:val="nil"/>
            </w:tcBorders>
            <w:vAlign w:val="center"/>
          </w:tcPr>
          <w:p w14:paraId="0BB610F9" w14:textId="77777777" w:rsidR="00B65F90" w:rsidRPr="009D7207" w:rsidRDefault="00B65F90"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(0.076)</w:t>
            </w:r>
          </w:p>
        </w:tc>
      </w:tr>
      <w:tr w:rsidR="007556F9" w14:paraId="5DDEFBC0" w14:textId="77777777" w:rsidTr="00F25CFE">
        <w:trPr>
          <w:gridBefore w:val="1"/>
          <w:wBefore w:w="66" w:type="pct"/>
        </w:trPr>
        <w:tc>
          <w:tcPr>
            <w:tcW w:w="1456" w:type="pct"/>
            <w:vMerge w:val="restart"/>
            <w:tcBorders>
              <w:top w:val="nil"/>
              <w:left w:val="nil"/>
              <w:right w:val="nil"/>
            </w:tcBorders>
          </w:tcPr>
          <w:p w14:paraId="47B5E5D2" w14:textId="77777777" w:rsidR="007556F9" w:rsidRPr="009D7207" w:rsidRDefault="007556F9"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子女情况</w:t>
            </w:r>
          </w:p>
          <w:p w14:paraId="614469E2" w14:textId="13FFCDC3"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（无子女</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tcPr>
          <w:p w14:paraId="189EDFA4" w14:textId="5831C753"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w:t>
            </w:r>
            <w:r w:rsidR="00E7216D" w:rsidRPr="009D7207">
              <w:rPr>
                <w:rFonts w:ascii="Times New Roman" w:hAnsi="Times New Roman" w:cs="Times New Roman" w:hint="eastAsia"/>
                <w:kern w:val="0"/>
                <w:sz w:val="20"/>
                <w:szCs w:val="20"/>
              </w:rPr>
              <w:t>29</w:t>
            </w:r>
          </w:p>
        </w:tc>
        <w:tc>
          <w:tcPr>
            <w:tcW w:w="697" w:type="pct"/>
            <w:tcBorders>
              <w:top w:val="nil"/>
              <w:left w:val="nil"/>
              <w:bottom w:val="nil"/>
              <w:right w:val="nil"/>
            </w:tcBorders>
          </w:tcPr>
          <w:p w14:paraId="21F65692" w14:textId="553D9A9C"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w:t>
            </w:r>
            <w:r w:rsidR="00F13BD9" w:rsidRPr="009D7207">
              <w:rPr>
                <w:rFonts w:ascii="Times New Roman" w:hAnsi="Times New Roman" w:cs="Times New Roman" w:hint="eastAsia"/>
                <w:kern w:val="0"/>
                <w:sz w:val="20"/>
                <w:szCs w:val="20"/>
              </w:rPr>
              <w:t>3</w:t>
            </w:r>
          </w:p>
        </w:tc>
        <w:tc>
          <w:tcPr>
            <w:tcW w:w="697" w:type="pct"/>
            <w:tcBorders>
              <w:top w:val="nil"/>
              <w:left w:val="nil"/>
              <w:bottom w:val="nil"/>
              <w:right w:val="nil"/>
            </w:tcBorders>
          </w:tcPr>
          <w:p w14:paraId="0263D72A" w14:textId="5B58829B"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w:t>
            </w:r>
            <w:r w:rsidR="00F119F1" w:rsidRPr="009D7207">
              <w:rPr>
                <w:rFonts w:ascii="Times New Roman" w:hAnsi="Times New Roman" w:cs="Times New Roman" w:hint="eastAsia"/>
                <w:kern w:val="0"/>
                <w:sz w:val="20"/>
                <w:szCs w:val="20"/>
              </w:rPr>
              <w:t>5</w:t>
            </w:r>
          </w:p>
        </w:tc>
        <w:tc>
          <w:tcPr>
            <w:tcW w:w="697" w:type="pct"/>
            <w:tcBorders>
              <w:top w:val="nil"/>
              <w:left w:val="nil"/>
              <w:bottom w:val="nil"/>
              <w:right w:val="nil"/>
            </w:tcBorders>
          </w:tcPr>
          <w:p w14:paraId="4B421B9B" w14:textId="48477E14"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w:t>
            </w:r>
            <w:r w:rsidR="00765EAE" w:rsidRPr="009D7207">
              <w:rPr>
                <w:rFonts w:ascii="Times New Roman" w:hAnsi="Times New Roman" w:cs="Times New Roman" w:hint="eastAsia"/>
                <w:kern w:val="0"/>
                <w:sz w:val="20"/>
                <w:szCs w:val="20"/>
              </w:rPr>
              <w:t>1</w:t>
            </w:r>
          </w:p>
        </w:tc>
        <w:tc>
          <w:tcPr>
            <w:tcW w:w="690" w:type="pct"/>
            <w:tcBorders>
              <w:top w:val="nil"/>
              <w:left w:val="nil"/>
              <w:bottom w:val="nil"/>
              <w:right w:val="nil"/>
            </w:tcBorders>
          </w:tcPr>
          <w:p w14:paraId="4229EFBD" w14:textId="782940A0"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w:t>
            </w:r>
            <w:r w:rsidR="00A678E6" w:rsidRPr="009D7207">
              <w:rPr>
                <w:rFonts w:ascii="Times New Roman" w:hAnsi="Times New Roman" w:cs="Times New Roman" w:hint="eastAsia"/>
                <w:kern w:val="0"/>
                <w:sz w:val="20"/>
                <w:szCs w:val="20"/>
              </w:rPr>
              <w:t>5</w:t>
            </w:r>
          </w:p>
        </w:tc>
      </w:tr>
      <w:tr w:rsidR="007556F9" w14:paraId="7503DCBF" w14:textId="77777777" w:rsidTr="00F25CFE">
        <w:trPr>
          <w:gridBefore w:val="1"/>
          <w:wBefore w:w="66" w:type="pct"/>
        </w:trPr>
        <w:tc>
          <w:tcPr>
            <w:tcW w:w="1456" w:type="pct"/>
            <w:vMerge/>
            <w:tcBorders>
              <w:left w:val="nil"/>
              <w:bottom w:val="nil"/>
              <w:right w:val="nil"/>
            </w:tcBorders>
          </w:tcPr>
          <w:p w14:paraId="4E6CE9A3" w14:textId="77777777" w:rsidR="007556F9" w:rsidRPr="009D7207" w:rsidRDefault="007556F9"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434BF9D7" w14:textId="02738D52"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w:t>
            </w:r>
            <w:r w:rsidR="00E7216D" w:rsidRPr="009D7207">
              <w:rPr>
                <w:rFonts w:ascii="Times New Roman" w:hAnsi="Times New Roman" w:cs="Times New Roman" w:hint="eastAsia"/>
                <w:kern w:val="0"/>
                <w:sz w:val="20"/>
                <w:szCs w:val="20"/>
              </w:rPr>
              <w:t>80</w:t>
            </w:r>
            <w:r w:rsidRPr="009D7207">
              <w:rPr>
                <w:rFonts w:ascii="Times New Roman" w:hAnsi="Times New Roman" w:cs="Times New Roman"/>
                <w:kern w:val="0"/>
                <w:sz w:val="20"/>
                <w:szCs w:val="20"/>
              </w:rPr>
              <w:t>)</w:t>
            </w:r>
          </w:p>
        </w:tc>
        <w:tc>
          <w:tcPr>
            <w:tcW w:w="697" w:type="pct"/>
            <w:tcBorders>
              <w:top w:val="nil"/>
              <w:left w:val="nil"/>
              <w:bottom w:val="nil"/>
              <w:right w:val="nil"/>
            </w:tcBorders>
          </w:tcPr>
          <w:p w14:paraId="54BC8EF6" w14:textId="77777777"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(0.079)</w:t>
            </w:r>
          </w:p>
        </w:tc>
        <w:tc>
          <w:tcPr>
            <w:tcW w:w="697" w:type="pct"/>
            <w:tcBorders>
              <w:top w:val="nil"/>
              <w:left w:val="nil"/>
              <w:bottom w:val="nil"/>
              <w:right w:val="nil"/>
            </w:tcBorders>
          </w:tcPr>
          <w:p w14:paraId="60C555BF" w14:textId="77777777"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(0.079)</w:t>
            </w:r>
          </w:p>
        </w:tc>
        <w:tc>
          <w:tcPr>
            <w:tcW w:w="697" w:type="pct"/>
            <w:tcBorders>
              <w:top w:val="nil"/>
              <w:left w:val="nil"/>
              <w:bottom w:val="nil"/>
              <w:right w:val="nil"/>
            </w:tcBorders>
          </w:tcPr>
          <w:p w14:paraId="0D776D30" w14:textId="77777777"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(0.079)</w:t>
            </w:r>
          </w:p>
        </w:tc>
        <w:tc>
          <w:tcPr>
            <w:tcW w:w="690" w:type="pct"/>
            <w:tcBorders>
              <w:top w:val="nil"/>
              <w:left w:val="nil"/>
              <w:bottom w:val="nil"/>
              <w:right w:val="nil"/>
            </w:tcBorders>
          </w:tcPr>
          <w:p w14:paraId="39A47406" w14:textId="77777777" w:rsidR="007556F9" w:rsidRPr="009D7207" w:rsidRDefault="007556F9"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(0.079)</w:t>
            </w:r>
          </w:p>
        </w:tc>
      </w:tr>
      <w:tr w:rsidR="003B0DF6" w14:paraId="2B0346DB" w14:textId="77777777" w:rsidTr="00F25CFE">
        <w:tc>
          <w:tcPr>
            <w:tcW w:w="1523" w:type="pct"/>
            <w:gridSpan w:val="2"/>
            <w:vMerge w:val="restart"/>
            <w:tcBorders>
              <w:left w:val="nil"/>
              <w:right w:val="nil"/>
            </w:tcBorders>
            <w:vAlign w:val="center"/>
          </w:tcPr>
          <w:p w14:paraId="74597184" w14:textId="77777777" w:rsidR="003B0DF6" w:rsidRPr="009D7207" w:rsidRDefault="003B0DF6" w:rsidP="009D7207">
            <w:pPr>
              <w:autoSpaceDE w:val="0"/>
              <w:autoSpaceDN w:val="0"/>
              <w:adjustRightInd w:val="0"/>
              <w:jc w:val="center"/>
              <w:rPr>
                <w:rFonts w:ascii="宋体" w:eastAsia="宋体" w:hAnsi="宋体" w:cs="Times New Roman"/>
                <w:kern w:val="0"/>
                <w:sz w:val="20"/>
                <w:szCs w:val="20"/>
              </w:rPr>
            </w:pPr>
            <w:r w:rsidRPr="009D7207">
              <w:rPr>
                <w:rFonts w:ascii="宋体" w:eastAsia="宋体" w:hAnsi="宋体" w:cs="Times New Roman" w:hint="eastAsia"/>
                <w:kern w:val="0"/>
                <w:sz w:val="20"/>
                <w:szCs w:val="20"/>
              </w:rPr>
              <w:t>本人受教育年限</w:t>
            </w:r>
          </w:p>
        </w:tc>
        <w:tc>
          <w:tcPr>
            <w:tcW w:w="697" w:type="pct"/>
            <w:tcBorders>
              <w:left w:val="nil"/>
              <w:bottom w:val="nil"/>
              <w:right w:val="nil"/>
            </w:tcBorders>
          </w:tcPr>
          <w:p w14:paraId="2664C69F" w14:textId="3C1CA19E"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0.03</w:t>
            </w:r>
            <w:r w:rsidR="005705A7" w:rsidRPr="009D7207">
              <w:rPr>
                <w:rFonts w:ascii="Times New Roman" w:hAnsi="Times New Roman" w:cs="Times New Roman" w:hint="eastAsia"/>
                <w:kern w:val="0"/>
                <w:sz w:val="20"/>
                <w:szCs w:val="20"/>
              </w:rPr>
              <w:t>2</w:t>
            </w:r>
            <w:r w:rsidRPr="009D7207">
              <w:rPr>
                <w:rFonts w:ascii="Times New Roman" w:hAnsi="Times New Roman" w:cs="Times New Roman"/>
                <w:kern w:val="0"/>
                <w:sz w:val="20"/>
                <w:szCs w:val="20"/>
                <w:vertAlign w:val="superscript"/>
              </w:rPr>
              <w:t>*</w:t>
            </w:r>
          </w:p>
        </w:tc>
        <w:tc>
          <w:tcPr>
            <w:tcW w:w="697" w:type="pct"/>
            <w:tcBorders>
              <w:left w:val="nil"/>
              <w:bottom w:val="nil"/>
              <w:right w:val="nil"/>
            </w:tcBorders>
          </w:tcPr>
          <w:p w14:paraId="03248A5F" w14:textId="286AF2F1"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0.03</w:t>
            </w:r>
            <w:r w:rsidR="00F13BD9" w:rsidRPr="009D7207">
              <w:rPr>
                <w:rFonts w:ascii="Times New Roman" w:hAnsi="Times New Roman" w:cs="Times New Roman" w:hint="eastAsia"/>
                <w:kern w:val="0"/>
                <w:sz w:val="20"/>
                <w:szCs w:val="20"/>
              </w:rPr>
              <w:t>6</w:t>
            </w:r>
            <w:r w:rsidRPr="009D7207">
              <w:rPr>
                <w:rFonts w:ascii="Times New Roman" w:hAnsi="Times New Roman" w:cs="Times New Roman"/>
                <w:kern w:val="0"/>
                <w:sz w:val="20"/>
                <w:szCs w:val="20"/>
                <w:vertAlign w:val="superscript"/>
              </w:rPr>
              <w:t>*</w:t>
            </w:r>
          </w:p>
        </w:tc>
        <w:tc>
          <w:tcPr>
            <w:tcW w:w="697" w:type="pct"/>
            <w:tcBorders>
              <w:left w:val="nil"/>
              <w:bottom w:val="nil"/>
              <w:right w:val="nil"/>
            </w:tcBorders>
          </w:tcPr>
          <w:p w14:paraId="2BDD125D" w14:textId="60E8961D"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0.03</w:t>
            </w:r>
            <w:r w:rsidR="00F119F1" w:rsidRPr="009D7207">
              <w:rPr>
                <w:rFonts w:ascii="Times New Roman" w:hAnsi="Times New Roman" w:cs="Times New Roman" w:hint="eastAsia"/>
                <w:kern w:val="0"/>
                <w:sz w:val="20"/>
                <w:szCs w:val="20"/>
              </w:rPr>
              <w:t>4</w:t>
            </w:r>
            <w:r w:rsidRPr="009D7207">
              <w:rPr>
                <w:rFonts w:ascii="Times New Roman" w:hAnsi="Times New Roman" w:cs="Times New Roman"/>
                <w:kern w:val="0"/>
                <w:sz w:val="20"/>
                <w:szCs w:val="20"/>
                <w:vertAlign w:val="superscript"/>
              </w:rPr>
              <w:t>*</w:t>
            </w:r>
          </w:p>
        </w:tc>
        <w:tc>
          <w:tcPr>
            <w:tcW w:w="697" w:type="pct"/>
            <w:tcBorders>
              <w:left w:val="nil"/>
              <w:bottom w:val="nil"/>
              <w:right w:val="nil"/>
            </w:tcBorders>
          </w:tcPr>
          <w:p w14:paraId="5B1647F0" w14:textId="56F98068"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0.03</w:t>
            </w:r>
            <w:r w:rsidR="00765EAE" w:rsidRPr="009D7207">
              <w:rPr>
                <w:rFonts w:ascii="Times New Roman" w:hAnsi="Times New Roman" w:cs="Times New Roman" w:hint="eastAsia"/>
                <w:kern w:val="0"/>
                <w:sz w:val="20"/>
                <w:szCs w:val="20"/>
              </w:rPr>
              <w:t>4</w:t>
            </w:r>
            <w:r w:rsidRPr="009D7207">
              <w:rPr>
                <w:rFonts w:ascii="Times New Roman" w:hAnsi="Times New Roman" w:cs="Times New Roman"/>
                <w:kern w:val="0"/>
                <w:sz w:val="20"/>
                <w:szCs w:val="20"/>
                <w:vertAlign w:val="superscript"/>
              </w:rPr>
              <w:t>*</w:t>
            </w:r>
          </w:p>
        </w:tc>
        <w:tc>
          <w:tcPr>
            <w:tcW w:w="690" w:type="pct"/>
            <w:tcBorders>
              <w:left w:val="nil"/>
              <w:bottom w:val="nil"/>
              <w:right w:val="nil"/>
            </w:tcBorders>
          </w:tcPr>
          <w:p w14:paraId="00D29DFB" w14:textId="7E2B3E02"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0.03</w:t>
            </w:r>
            <w:r w:rsidR="00A678E6" w:rsidRPr="009D7207">
              <w:rPr>
                <w:rFonts w:ascii="Times New Roman" w:hAnsi="Times New Roman" w:cs="Times New Roman" w:hint="eastAsia"/>
                <w:kern w:val="0"/>
                <w:sz w:val="20"/>
                <w:szCs w:val="20"/>
              </w:rPr>
              <w:t>4</w:t>
            </w:r>
            <w:r w:rsidRPr="009D7207">
              <w:rPr>
                <w:rFonts w:ascii="Times New Roman" w:hAnsi="Times New Roman" w:cs="Times New Roman"/>
                <w:kern w:val="0"/>
                <w:sz w:val="20"/>
                <w:szCs w:val="20"/>
                <w:vertAlign w:val="superscript"/>
              </w:rPr>
              <w:t>*</w:t>
            </w:r>
          </w:p>
        </w:tc>
      </w:tr>
      <w:tr w:rsidR="003B0DF6" w14:paraId="23A4AD65" w14:textId="77777777" w:rsidTr="00F25CFE">
        <w:tc>
          <w:tcPr>
            <w:tcW w:w="1523" w:type="pct"/>
            <w:gridSpan w:val="2"/>
            <w:vMerge/>
            <w:tcBorders>
              <w:left w:val="nil"/>
              <w:bottom w:val="nil"/>
              <w:right w:val="nil"/>
            </w:tcBorders>
            <w:vAlign w:val="center"/>
          </w:tcPr>
          <w:p w14:paraId="37C1FA87"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tcPr>
          <w:p w14:paraId="27B4F083"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(0.014)</w:t>
            </w:r>
          </w:p>
        </w:tc>
        <w:tc>
          <w:tcPr>
            <w:tcW w:w="697" w:type="pct"/>
            <w:tcBorders>
              <w:top w:val="nil"/>
              <w:left w:val="nil"/>
              <w:bottom w:val="nil"/>
              <w:right w:val="nil"/>
            </w:tcBorders>
          </w:tcPr>
          <w:p w14:paraId="637B9D31"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(0.014)</w:t>
            </w:r>
          </w:p>
        </w:tc>
        <w:tc>
          <w:tcPr>
            <w:tcW w:w="697" w:type="pct"/>
            <w:tcBorders>
              <w:top w:val="nil"/>
              <w:left w:val="nil"/>
              <w:bottom w:val="nil"/>
              <w:right w:val="nil"/>
            </w:tcBorders>
          </w:tcPr>
          <w:p w14:paraId="184A4535"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(0.014)</w:t>
            </w:r>
          </w:p>
        </w:tc>
        <w:tc>
          <w:tcPr>
            <w:tcW w:w="697" w:type="pct"/>
            <w:tcBorders>
              <w:top w:val="nil"/>
              <w:left w:val="nil"/>
              <w:bottom w:val="nil"/>
              <w:right w:val="nil"/>
            </w:tcBorders>
          </w:tcPr>
          <w:p w14:paraId="744DC503"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(0.014)</w:t>
            </w:r>
          </w:p>
        </w:tc>
        <w:tc>
          <w:tcPr>
            <w:tcW w:w="690" w:type="pct"/>
            <w:tcBorders>
              <w:top w:val="nil"/>
              <w:left w:val="nil"/>
              <w:bottom w:val="nil"/>
              <w:right w:val="nil"/>
            </w:tcBorders>
          </w:tcPr>
          <w:p w14:paraId="668BFE39"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(0.014)</w:t>
            </w:r>
          </w:p>
        </w:tc>
      </w:tr>
      <w:tr w:rsidR="003B0DF6" w14:paraId="7407E156" w14:textId="77777777" w:rsidTr="00F25CFE">
        <w:tc>
          <w:tcPr>
            <w:tcW w:w="1523" w:type="pct"/>
            <w:gridSpan w:val="2"/>
            <w:vMerge w:val="restart"/>
            <w:tcBorders>
              <w:top w:val="nil"/>
              <w:left w:val="nil"/>
              <w:right w:val="nil"/>
            </w:tcBorders>
            <w:vAlign w:val="center"/>
          </w:tcPr>
          <w:p w14:paraId="7F9CC99D"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宋体" w:eastAsia="宋体" w:hAnsi="宋体" w:cs="Times New Roman" w:hint="eastAsia"/>
                <w:kern w:val="0"/>
                <w:sz w:val="20"/>
                <w:szCs w:val="20"/>
              </w:rPr>
              <w:t>父亲受教育年限</w:t>
            </w:r>
          </w:p>
        </w:tc>
        <w:tc>
          <w:tcPr>
            <w:tcW w:w="697" w:type="pct"/>
            <w:tcBorders>
              <w:top w:val="nil"/>
              <w:left w:val="nil"/>
              <w:bottom w:val="nil"/>
              <w:right w:val="nil"/>
            </w:tcBorders>
          </w:tcPr>
          <w:p w14:paraId="3CEF88A4" w14:textId="553886CD"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w:t>
            </w:r>
            <w:r w:rsidR="005705A7" w:rsidRPr="009D7207">
              <w:rPr>
                <w:rFonts w:ascii="Times New Roman" w:hAnsi="Times New Roman" w:cs="Times New Roman" w:hint="eastAsia"/>
                <w:kern w:val="0"/>
                <w:sz w:val="20"/>
                <w:szCs w:val="20"/>
              </w:rPr>
              <w:t>6</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4C59D81D" w14:textId="7C1B0E90"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w:t>
            </w:r>
            <w:r w:rsidR="00F13BD9" w:rsidRPr="009D7207">
              <w:rPr>
                <w:rFonts w:ascii="Times New Roman" w:hAnsi="Times New Roman" w:cs="Times New Roman" w:hint="eastAsia"/>
                <w:kern w:val="0"/>
                <w:sz w:val="20"/>
                <w:szCs w:val="20"/>
              </w:rPr>
              <w:t>5</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2DC4B6E3"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0.024</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6EA900F2" w14:textId="2C58216A"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w:t>
            </w:r>
            <w:r w:rsidR="00765EAE" w:rsidRPr="009D7207">
              <w:rPr>
                <w:rFonts w:ascii="Times New Roman" w:hAnsi="Times New Roman" w:cs="Times New Roman" w:hint="eastAsia"/>
                <w:kern w:val="0"/>
                <w:sz w:val="20"/>
                <w:szCs w:val="20"/>
              </w:rPr>
              <w:t>5</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tcPr>
          <w:p w14:paraId="649645FD" w14:textId="258E3714"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w:t>
            </w:r>
            <w:r w:rsidR="00A678E6" w:rsidRPr="009D7207">
              <w:rPr>
                <w:rFonts w:ascii="Times New Roman" w:hAnsi="Times New Roman" w:cs="Times New Roman" w:hint="eastAsia"/>
                <w:kern w:val="0"/>
                <w:sz w:val="20"/>
                <w:szCs w:val="20"/>
              </w:rPr>
              <w:t>5</w:t>
            </w:r>
            <w:r w:rsidRPr="009D7207">
              <w:rPr>
                <w:rFonts w:ascii="Times New Roman" w:hAnsi="Times New Roman" w:cs="Times New Roman"/>
                <w:kern w:val="0"/>
                <w:sz w:val="20"/>
                <w:szCs w:val="20"/>
                <w:vertAlign w:val="superscript"/>
              </w:rPr>
              <w:t>+</w:t>
            </w:r>
          </w:p>
        </w:tc>
      </w:tr>
      <w:tr w:rsidR="003B0DF6" w14:paraId="3226339B" w14:textId="77777777" w:rsidTr="00F25CFE">
        <w:tc>
          <w:tcPr>
            <w:tcW w:w="1523" w:type="pct"/>
            <w:gridSpan w:val="2"/>
            <w:vMerge/>
            <w:tcBorders>
              <w:left w:val="nil"/>
              <w:bottom w:val="nil"/>
              <w:right w:val="nil"/>
            </w:tcBorders>
            <w:vAlign w:val="center"/>
          </w:tcPr>
          <w:p w14:paraId="6D5C85B1"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p>
        </w:tc>
        <w:tc>
          <w:tcPr>
            <w:tcW w:w="697" w:type="pct"/>
            <w:tcBorders>
              <w:top w:val="nil"/>
              <w:left w:val="nil"/>
              <w:bottom w:val="nil"/>
              <w:right w:val="nil"/>
            </w:tcBorders>
          </w:tcPr>
          <w:p w14:paraId="1181D542"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(0.014)</w:t>
            </w:r>
          </w:p>
        </w:tc>
        <w:tc>
          <w:tcPr>
            <w:tcW w:w="697" w:type="pct"/>
            <w:tcBorders>
              <w:top w:val="nil"/>
              <w:left w:val="nil"/>
              <w:bottom w:val="nil"/>
              <w:right w:val="nil"/>
            </w:tcBorders>
          </w:tcPr>
          <w:p w14:paraId="3CDF057E"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(0.014)</w:t>
            </w:r>
          </w:p>
        </w:tc>
        <w:tc>
          <w:tcPr>
            <w:tcW w:w="697" w:type="pct"/>
            <w:tcBorders>
              <w:top w:val="nil"/>
              <w:left w:val="nil"/>
              <w:bottom w:val="nil"/>
              <w:right w:val="nil"/>
            </w:tcBorders>
          </w:tcPr>
          <w:p w14:paraId="52E2754F"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(0.014)</w:t>
            </w:r>
          </w:p>
        </w:tc>
        <w:tc>
          <w:tcPr>
            <w:tcW w:w="697" w:type="pct"/>
            <w:tcBorders>
              <w:top w:val="nil"/>
              <w:left w:val="nil"/>
              <w:bottom w:val="nil"/>
              <w:right w:val="nil"/>
            </w:tcBorders>
          </w:tcPr>
          <w:p w14:paraId="54BB3CED"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(0.014)</w:t>
            </w:r>
          </w:p>
        </w:tc>
        <w:tc>
          <w:tcPr>
            <w:tcW w:w="690" w:type="pct"/>
            <w:tcBorders>
              <w:top w:val="nil"/>
              <w:left w:val="nil"/>
              <w:bottom w:val="nil"/>
              <w:right w:val="nil"/>
            </w:tcBorders>
          </w:tcPr>
          <w:p w14:paraId="2E1D3926" w14:textId="0333C69A"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w:t>
            </w:r>
            <w:r w:rsidR="00A678E6" w:rsidRPr="009D7207">
              <w:rPr>
                <w:rFonts w:ascii="Times New Roman" w:hAnsi="Times New Roman" w:cs="Times New Roman" w:hint="eastAsia"/>
                <w:kern w:val="0"/>
                <w:sz w:val="20"/>
                <w:szCs w:val="20"/>
              </w:rPr>
              <w:t>4</w:t>
            </w:r>
            <w:r w:rsidRPr="009D7207">
              <w:rPr>
                <w:rFonts w:ascii="Times New Roman" w:hAnsi="Times New Roman" w:cs="Times New Roman"/>
                <w:kern w:val="0"/>
                <w:sz w:val="20"/>
                <w:szCs w:val="20"/>
              </w:rPr>
              <w:t>)</w:t>
            </w:r>
          </w:p>
        </w:tc>
      </w:tr>
      <w:tr w:rsidR="003B0DF6" w14:paraId="78126EC8" w14:textId="77777777" w:rsidTr="00F25CFE">
        <w:tc>
          <w:tcPr>
            <w:tcW w:w="1523" w:type="pct"/>
            <w:gridSpan w:val="2"/>
            <w:vMerge w:val="restart"/>
            <w:tcBorders>
              <w:top w:val="nil"/>
              <w:left w:val="nil"/>
              <w:right w:val="nil"/>
            </w:tcBorders>
            <w:vAlign w:val="center"/>
          </w:tcPr>
          <w:p w14:paraId="7E96A21D"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宋体" w:eastAsia="宋体" w:hAnsi="宋体" w:cs="Times New Roman" w:hint="eastAsia"/>
                <w:kern w:val="0"/>
                <w:sz w:val="20"/>
                <w:szCs w:val="20"/>
              </w:rPr>
              <w:t>母亲受教育年限</w:t>
            </w:r>
          </w:p>
        </w:tc>
        <w:tc>
          <w:tcPr>
            <w:tcW w:w="697" w:type="pct"/>
            <w:tcBorders>
              <w:top w:val="nil"/>
              <w:left w:val="nil"/>
              <w:bottom w:val="nil"/>
              <w:right w:val="nil"/>
            </w:tcBorders>
          </w:tcPr>
          <w:p w14:paraId="73D62672" w14:textId="1032CB60"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-0.03</w:t>
            </w:r>
            <w:r w:rsidR="005705A7" w:rsidRPr="009D7207">
              <w:rPr>
                <w:rFonts w:ascii="Times New Roman" w:hAnsi="Times New Roman" w:cs="Times New Roman" w:hint="eastAsia"/>
                <w:kern w:val="0"/>
                <w:sz w:val="20"/>
                <w:szCs w:val="20"/>
              </w:rPr>
              <w:t>0</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798DE39D"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-0.028</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5361F625" w14:textId="3641979D"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w:t>
            </w:r>
            <w:r w:rsidR="00F119F1"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702CC9DF" w14:textId="2332148D"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w:t>
            </w:r>
            <w:r w:rsidR="00765EAE"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tcPr>
          <w:p w14:paraId="01496774" w14:textId="70D52F2A"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-0.029</w:t>
            </w:r>
            <w:r w:rsidR="00A678E6" w:rsidRPr="009D7207">
              <w:rPr>
                <w:rFonts w:ascii="Times New Roman" w:hAnsi="Times New Roman" w:cs="Times New Roman" w:hint="eastAsia"/>
                <w:kern w:val="0"/>
                <w:sz w:val="20"/>
                <w:szCs w:val="20"/>
                <w:vertAlign w:val="superscript"/>
              </w:rPr>
              <w:t>+</w:t>
            </w:r>
          </w:p>
        </w:tc>
      </w:tr>
      <w:tr w:rsidR="003B0DF6" w14:paraId="51BAAF80" w14:textId="77777777" w:rsidTr="00F25CFE">
        <w:tc>
          <w:tcPr>
            <w:tcW w:w="1523" w:type="pct"/>
            <w:gridSpan w:val="2"/>
            <w:vMerge/>
            <w:tcBorders>
              <w:left w:val="nil"/>
              <w:bottom w:val="nil"/>
              <w:right w:val="nil"/>
            </w:tcBorders>
          </w:tcPr>
          <w:p w14:paraId="7630DDD9" w14:textId="77777777" w:rsidR="003B0DF6" w:rsidRPr="009D7207" w:rsidRDefault="003B0DF6"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4BBBC87D"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(0.015)</w:t>
            </w:r>
          </w:p>
        </w:tc>
        <w:tc>
          <w:tcPr>
            <w:tcW w:w="697" w:type="pct"/>
            <w:tcBorders>
              <w:top w:val="nil"/>
              <w:left w:val="nil"/>
              <w:bottom w:val="nil"/>
              <w:right w:val="nil"/>
            </w:tcBorders>
          </w:tcPr>
          <w:p w14:paraId="7E074A95"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(0.015)</w:t>
            </w:r>
          </w:p>
        </w:tc>
        <w:tc>
          <w:tcPr>
            <w:tcW w:w="697" w:type="pct"/>
            <w:tcBorders>
              <w:top w:val="nil"/>
              <w:left w:val="nil"/>
              <w:bottom w:val="nil"/>
              <w:right w:val="nil"/>
            </w:tcBorders>
          </w:tcPr>
          <w:p w14:paraId="78C53AE6"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(0.015)</w:t>
            </w:r>
          </w:p>
        </w:tc>
        <w:tc>
          <w:tcPr>
            <w:tcW w:w="697" w:type="pct"/>
            <w:tcBorders>
              <w:top w:val="nil"/>
              <w:left w:val="nil"/>
              <w:bottom w:val="nil"/>
              <w:right w:val="nil"/>
            </w:tcBorders>
          </w:tcPr>
          <w:p w14:paraId="417184AA"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(0.015)</w:t>
            </w:r>
          </w:p>
        </w:tc>
        <w:tc>
          <w:tcPr>
            <w:tcW w:w="690" w:type="pct"/>
            <w:tcBorders>
              <w:top w:val="nil"/>
              <w:left w:val="nil"/>
              <w:bottom w:val="nil"/>
              <w:right w:val="nil"/>
            </w:tcBorders>
          </w:tcPr>
          <w:p w14:paraId="3AFB3205" w14:textId="77777777" w:rsidR="003B0DF6" w:rsidRPr="009D7207" w:rsidRDefault="003B0DF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(0.015)</w:t>
            </w:r>
          </w:p>
        </w:tc>
      </w:tr>
      <w:tr w:rsidR="00885914" w14:paraId="5E3B77F2" w14:textId="77777777" w:rsidTr="00F25CFE">
        <w:trPr>
          <w:gridBefore w:val="1"/>
          <w:wBefore w:w="66" w:type="pct"/>
        </w:trPr>
        <w:tc>
          <w:tcPr>
            <w:tcW w:w="1456" w:type="pct"/>
            <w:vMerge w:val="restart"/>
            <w:tcBorders>
              <w:top w:val="nil"/>
              <w:left w:val="nil"/>
              <w:right w:val="nil"/>
            </w:tcBorders>
          </w:tcPr>
          <w:p w14:paraId="21670271" w14:textId="77777777" w:rsidR="00885914" w:rsidRPr="009D7207" w:rsidRDefault="00885914"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房产情况</w:t>
            </w:r>
          </w:p>
          <w:p w14:paraId="54BFE75B" w14:textId="368765B2"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eastAsia="宋体" w:hAnsi="Times New Roman" w:cs="Times New Roman"/>
                <w:kern w:val="0"/>
                <w:sz w:val="20"/>
                <w:szCs w:val="20"/>
              </w:rPr>
              <w:t>（无房产</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tcPr>
          <w:p w14:paraId="611B7981" w14:textId="27152270"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0.13</w:t>
            </w:r>
            <w:r w:rsidR="005705A7"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761135D5" w14:textId="72879ACA"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w:t>
            </w:r>
            <w:r w:rsidR="00F13BD9" w:rsidRPr="009D7207">
              <w:rPr>
                <w:rFonts w:ascii="Times New Roman" w:hAnsi="Times New Roman" w:cs="Times New Roman" w:hint="eastAsia"/>
                <w:kern w:val="0"/>
                <w:sz w:val="20"/>
                <w:szCs w:val="20"/>
              </w:rPr>
              <w:t>7</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0D4B22C5" w14:textId="0E0A01C1"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w:t>
            </w:r>
            <w:r w:rsidR="00F119F1" w:rsidRPr="009D7207">
              <w:rPr>
                <w:rFonts w:ascii="Times New Roman" w:hAnsi="Times New Roman" w:cs="Times New Roman" w:hint="eastAsia"/>
                <w:kern w:val="0"/>
                <w:sz w:val="20"/>
                <w:szCs w:val="20"/>
              </w:rPr>
              <w:t>8</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168192BF" w14:textId="080722C4"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w:t>
            </w:r>
            <w:r w:rsidR="00765EAE" w:rsidRPr="009D7207">
              <w:rPr>
                <w:rFonts w:ascii="Times New Roman" w:hAnsi="Times New Roman" w:cs="Times New Roman" w:hint="eastAsia"/>
                <w:kern w:val="0"/>
                <w:sz w:val="20"/>
                <w:szCs w:val="20"/>
              </w:rPr>
              <w:t>9</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tcPr>
          <w:p w14:paraId="03E75F30" w14:textId="77777777"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0.129</w:t>
            </w:r>
            <w:r w:rsidRPr="009D7207">
              <w:rPr>
                <w:rFonts w:ascii="Times New Roman" w:hAnsi="Times New Roman" w:cs="Times New Roman"/>
                <w:kern w:val="0"/>
                <w:sz w:val="20"/>
                <w:szCs w:val="20"/>
                <w:vertAlign w:val="superscript"/>
              </w:rPr>
              <w:t>*</w:t>
            </w:r>
          </w:p>
        </w:tc>
      </w:tr>
      <w:tr w:rsidR="00885914" w14:paraId="0641E10A" w14:textId="77777777" w:rsidTr="00F25CFE">
        <w:trPr>
          <w:gridBefore w:val="1"/>
          <w:wBefore w:w="66" w:type="pct"/>
        </w:trPr>
        <w:tc>
          <w:tcPr>
            <w:tcW w:w="1456" w:type="pct"/>
            <w:vMerge/>
            <w:tcBorders>
              <w:left w:val="nil"/>
              <w:bottom w:val="nil"/>
              <w:right w:val="nil"/>
            </w:tcBorders>
          </w:tcPr>
          <w:p w14:paraId="2A757201" w14:textId="77777777" w:rsidR="00885914" w:rsidRPr="009D7207" w:rsidRDefault="00885914"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76A36A33" w14:textId="77777777"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(0.062)</w:t>
            </w:r>
          </w:p>
        </w:tc>
        <w:tc>
          <w:tcPr>
            <w:tcW w:w="697" w:type="pct"/>
            <w:tcBorders>
              <w:top w:val="nil"/>
              <w:left w:val="nil"/>
              <w:bottom w:val="nil"/>
              <w:right w:val="nil"/>
            </w:tcBorders>
          </w:tcPr>
          <w:p w14:paraId="762E1E8F" w14:textId="77777777"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(0.062)</w:t>
            </w:r>
          </w:p>
        </w:tc>
        <w:tc>
          <w:tcPr>
            <w:tcW w:w="697" w:type="pct"/>
            <w:tcBorders>
              <w:top w:val="nil"/>
              <w:left w:val="nil"/>
              <w:bottom w:val="nil"/>
              <w:right w:val="nil"/>
            </w:tcBorders>
          </w:tcPr>
          <w:p w14:paraId="625753B3" w14:textId="77777777"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(0.062)</w:t>
            </w:r>
          </w:p>
        </w:tc>
        <w:tc>
          <w:tcPr>
            <w:tcW w:w="697" w:type="pct"/>
            <w:tcBorders>
              <w:top w:val="nil"/>
              <w:left w:val="nil"/>
              <w:bottom w:val="nil"/>
              <w:right w:val="nil"/>
            </w:tcBorders>
          </w:tcPr>
          <w:p w14:paraId="4B32EEB1" w14:textId="77777777"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(0.062)</w:t>
            </w:r>
          </w:p>
        </w:tc>
        <w:tc>
          <w:tcPr>
            <w:tcW w:w="690" w:type="pct"/>
            <w:tcBorders>
              <w:top w:val="nil"/>
              <w:left w:val="nil"/>
              <w:bottom w:val="nil"/>
              <w:right w:val="nil"/>
            </w:tcBorders>
          </w:tcPr>
          <w:p w14:paraId="7BFBCF05" w14:textId="77777777" w:rsidR="00885914" w:rsidRPr="009D7207" w:rsidRDefault="00885914"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(0.062)</w:t>
            </w:r>
          </w:p>
        </w:tc>
      </w:tr>
      <w:tr w:rsidR="006C4DD1" w14:paraId="557D11BD" w14:textId="77777777" w:rsidTr="00F25CFE">
        <w:trPr>
          <w:gridBefore w:val="1"/>
          <w:wBefore w:w="66" w:type="pct"/>
        </w:trPr>
        <w:tc>
          <w:tcPr>
            <w:tcW w:w="1456" w:type="pct"/>
            <w:vMerge w:val="restart"/>
            <w:tcBorders>
              <w:top w:val="nil"/>
              <w:left w:val="nil"/>
              <w:right w:val="nil"/>
            </w:tcBorders>
          </w:tcPr>
          <w:p w14:paraId="7610F1FF" w14:textId="77777777" w:rsidR="006C4DD1" w:rsidRPr="009D7207" w:rsidRDefault="006C4DD1"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车辆情况</w:t>
            </w:r>
          </w:p>
          <w:p w14:paraId="24B8859E" w14:textId="4C6EEEE9" w:rsidR="006C4DD1" w:rsidRPr="009D7207" w:rsidRDefault="006C4DD1"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（无汽车</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tcPr>
          <w:p w14:paraId="55EAD0D2" w14:textId="77777777" w:rsidR="006C4DD1" w:rsidRPr="009D7207" w:rsidRDefault="006C4DD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-0.095</w:t>
            </w:r>
          </w:p>
        </w:tc>
        <w:tc>
          <w:tcPr>
            <w:tcW w:w="697" w:type="pct"/>
            <w:tcBorders>
              <w:top w:val="nil"/>
              <w:left w:val="nil"/>
              <w:bottom w:val="nil"/>
              <w:right w:val="nil"/>
            </w:tcBorders>
          </w:tcPr>
          <w:p w14:paraId="2C59DAA3" w14:textId="77777777" w:rsidR="006C4DD1" w:rsidRPr="009D7207" w:rsidRDefault="006C4DD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-0.084</w:t>
            </w:r>
          </w:p>
        </w:tc>
        <w:tc>
          <w:tcPr>
            <w:tcW w:w="697" w:type="pct"/>
            <w:tcBorders>
              <w:top w:val="nil"/>
              <w:left w:val="nil"/>
              <w:bottom w:val="nil"/>
              <w:right w:val="nil"/>
            </w:tcBorders>
          </w:tcPr>
          <w:p w14:paraId="0E256A99" w14:textId="77777777" w:rsidR="006C4DD1" w:rsidRPr="009D7207" w:rsidRDefault="006C4DD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-0.083</w:t>
            </w:r>
          </w:p>
        </w:tc>
        <w:tc>
          <w:tcPr>
            <w:tcW w:w="697" w:type="pct"/>
            <w:tcBorders>
              <w:top w:val="nil"/>
              <w:left w:val="nil"/>
              <w:bottom w:val="nil"/>
              <w:right w:val="nil"/>
            </w:tcBorders>
          </w:tcPr>
          <w:p w14:paraId="4C7718B8" w14:textId="0FA45CCF" w:rsidR="006C4DD1" w:rsidRPr="009D7207" w:rsidRDefault="006C4DD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w:t>
            </w:r>
            <w:r w:rsidR="00765EAE" w:rsidRPr="009D7207">
              <w:rPr>
                <w:rFonts w:ascii="Times New Roman" w:hAnsi="Times New Roman" w:cs="Times New Roman" w:hint="eastAsia"/>
                <w:kern w:val="0"/>
                <w:sz w:val="20"/>
                <w:szCs w:val="20"/>
              </w:rPr>
              <w:t>4</w:t>
            </w:r>
          </w:p>
        </w:tc>
        <w:tc>
          <w:tcPr>
            <w:tcW w:w="690" w:type="pct"/>
            <w:tcBorders>
              <w:top w:val="nil"/>
              <w:left w:val="nil"/>
              <w:bottom w:val="nil"/>
              <w:right w:val="nil"/>
            </w:tcBorders>
          </w:tcPr>
          <w:p w14:paraId="0FFC19F9" w14:textId="77777777" w:rsidR="006C4DD1" w:rsidRPr="009D7207" w:rsidRDefault="006C4DD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-0.084</w:t>
            </w:r>
          </w:p>
        </w:tc>
      </w:tr>
      <w:tr w:rsidR="006C4DD1" w14:paraId="10842166" w14:textId="77777777" w:rsidTr="00F25CFE">
        <w:trPr>
          <w:gridBefore w:val="1"/>
          <w:wBefore w:w="66" w:type="pct"/>
        </w:trPr>
        <w:tc>
          <w:tcPr>
            <w:tcW w:w="1456" w:type="pct"/>
            <w:vMerge/>
            <w:tcBorders>
              <w:left w:val="nil"/>
              <w:bottom w:val="nil"/>
              <w:right w:val="nil"/>
            </w:tcBorders>
          </w:tcPr>
          <w:p w14:paraId="3A1E66E9" w14:textId="77777777" w:rsidR="006C4DD1" w:rsidRPr="009D7207" w:rsidRDefault="006C4DD1"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3B5EDE06" w14:textId="77777777" w:rsidR="006C4DD1" w:rsidRPr="009D7207" w:rsidRDefault="006C4DD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(0.059)</w:t>
            </w:r>
          </w:p>
        </w:tc>
        <w:tc>
          <w:tcPr>
            <w:tcW w:w="697" w:type="pct"/>
            <w:tcBorders>
              <w:top w:val="nil"/>
              <w:left w:val="nil"/>
              <w:bottom w:val="nil"/>
              <w:right w:val="nil"/>
            </w:tcBorders>
          </w:tcPr>
          <w:p w14:paraId="41785CCE" w14:textId="77777777" w:rsidR="006C4DD1" w:rsidRPr="009D7207" w:rsidRDefault="006C4DD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(0.059)</w:t>
            </w:r>
          </w:p>
        </w:tc>
        <w:tc>
          <w:tcPr>
            <w:tcW w:w="697" w:type="pct"/>
            <w:tcBorders>
              <w:top w:val="nil"/>
              <w:left w:val="nil"/>
              <w:bottom w:val="nil"/>
              <w:right w:val="nil"/>
            </w:tcBorders>
          </w:tcPr>
          <w:p w14:paraId="418D0F65" w14:textId="77777777" w:rsidR="006C4DD1" w:rsidRPr="009D7207" w:rsidRDefault="006C4DD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(0.059)</w:t>
            </w:r>
          </w:p>
        </w:tc>
        <w:tc>
          <w:tcPr>
            <w:tcW w:w="697" w:type="pct"/>
            <w:tcBorders>
              <w:top w:val="nil"/>
              <w:left w:val="nil"/>
              <w:bottom w:val="nil"/>
              <w:right w:val="nil"/>
            </w:tcBorders>
          </w:tcPr>
          <w:p w14:paraId="5B94773F" w14:textId="77777777" w:rsidR="006C4DD1" w:rsidRPr="009D7207" w:rsidRDefault="006C4DD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(0.059)</w:t>
            </w:r>
          </w:p>
        </w:tc>
        <w:tc>
          <w:tcPr>
            <w:tcW w:w="690" w:type="pct"/>
            <w:tcBorders>
              <w:top w:val="nil"/>
              <w:left w:val="nil"/>
              <w:bottom w:val="nil"/>
              <w:right w:val="nil"/>
            </w:tcBorders>
          </w:tcPr>
          <w:p w14:paraId="69AF98C1" w14:textId="77777777" w:rsidR="006C4DD1" w:rsidRPr="009D7207" w:rsidRDefault="006C4DD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(0.059)</w:t>
            </w:r>
          </w:p>
        </w:tc>
      </w:tr>
      <w:tr w:rsidR="00C76D9C" w14:paraId="53FA9D2D" w14:textId="77777777" w:rsidTr="00F25CFE">
        <w:trPr>
          <w:gridBefore w:val="1"/>
          <w:wBefore w:w="66" w:type="pct"/>
        </w:trPr>
        <w:tc>
          <w:tcPr>
            <w:tcW w:w="1456" w:type="pct"/>
            <w:vMerge w:val="restart"/>
            <w:tcBorders>
              <w:top w:val="nil"/>
              <w:left w:val="nil"/>
              <w:right w:val="nil"/>
            </w:tcBorders>
            <w:vAlign w:val="center"/>
          </w:tcPr>
          <w:p w14:paraId="25DC8FC6" w14:textId="77777777" w:rsidR="00C76D9C" w:rsidRPr="009D7207" w:rsidRDefault="00C76D9C"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政治面貌</w:t>
            </w:r>
          </w:p>
          <w:p w14:paraId="36A1109F" w14:textId="07F92E0A" w:rsidR="00C76D9C" w:rsidRPr="009D7207" w:rsidRDefault="00C76D9C"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kern w:val="0"/>
                <w:sz w:val="20"/>
                <w:szCs w:val="20"/>
              </w:rPr>
              <w:t>（非中共党员</w:t>
            </w:r>
            <w:r w:rsidRPr="009D7207">
              <w:rPr>
                <w:rFonts w:ascii="Times New Roman" w:eastAsia="宋体" w:hAnsi="Times New Roman" w:cs="Times New Roman"/>
                <w:kern w:val="0"/>
                <w:sz w:val="20"/>
                <w:szCs w:val="20"/>
              </w:rPr>
              <w:t>=0</w:t>
            </w:r>
            <w:r w:rsidRPr="009D7207">
              <w:rPr>
                <w:rFonts w:ascii="Times New Roman" w:eastAsia="宋体" w:hAnsi="Times New Roman" w:cs="Times New Roman"/>
                <w:kern w:val="0"/>
                <w:sz w:val="20"/>
                <w:szCs w:val="20"/>
              </w:rPr>
              <w:t>）</w:t>
            </w:r>
          </w:p>
        </w:tc>
        <w:tc>
          <w:tcPr>
            <w:tcW w:w="697" w:type="pct"/>
            <w:tcBorders>
              <w:top w:val="nil"/>
              <w:left w:val="nil"/>
              <w:bottom w:val="nil"/>
              <w:right w:val="nil"/>
            </w:tcBorders>
          </w:tcPr>
          <w:p w14:paraId="5C07811F" w14:textId="7E4D0AA2" w:rsidR="00C76D9C" w:rsidRPr="009D7207" w:rsidRDefault="00C76D9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0.28</w:t>
            </w:r>
            <w:r w:rsidR="005705A7"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26F1688A" w14:textId="0EE7C4C2" w:rsidR="00C76D9C" w:rsidRPr="009D7207" w:rsidRDefault="00C76D9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F13BD9" w:rsidRPr="009D7207">
              <w:rPr>
                <w:rFonts w:ascii="Times New Roman" w:hAnsi="Times New Roman" w:cs="Times New Roman" w:hint="eastAsia"/>
                <w:kern w:val="0"/>
                <w:sz w:val="20"/>
                <w:szCs w:val="20"/>
              </w:rPr>
              <w:t>88</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16444DA7" w14:textId="19DAD198" w:rsidR="00C76D9C" w:rsidRPr="009D7207" w:rsidRDefault="00C76D9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F119F1" w:rsidRPr="009D7207">
              <w:rPr>
                <w:rFonts w:ascii="Times New Roman" w:hAnsi="Times New Roman" w:cs="Times New Roman" w:hint="eastAsia"/>
                <w:kern w:val="0"/>
                <w:sz w:val="20"/>
                <w:szCs w:val="20"/>
              </w:rPr>
              <w:t>89</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5563B923" w14:textId="220A8110" w:rsidR="00C76D9C" w:rsidRPr="009D7207" w:rsidRDefault="00C76D9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w:t>
            </w:r>
            <w:r w:rsidR="00765EAE" w:rsidRPr="009D7207">
              <w:rPr>
                <w:rFonts w:ascii="Times New Roman" w:hAnsi="Times New Roman" w:cs="Times New Roman" w:hint="eastAsia"/>
                <w:kern w:val="0"/>
                <w:sz w:val="20"/>
                <w:szCs w:val="20"/>
              </w:rPr>
              <w:t>89</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tcPr>
          <w:p w14:paraId="6DC259C4" w14:textId="0FA38B00" w:rsidR="00C76D9C" w:rsidRPr="009D7207" w:rsidRDefault="00C76D9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0.29</w:t>
            </w:r>
            <w:r w:rsidR="00A62095" w:rsidRPr="009D7207">
              <w:rPr>
                <w:rFonts w:ascii="Times New Roman" w:hAnsi="Times New Roman" w:cs="Times New Roman" w:hint="eastAsia"/>
                <w:kern w:val="0"/>
                <w:sz w:val="20"/>
                <w:szCs w:val="20"/>
              </w:rPr>
              <w:t>0</w:t>
            </w:r>
            <w:r w:rsidRPr="009D7207">
              <w:rPr>
                <w:rFonts w:ascii="Times New Roman" w:hAnsi="Times New Roman" w:cs="Times New Roman"/>
                <w:kern w:val="0"/>
                <w:sz w:val="20"/>
                <w:szCs w:val="20"/>
                <w:vertAlign w:val="superscript"/>
              </w:rPr>
              <w:t>***</w:t>
            </w:r>
          </w:p>
        </w:tc>
      </w:tr>
      <w:tr w:rsidR="00C76D9C" w14:paraId="1092BC23" w14:textId="77777777" w:rsidTr="00F25CFE">
        <w:trPr>
          <w:gridBefore w:val="1"/>
          <w:wBefore w:w="66" w:type="pct"/>
        </w:trPr>
        <w:tc>
          <w:tcPr>
            <w:tcW w:w="1456" w:type="pct"/>
            <w:vMerge/>
            <w:tcBorders>
              <w:left w:val="nil"/>
              <w:bottom w:val="nil"/>
              <w:right w:val="nil"/>
            </w:tcBorders>
          </w:tcPr>
          <w:p w14:paraId="506CB39E" w14:textId="77777777" w:rsidR="00C76D9C" w:rsidRPr="009D7207" w:rsidRDefault="00C76D9C"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nil"/>
              <w:right w:val="nil"/>
            </w:tcBorders>
          </w:tcPr>
          <w:p w14:paraId="7533A04B" w14:textId="77777777" w:rsidR="00C76D9C" w:rsidRPr="009D7207" w:rsidRDefault="00C76D9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(0.064)</w:t>
            </w:r>
          </w:p>
        </w:tc>
        <w:tc>
          <w:tcPr>
            <w:tcW w:w="697" w:type="pct"/>
            <w:tcBorders>
              <w:top w:val="nil"/>
              <w:left w:val="nil"/>
              <w:bottom w:val="nil"/>
              <w:right w:val="nil"/>
            </w:tcBorders>
          </w:tcPr>
          <w:p w14:paraId="58994CAA" w14:textId="77777777" w:rsidR="00C76D9C" w:rsidRPr="009D7207" w:rsidRDefault="00C76D9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(0.064)</w:t>
            </w:r>
          </w:p>
        </w:tc>
        <w:tc>
          <w:tcPr>
            <w:tcW w:w="697" w:type="pct"/>
            <w:tcBorders>
              <w:top w:val="nil"/>
              <w:left w:val="nil"/>
              <w:bottom w:val="nil"/>
              <w:right w:val="nil"/>
            </w:tcBorders>
          </w:tcPr>
          <w:p w14:paraId="0C1EF37F" w14:textId="77777777" w:rsidR="00C76D9C" w:rsidRPr="009D7207" w:rsidRDefault="00C76D9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(0.064)</w:t>
            </w:r>
          </w:p>
        </w:tc>
        <w:tc>
          <w:tcPr>
            <w:tcW w:w="697" w:type="pct"/>
            <w:tcBorders>
              <w:top w:val="nil"/>
              <w:left w:val="nil"/>
              <w:bottom w:val="nil"/>
              <w:right w:val="nil"/>
            </w:tcBorders>
          </w:tcPr>
          <w:p w14:paraId="1A700B88" w14:textId="77777777" w:rsidR="00C76D9C" w:rsidRPr="009D7207" w:rsidRDefault="00C76D9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(0.064)</w:t>
            </w:r>
          </w:p>
        </w:tc>
        <w:tc>
          <w:tcPr>
            <w:tcW w:w="690" w:type="pct"/>
            <w:tcBorders>
              <w:top w:val="nil"/>
              <w:left w:val="nil"/>
              <w:bottom w:val="nil"/>
              <w:right w:val="nil"/>
            </w:tcBorders>
          </w:tcPr>
          <w:p w14:paraId="57772351" w14:textId="77777777" w:rsidR="00C76D9C" w:rsidRPr="009D7207" w:rsidRDefault="00C76D9C"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(0.064)</w:t>
            </w:r>
          </w:p>
        </w:tc>
      </w:tr>
      <w:tr w:rsidR="00A140FA" w14:paraId="6E45460E" w14:textId="77777777" w:rsidTr="00F25CFE">
        <w:trPr>
          <w:gridBefore w:val="1"/>
          <w:wBefore w:w="66" w:type="pct"/>
        </w:trPr>
        <w:tc>
          <w:tcPr>
            <w:tcW w:w="1456" w:type="pct"/>
            <w:vMerge w:val="restart"/>
            <w:tcBorders>
              <w:top w:val="nil"/>
              <w:left w:val="nil"/>
              <w:right w:val="nil"/>
            </w:tcBorders>
            <w:vAlign w:val="center"/>
          </w:tcPr>
          <w:p w14:paraId="766F0DB8" w14:textId="5196AE6B" w:rsidR="00A140FA" w:rsidRPr="009D7207" w:rsidRDefault="00A140FA" w:rsidP="009D7207">
            <w:pPr>
              <w:autoSpaceDE w:val="0"/>
              <w:autoSpaceDN w:val="0"/>
              <w:adjustRightInd w:val="0"/>
              <w:jc w:val="center"/>
              <w:rPr>
                <w:rFonts w:ascii="宋体" w:eastAsia="宋体" w:hAnsi="宋体" w:cs="Times New Roman"/>
                <w:kern w:val="0"/>
                <w:sz w:val="20"/>
                <w:szCs w:val="20"/>
              </w:rPr>
            </w:pPr>
            <w:r w:rsidRPr="009D7207">
              <w:rPr>
                <w:rFonts w:ascii="宋体" w:eastAsia="宋体" w:hAnsi="宋体" w:cs="Times New Roman" w:hint="eastAsia"/>
                <w:kern w:val="0"/>
                <w:sz w:val="20"/>
                <w:szCs w:val="20"/>
              </w:rPr>
              <w:t>常数项</w:t>
            </w:r>
          </w:p>
        </w:tc>
        <w:tc>
          <w:tcPr>
            <w:tcW w:w="697" w:type="pct"/>
            <w:tcBorders>
              <w:top w:val="nil"/>
              <w:left w:val="nil"/>
              <w:bottom w:val="nil"/>
              <w:right w:val="nil"/>
            </w:tcBorders>
          </w:tcPr>
          <w:p w14:paraId="1D6E51E5" w14:textId="209162A0" w:rsidR="00A140FA" w:rsidRPr="009D7207" w:rsidRDefault="00A140F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9.</w:t>
            </w:r>
            <w:r w:rsidR="005705A7" w:rsidRPr="009D7207">
              <w:rPr>
                <w:rFonts w:ascii="Times New Roman" w:hAnsi="Times New Roman" w:cs="Times New Roman" w:hint="eastAsia"/>
                <w:kern w:val="0"/>
                <w:sz w:val="20"/>
                <w:szCs w:val="20"/>
              </w:rPr>
              <w:t>301</w:t>
            </w:r>
            <w:r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2C487005" w14:textId="31102A54" w:rsidR="00A140FA" w:rsidRPr="009D7207" w:rsidRDefault="003A2D56"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hint="eastAsia"/>
                <w:kern w:val="0"/>
                <w:sz w:val="20"/>
                <w:szCs w:val="20"/>
              </w:rPr>
              <w:t>9</w:t>
            </w:r>
            <w:r w:rsidR="00A140FA" w:rsidRPr="009D7207">
              <w:rPr>
                <w:rFonts w:ascii="Times New Roman" w:hAnsi="Times New Roman" w:cs="Times New Roman"/>
                <w:kern w:val="0"/>
                <w:sz w:val="20"/>
                <w:szCs w:val="20"/>
              </w:rPr>
              <w:t>.</w:t>
            </w:r>
            <w:r w:rsidRPr="009D7207">
              <w:rPr>
                <w:rFonts w:ascii="Times New Roman" w:hAnsi="Times New Roman" w:cs="Times New Roman" w:hint="eastAsia"/>
                <w:kern w:val="0"/>
                <w:sz w:val="20"/>
                <w:szCs w:val="20"/>
              </w:rPr>
              <w:t>00</w:t>
            </w:r>
            <w:r w:rsidR="00A140FA" w:rsidRPr="009D7207">
              <w:rPr>
                <w:rFonts w:ascii="Times New Roman" w:hAnsi="Times New Roman" w:cs="Times New Roman"/>
                <w:kern w:val="0"/>
                <w:sz w:val="20"/>
                <w:szCs w:val="20"/>
              </w:rPr>
              <w:t>0</w:t>
            </w:r>
            <w:r w:rsidR="00A140FA"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71FE41A3" w14:textId="5C33CBC8" w:rsidR="00A140FA" w:rsidRPr="009D7207" w:rsidRDefault="00F119F1"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hint="eastAsia"/>
                <w:kern w:val="0"/>
                <w:sz w:val="20"/>
                <w:szCs w:val="20"/>
              </w:rPr>
              <w:t>9</w:t>
            </w:r>
            <w:r w:rsidR="00A140FA" w:rsidRPr="009D7207">
              <w:rPr>
                <w:rFonts w:ascii="Times New Roman" w:hAnsi="Times New Roman" w:cs="Times New Roman"/>
                <w:kern w:val="0"/>
                <w:sz w:val="20"/>
                <w:szCs w:val="20"/>
              </w:rPr>
              <w:t>.</w:t>
            </w:r>
            <w:r w:rsidRPr="009D7207">
              <w:rPr>
                <w:rFonts w:ascii="Times New Roman" w:hAnsi="Times New Roman" w:cs="Times New Roman" w:hint="eastAsia"/>
                <w:kern w:val="0"/>
                <w:sz w:val="20"/>
                <w:szCs w:val="20"/>
              </w:rPr>
              <w:t>050</w:t>
            </w:r>
            <w:r w:rsidR="00A140FA" w:rsidRPr="009D7207">
              <w:rPr>
                <w:rFonts w:ascii="Times New Roman" w:hAnsi="Times New Roman" w:cs="Times New Roman"/>
                <w:kern w:val="0"/>
                <w:sz w:val="20"/>
                <w:szCs w:val="20"/>
                <w:vertAlign w:val="superscript"/>
              </w:rPr>
              <w:t>***</w:t>
            </w:r>
          </w:p>
        </w:tc>
        <w:tc>
          <w:tcPr>
            <w:tcW w:w="697" w:type="pct"/>
            <w:tcBorders>
              <w:top w:val="nil"/>
              <w:left w:val="nil"/>
              <w:bottom w:val="nil"/>
              <w:right w:val="nil"/>
            </w:tcBorders>
          </w:tcPr>
          <w:p w14:paraId="4228F18B" w14:textId="0E13554E" w:rsidR="00A140FA" w:rsidRPr="009D7207" w:rsidRDefault="00A140F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9.</w:t>
            </w:r>
            <w:r w:rsidR="00765EAE" w:rsidRPr="009D7207">
              <w:rPr>
                <w:rFonts w:ascii="Times New Roman" w:hAnsi="Times New Roman" w:cs="Times New Roman" w:hint="eastAsia"/>
                <w:kern w:val="0"/>
                <w:sz w:val="20"/>
                <w:szCs w:val="20"/>
              </w:rPr>
              <w:t>138</w:t>
            </w:r>
            <w:r w:rsidRPr="009D7207">
              <w:rPr>
                <w:rFonts w:ascii="Times New Roman" w:hAnsi="Times New Roman" w:cs="Times New Roman"/>
                <w:kern w:val="0"/>
                <w:sz w:val="20"/>
                <w:szCs w:val="20"/>
                <w:vertAlign w:val="superscript"/>
              </w:rPr>
              <w:t>***</w:t>
            </w:r>
          </w:p>
        </w:tc>
        <w:tc>
          <w:tcPr>
            <w:tcW w:w="690" w:type="pct"/>
            <w:tcBorders>
              <w:top w:val="nil"/>
              <w:left w:val="nil"/>
              <w:bottom w:val="nil"/>
              <w:right w:val="nil"/>
            </w:tcBorders>
          </w:tcPr>
          <w:p w14:paraId="37C7278E" w14:textId="509324F9" w:rsidR="00A140FA" w:rsidRPr="009D7207" w:rsidRDefault="00A140F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9.</w:t>
            </w:r>
            <w:r w:rsidR="00A62095" w:rsidRPr="009D7207">
              <w:rPr>
                <w:rFonts w:ascii="Times New Roman" w:hAnsi="Times New Roman" w:cs="Times New Roman" w:hint="eastAsia"/>
                <w:kern w:val="0"/>
                <w:sz w:val="20"/>
                <w:szCs w:val="20"/>
              </w:rPr>
              <w:t>139</w:t>
            </w:r>
            <w:r w:rsidRPr="009D7207">
              <w:rPr>
                <w:rFonts w:ascii="Times New Roman" w:hAnsi="Times New Roman" w:cs="Times New Roman"/>
                <w:kern w:val="0"/>
                <w:sz w:val="20"/>
                <w:szCs w:val="20"/>
                <w:vertAlign w:val="superscript"/>
              </w:rPr>
              <w:t>***</w:t>
            </w:r>
          </w:p>
        </w:tc>
      </w:tr>
      <w:tr w:rsidR="00A140FA" w14:paraId="5687C528" w14:textId="77777777" w:rsidTr="00F25CFE">
        <w:trPr>
          <w:gridBefore w:val="1"/>
          <w:wBefore w:w="66" w:type="pct"/>
        </w:trPr>
        <w:tc>
          <w:tcPr>
            <w:tcW w:w="1456" w:type="pct"/>
            <w:vMerge/>
            <w:tcBorders>
              <w:left w:val="nil"/>
              <w:bottom w:val="single" w:sz="4" w:space="0" w:color="auto"/>
              <w:right w:val="nil"/>
            </w:tcBorders>
          </w:tcPr>
          <w:p w14:paraId="729D6E42" w14:textId="77777777" w:rsidR="00A140FA" w:rsidRPr="009D7207" w:rsidRDefault="00A140FA" w:rsidP="009D7207">
            <w:pPr>
              <w:autoSpaceDE w:val="0"/>
              <w:autoSpaceDN w:val="0"/>
              <w:adjustRightInd w:val="0"/>
              <w:rPr>
                <w:rFonts w:ascii="Times New Roman" w:hAnsi="Times New Roman" w:cs="Times New Roman"/>
                <w:kern w:val="0"/>
                <w:sz w:val="20"/>
                <w:szCs w:val="20"/>
              </w:rPr>
            </w:pPr>
          </w:p>
        </w:tc>
        <w:tc>
          <w:tcPr>
            <w:tcW w:w="697" w:type="pct"/>
            <w:tcBorders>
              <w:top w:val="nil"/>
              <w:left w:val="nil"/>
              <w:bottom w:val="single" w:sz="4" w:space="0" w:color="auto"/>
              <w:right w:val="nil"/>
            </w:tcBorders>
          </w:tcPr>
          <w:p w14:paraId="1C9BDED4" w14:textId="2B059C87" w:rsidR="00A140FA" w:rsidRPr="009D7207" w:rsidRDefault="00A140F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w:t>
            </w:r>
            <w:r w:rsidR="005705A7" w:rsidRPr="009D7207">
              <w:rPr>
                <w:rFonts w:ascii="Times New Roman" w:hAnsi="Times New Roman" w:cs="Times New Roman" w:hint="eastAsia"/>
                <w:kern w:val="0"/>
                <w:sz w:val="20"/>
                <w:szCs w:val="20"/>
              </w:rPr>
              <w:t>68</w:t>
            </w:r>
            <w:r w:rsidRPr="009D7207">
              <w:rPr>
                <w:rFonts w:ascii="Times New Roman" w:hAnsi="Times New Roman" w:cs="Times New Roman"/>
                <w:kern w:val="0"/>
                <w:sz w:val="20"/>
                <w:szCs w:val="20"/>
              </w:rPr>
              <w:t>)</w:t>
            </w:r>
          </w:p>
        </w:tc>
        <w:tc>
          <w:tcPr>
            <w:tcW w:w="697" w:type="pct"/>
            <w:tcBorders>
              <w:top w:val="nil"/>
              <w:left w:val="nil"/>
              <w:bottom w:val="single" w:sz="4" w:space="0" w:color="auto"/>
              <w:right w:val="nil"/>
            </w:tcBorders>
          </w:tcPr>
          <w:p w14:paraId="22C02071" w14:textId="04BC5DF5" w:rsidR="00A140FA" w:rsidRPr="009D7207" w:rsidRDefault="00A140F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(0.37</w:t>
            </w:r>
            <w:r w:rsidR="003A2D56" w:rsidRPr="009D7207">
              <w:rPr>
                <w:rFonts w:ascii="Times New Roman" w:hAnsi="Times New Roman" w:cs="Times New Roman" w:hint="eastAsia"/>
                <w:kern w:val="0"/>
                <w:sz w:val="20"/>
                <w:szCs w:val="20"/>
              </w:rPr>
              <w:t>0</w:t>
            </w:r>
            <w:r w:rsidRPr="009D7207">
              <w:rPr>
                <w:rFonts w:ascii="Times New Roman" w:hAnsi="Times New Roman" w:cs="Times New Roman"/>
                <w:kern w:val="0"/>
                <w:sz w:val="20"/>
                <w:szCs w:val="20"/>
              </w:rPr>
              <w:t>)</w:t>
            </w:r>
          </w:p>
        </w:tc>
        <w:tc>
          <w:tcPr>
            <w:tcW w:w="697" w:type="pct"/>
            <w:tcBorders>
              <w:top w:val="nil"/>
              <w:left w:val="nil"/>
              <w:bottom w:val="single" w:sz="4" w:space="0" w:color="auto"/>
              <w:right w:val="nil"/>
            </w:tcBorders>
          </w:tcPr>
          <w:p w14:paraId="3FA95615" w14:textId="367E3038" w:rsidR="00A140FA" w:rsidRPr="009D7207" w:rsidRDefault="00A140F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(0.37</w:t>
            </w:r>
            <w:r w:rsidR="001879FA" w:rsidRPr="009D7207">
              <w:rPr>
                <w:rFonts w:ascii="Times New Roman" w:hAnsi="Times New Roman" w:cs="Times New Roman" w:hint="eastAsia"/>
                <w:kern w:val="0"/>
                <w:sz w:val="20"/>
                <w:szCs w:val="20"/>
              </w:rPr>
              <w:t>0</w:t>
            </w:r>
            <w:r w:rsidRPr="009D7207">
              <w:rPr>
                <w:rFonts w:ascii="Times New Roman" w:hAnsi="Times New Roman" w:cs="Times New Roman"/>
                <w:kern w:val="0"/>
                <w:sz w:val="20"/>
                <w:szCs w:val="20"/>
              </w:rPr>
              <w:t>)</w:t>
            </w:r>
          </w:p>
        </w:tc>
        <w:tc>
          <w:tcPr>
            <w:tcW w:w="697" w:type="pct"/>
            <w:tcBorders>
              <w:top w:val="nil"/>
              <w:left w:val="nil"/>
              <w:bottom w:val="single" w:sz="4" w:space="0" w:color="auto"/>
              <w:right w:val="nil"/>
            </w:tcBorders>
          </w:tcPr>
          <w:p w14:paraId="5E5844F6" w14:textId="509D063E" w:rsidR="00A140FA" w:rsidRPr="009D7207" w:rsidRDefault="00A140F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(0.37</w:t>
            </w:r>
            <w:r w:rsidR="00765EAE" w:rsidRPr="009D7207">
              <w:rPr>
                <w:rFonts w:ascii="Times New Roman" w:hAnsi="Times New Roman" w:cs="Times New Roman" w:hint="eastAsia"/>
                <w:kern w:val="0"/>
                <w:sz w:val="20"/>
                <w:szCs w:val="20"/>
              </w:rPr>
              <w:t>0</w:t>
            </w:r>
            <w:r w:rsidRPr="009D7207">
              <w:rPr>
                <w:rFonts w:ascii="Times New Roman" w:hAnsi="Times New Roman" w:cs="Times New Roman"/>
                <w:kern w:val="0"/>
                <w:sz w:val="20"/>
                <w:szCs w:val="20"/>
              </w:rPr>
              <w:t>)</w:t>
            </w:r>
          </w:p>
        </w:tc>
        <w:tc>
          <w:tcPr>
            <w:tcW w:w="690" w:type="pct"/>
            <w:tcBorders>
              <w:top w:val="nil"/>
              <w:left w:val="nil"/>
              <w:bottom w:val="single" w:sz="4" w:space="0" w:color="auto"/>
              <w:right w:val="nil"/>
            </w:tcBorders>
          </w:tcPr>
          <w:p w14:paraId="7B5A6954" w14:textId="541F51A1" w:rsidR="00A140FA" w:rsidRPr="009D7207" w:rsidRDefault="00A140FA"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(0.37</w:t>
            </w:r>
            <w:r w:rsidR="00480FD2" w:rsidRPr="009D7207">
              <w:rPr>
                <w:rFonts w:ascii="Times New Roman" w:hAnsi="Times New Roman" w:cs="Times New Roman" w:hint="eastAsia"/>
                <w:kern w:val="0"/>
                <w:sz w:val="20"/>
                <w:szCs w:val="20"/>
              </w:rPr>
              <w:t>1</w:t>
            </w:r>
            <w:r w:rsidRPr="009D7207">
              <w:rPr>
                <w:rFonts w:ascii="Times New Roman" w:hAnsi="Times New Roman" w:cs="Times New Roman"/>
                <w:kern w:val="0"/>
                <w:sz w:val="20"/>
                <w:szCs w:val="20"/>
              </w:rPr>
              <w:t>)</w:t>
            </w:r>
          </w:p>
        </w:tc>
      </w:tr>
      <w:tr w:rsidR="00A0726B" w14:paraId="2690D2D4" w14:textId="77777777" w:rsidTr="00F25CFE">
        <w:trPr>
          <w:gridBefore w:val="1"/>
          <w:wBefore w:w="66" w:type="pct"/>
        </w:trPr>
        <w:tc>
          <w:tcPr>
            <w:tcW w:w="1456" w:type="pct"/>
            <w:tcBorders>
              <w:top w:val="nil"/>
              <w:left w:val="nil"/>
              <w:bottom w:val="nil"/>
              <w:right w:val="nil"/>
            </w:tcBorders>
            <w:vAlign w:val="center"/>
          </w:tcPr>
          <w:p w14:paraId="338BDAAB" w14:textId="3E0CAEBD" w:rsidR="00A0726B" w:rsidRPr="009D7207" w:rsidRDefault="00A0726B" w:rsidP="009D7207">
            <w:pPr>
              <w:autoSpaceDE w:val="0"/>
              <w:autoSpaceDN w:val="0"/>
              <w:adjustRightInd w:val="0"/>
              <w:jc w:val="center"/>
              <w:rPr>
                <w:rFonts w:ascii="Times New Roman" w:eastAsia="宋体" w:hAnsi="Times New Roman" w:cs="Times New Roman"/>
                <w:kern w:val="0"/>
                <w:sz w:val="20"/>
                <w:szCs w:val="20"/>
              </w:rPr>
            </w:pPr>
            <w:r w:rsidRPr="009D7207">
              <w:rPr>
                <w:rFonts w:ascii="Times New Roman" w:eastAsia="宋体" w:hAnsi="Times New Roman" w:cs="Times New Roman"/>
                <w:i/>
                <w:iCs/>
                <w:kern w:val="0"/>
                <w:sz w:val="20"/>
                <w:szCs w:val="20"/>
              </w:rPr>
              <w:t>R</w:t>
            </w:r>
            <w:r w:rsidRPr="009D7207">
              <w:rPr>
                <w:rFonts w:ascii="Times New Roman" w:eastAsia="宋体" w:hAnsi="Times New Roman" w:cs="Times New Roman"/>
                <w:i/>
                <w:iCs/>
                <w:kern w:val="0"/>
                <w:sz w:val="20"/>
                <w:szCs w:val="20"/>
                <w:vertAlign w:val="superscript"/>
              </w:rPr>
              <w:t>2</w:t>
            </w:r>
          </w:p>
        </w:tc>
        <w:tc>
          <w:tcPr>
            <w:tcW w:w="697" w:type="pct"/>
            <w:tcBorders>
              <w:top w:val="nil"/>
              <w:left w:val="nil"/>
              <w:bottom w:val="nil"/>
              <w:right w:val="nil"/>
            </w:tcBorders>
          </w:tcPr>
          <w:p w14:paraId="1750A718" w14:textId="78CE9F49" w:rsidR="00A0726B" w:rsidRPr="009D7207" w:rsidRDefault="00A0726B"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0.04</w:t>
            </w:r>
            <w:r w:rsidR="00DC169D" w:rsidRPr="009D7207">
              <w:rPr>
                <w:rFonts w:ascii="Times New Roman" w:hAnsi="Times New Roman" w:cs="Times New Roman" w:hint="eastAsia"/>
                <w:kern w:val="0"/>
                <w:sz w:val="20"/>
                <w:szCs w:val="20"/>
              </w:rPr>
              <w:t>2</w:t>
            </w:r>
          </w:p>
        </w:tc>
        <w:tc>
          <w:tcPr>
            <w:tcW w:w="697" w:type="pct"/>
            <w:tcBorders>
              <w:top w:val="nil"/>
              <w:left w:val="nil"/>
              <w:bottom w:val="nil"/>
              <w:right w:val="nil"/>
            </w:tcBorders>
          </w:tcPr>
          <w:p w14:paraId="0C26F673" w14:textId="060D3DE9" w:rsidR="00A0726B" w:rsidRPr="009D7207" w:rsidRDefault="00A0726B"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0.04</w:t>
            </w:r>
            <w:r w:rsidR="00DC169D" w:rsidRPr="009D7207">
              <w:rPr>
                <w:rFonts w:ascii="Times New Roman" w:hAnsi="Times New Roman" w:cs="Times New Roman" w:hint="eastAsia"/>
                <w:kern w:val="0"/>
                <w:sz w:val="20"/>
                <w:szCs w:val="20"/>
              </w:rPr>
              <w:t>6</w:t>
            </w:r>
          </w:p>
        </w:tc>
        <w:tc>
          <w:tcPr>
            <w:tcW w:w="697" w:type="pct"/>
            <w:tcBorders>
              <w:top w:val="nil"/>
              <w:left w:val="nil"/>
              <w:bottom w:val="nil"/>
              <w:right w:val="nil"/>
            </w:tcBorders>
          </w:tcPr>
          <w:p w14:paraId="4DC94C21" w14:textId="1942E4FA" w:rsidR="00A0726B" w:rsidRPr="009D7207" w:rsidRDefault="00A0726B"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0.04</w:t>
            </w:r>
            <w:r w:rsidR="00DC169D" w:rsidRPr="009D7207">
              <w:rPr>
                <w:rFonts w:ascii="Times New Roman" w:hAnsi="Times New Roman" w:cs="Times New Roman" w:hint="eastAsia"/>
                <w:kern w:val="0"/>
                <w:sz w:val="20"/>
                <w:szCs w:val="20"/>
              </w:rPr>
              <w:t>6</w:t>
            </w:r>
          </w:p>
        </w:tc>
        <w:tc>
          <w:tcPr>
            <w:tcW w:w="697" w:type="pct"/>
            <w:tcBorders>
              <w:top w:val="nil"/>
              <w:left w:val="nil"/>
              <w:bottom w:val="nil"/>
              <w:right w:val="nil"/>
            </w:tcBorders>
          </w:tcPr>
          <w:p w14:paraId="3E7A6A3A" w14:textId="461830BC" w:rsidR="00A0726B" w:rsidRPr="009D7207" w:rsidRDefault="00A0726B"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0.04</w:t>
            </w:r>
            <w:r w:rsidR="00DC169D" w:rsidRPr="009D7207">
              <w:rPr>
                <w:rFonts w:ascii="Times New Roman" w:hAnsi="Times New Roman" w:cs="Times New Roman" w:hint="eastAsia"/>
                <w:kern w:val="0"/>
                <w:sz w:val="20"/>
                <w:szCs w:val="20"/>
              </w:rPr>
              <w:t>6</w:t>
            </w:r>
          </w:p>
        </w:tc>
        <w:tc>
          <w:tcPr>
            <w:tcW w:w="690" w:type="pct"/>
            <w:tcBorders>
              <w:top w:val="nil"/>
              <w:left w:val="nil"/>
              <w:bottom w:val="nil"/>
              <w:right w:val="nil"/>
            </w:tcBorders>
          </w:tcPr>
          <w:p w14:paraId="7949FD8C" w14:textId="4242A5CB" w:rsidR="00A0726B" w:rsidRPr="009D7207" w:rsidRDefault="00A0726B"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0.04</w:t>
            </w:r>
            <w:r w:rsidR="00DC169D" w:rsidRPr="009D7207">
              <w:rPr>
                <w:rFonts w:ascii="Times New Roman" w:hAnsi="Times New Roman" w:cs="Times New Roman" w:hint="eastAsia"/>
                <w:kern w:val="0"/>
                <w:sz w:val="20"/>
                <w:szCs w:val="20"/>
              </w:rPr>
              <w:t>6</w:t>
            </w:r>
          </w:p>
        </w:tc>
      </w:tr>
      <w:tr w:rsidR="00A0726B" w14:paraId="7433C1FC" w14:textId="77777777" w:rsidTr="00F25CFE">
        <w:trPr>
          <w:gridBefore w:val="1"/>
          <w:wBefore w:w="66" w:type="pct"/>
        </w:trPr>
        <w:tc>
          <w:tcPr>
            <w:tcW w:w="1456" w:type="pct"/>
            <w:tcBorders>
              <w:top w:val="nil"/>
              <w:left w:val="nil"/>
              <w:bottom w:val="single" w:sz="4" w:space="0" w:color="auto"/>
              <w:right w:val="nil"/>
            </w:tcBorders>
            <w:vAlign w:val="center"/>
          </w:tcPr>
          <w:p w14:paraId="1C674DA2" w14:textId="355D52FB" w:rsidR="00A0726B" w:rsidRPr="009D7207" w:rsidRDefault="00B146EC" w:rsidP="009D7207">
            <w:pPr>
              <w:autoSpaceDE w:val="0"/>
              <w:autoSpaceDN w:val="0"/>
              <w:adjustRightInd w:val="0"/>
              <w:jc w:val="center"/>
              <w:rPr>
                <w:rFonts w:ascii="宋体" w:eastAsia="宋体" w:hAnsi="宋体" w:cs="Times New Roman"/>
                <w:kern w:val="0"/>
                <w:sz w:val="20"/>
                <w:szCs w:val="20"/>
              </w:rPr>
            </w:pPr>
            <w:r w:rsidRPr="009D7207">
              <w:rPr>
                <w:rFonts w:ascii="宋体" w:eastAsia="宋体" w:hAnsi="宋体" w:cs="Times New Roman" w:hint="eastAsia"/>
                <w:kern w:val="0"/>
                <w:sz w:val="20"/>
                <w:szCs w:val="20"/>
              </w:rPr>
              <w:t>样本量</w:t>
            </w:r>
          </w:p>
        </w:tc>
        <w:tc>
          <w:tcPr>
            <w:tcW w:w="697" w:type="pct"/>
            <w:tcBorders>
              <w:top w:val="nil"/>
              <w:left w:val="nil"/>
              <w:bottom w:val="single" w:sz="4" w:space="0" w:color="auto"/>
              <w:right w:val="nil"/>
            </w:tcBorders>
          </w:tcPr>
          <w:p w14:paraId="4219F979"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14485</w:t>
            </w:r>
          </w:p>
        </w:tc>
        <w:tc>
          <w:tcPr>
            <w:tcW w:w="697" w:type="pct"/>
            <w:tcBorders>
              <w:top w:val="nil"/>
              <w:left w:val="nil"/>
              <w:bottom w:val="single" w:sz="4" w:space="0" w:color="auto"/>
              <w:right w:val="nil"/>
            </w:tcBorders>
          </w:tcPr>
          <w:p w14:paraId="79846494"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14485</w:t>
            </w:r>
          </w:p>
        </w:tc>
        <w:tc>
          <w:tcPr>
            <w:tcW w:w="697" w:type="pct"/>
            <w:tcBorders>
              <w:top w:val="nil"/>
              <w:left w:val="nil"/>
              <w:bottom w:val="single" w:sz="4" w:space="0" w:color="auto"/>
              <w:right w:val="nil"/>
            </w:tcBorders>
          </w:tcPr>
          <w:p w14:paraId="671388DC"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14485</w:t>
            </w:r>
          </w:p>
        </w:tc>
        <w:tc>
          <w:tcPr>
            <w:tcW w:w="697" w:type="pct"/>
            <w:tcBorders>
              <w:top w:val="nil"/>
              <w:left w:val="nil"/>
              <w:bottom w:val="single" w:sz="4" w:space="0" w:color="auto"/>
              <w:right w:val="nil"/>
            </w:tcBorders>
          </w:tcPr>
          <w:p w14:paraId="73764CF1"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14485</w:t>
            </w:r>
          </w:p>
        </w:tc>
        <w:tc>
          <w:tcPr>
            <w:tcW w:w="690" w:type="pct"/>
            <w:tcBorders>
              <w:top w:val="nil"/>
              <w:left w:val="nil"/>
              <w:bottom w:val="single" w:sz="4" w:space="0" w:color="auto"/>
              <w:right w:val="nil"/>
            </w:tcBorders>
          </w:tcPr>
          <w:p w14:paraId="1C729E68" w14:textId="77777777" w:rsidR="00A0726B" w:rsidRPr="009D7207" w:rsidRDefault="00A0726B" w:rsidP="009D7207">
            <w:pPr>
              <w:autoSpaceDE w:val="0"/>
              <w:autoSpaceDN w:val="0"/>
              <w:adjustRightInd w:val="0"/>
              <w:jc w:val="center"/>
              <w:rPr>
                <w:rFonts w:ascii="Times New Roman" w:hAnsi="Times New Roman" w:cs="Times New Roman"/>
                <w:kern w:val="0"/>
                <w:sz w:val="20"/>
                <w:szCs w:val="20"/>
              </w:rPr>
            </w:pPr>
            <w:r w:rsidRPr="009D7207">
              <w:rPr>
                <w:rFonts w:ascii="Times New Roman" w:hAnsi="Times New Roman" w:cs="Times New Roman"/>
                <w:kern w:val="0"/>
                <w:sz w:val="20"/>
                <w:szCs w:val="20"/>
              </w:rPr>
              <w:t>14485</w:t>
            </w:r>
          </w:p>
        </w:tc>
      </w:tr>
    </w:tbl>
    <w:p w14:paraId="30A36843" w14:textId="2D2B09B4" w:rsidR="00162E86" w:rsidRDefault="00B932BA" w:rsidP="00E93F36">
      <w:pPr>
        <w:autoSpaceDE w:val="0"/>
        <w:autoSpaceDN w:val="0"/>
        <w:adjustRightInd w:val="0"/>
        <w:spacing w:afterLines="100" w:after="312" w:line="276" w:lineRule="auto"/>
        <w:ind w:firstLineChars="200" w:firstLine="400"/>
        <w:rPr>
          <w:rFonts w:ascii="Times New Roman" w:eastAsia="宋体" w:hAnsi="Times New Roman" w:cs="Times New Roman"/>
          <w:kern w:val="0"/>
          <w:sz w:val="20"/>
          <w:szCs w:val="20"/>
        </w:rPr>
      </w:pPr>
      <w:r w:rsidRPr="00B932BA">
        <w:rPr>
          <w:rFonts w:ascii="Times New Roman" w:eastAsia="宋体" w:hAnsi="Times New Roman" w:cs="Times New Roman"/>
          <w:kern w:val="0"/>
          <w:sz w:val="20"/>
          <w:szCs w:val="20"/>
        </w:rPr>
        <w:t>注：（</w:t>
      </w:r>
      <w:r w:rsidRPr="00B932BA">
        <w:rPr>
          <w:rFonts w:ascii="Times New Roman" w:eastAsia="宋体" w:hAnsi="Times New Roman" w:cs="Times New Roman"/>
          <w:kern w:val="0"/>
          <w:sz w:val="20"/>
          <w:szCs w:val="20"/>
        </w:rPr>
        <w:t>1</w:t>
      </w:r>
      <w:r w:rsidRPr="00B932BA">
        <w:rPr>
          <w:rFonts w:ascii="Times New Roman" w:eastAsia="宋体" w:hAnsi="Times New Roman" w:cs="Times New Roman"/>
          <w:kern w:val="0"/>
          <w:sz w:val="20"/>
          <w:szCs w:val="20"/>
        </w:rPr>
        <w:t>）</w:t>
      </w:r>
      <w:r w:rsidRPr="00B932BA">
        <w:rPr>
          <w:rFonts w:ascii="Times New Roman" w:eastAsia="宋体" w:hAnsi="Times New Roman" w:cs="Times New Roman"/>
          <w:kern w:val="0"/>
          <w:sz w:val="20"/>
          <w:szCs w:val="20"/>
          <w:vertAlign w:val="superscript"/>
        </w:rPr>
        <w:t>+</w:t>
      </w:r>
      <w:r w:rsidRPr="00B932BA">
        <w:rPr>
          <w:rFonts w:ascii="Times New Roman" w:eastAsia="宋体" w:hAnsi="Times New Roman" w:cs="Times New Roman"/>
          <w:kern w:val="0"/>
          <w:sz w:val="20"/>
          <w:szCs w:val="20"/>
        </w:rPr>
        <w:t xml:space="preserve"> </w:t>
      </w:r>
      <w:r w:rsidRPr="00B932BA">
        <w:rPr>
          <w:rFonts w:ascii="Times New Roman" w:eastAsia="宋体" w:hAnsi="Times New Roman" w:cs="Times New Roman"/>
          <w:i/>
          <w:iCs/>
          <w:kern w:val="0"/>
          <w:sz w:val="20"/>
          <w:szCs w:val="20"/>
        </w:rPr>
        <w:t>p</w:t>
      </w:r>
      <w:r w:rsidRPr="00B932BA">
        <w:rPr>
          <w:rFonts w:ascii="Times New Roman" w:eastAsia="宋体" w:hAnsi="Times New Roman" w:cs="Times New Roman"/>
          <w:kern w:val="0"/>
          <w:sz w:val="20"/>
          <w:szCs w:val="20"/>
        </w:rPr>
        <w:t xml:space="preserve"> &lt; </w:t>
      </w:r>
      <w:r w:rsidR="00E55461">
        <w:rPr>
          <w:rFonts w:ascii="Times New Roman" w:eastAsia="宋体" w:hAnsi="Times New Roman" w:cs="Times New Roman" w:hint="eastAsia"/>
          <w:kern w:val="0"/>
          <w:sz w:val="20"/>
          <w:szCs w:val="20"/>
        </w:rPr>
        <w:t>0</w:t>
      </w:r>
      <w:r w:rsidRPr="00B932BA">
        <w:rPr>
          <w:rFonts w:ascii="Times New Roman" w:eastAsia="宋体" w:hAnsi="Times New Roman" w:cs="Times New Roman"/>
          <w:kern w:val="0"/>
          <w:sz w:val="20"/>
          <w:szCs w:val="20"/>
        </w:rPr>
        <w:t xml:space="preserve">.1, </w:t>
      </w:r>
      <w:r w:rsidRPr="00B932BA">
        <w:rPr>
          <w:rFonts w:ascii="Times New Roman" w:eastAsia="宋体" w:hAnsi="Times New Roman" w:cs="Times New Roman"/>
          <w:kern w:val="0"/>
          <w:sz w:val="20"/>
          <w:szCs w:val="20"/>
          <w:vertAlign w:val="superscript"/>
        </w:rPr>
        <w:t>*</w:t>
      </w:r>
      <w:r w:rsidRPr="00B932BA">
        <w:rPr>
          <w:rFonts w:ascii="Times New Roman" w:eastAsia="宋体" w:hAnsi="Times New Roman" w:cs="Times New Roman"/>
          <w:kern w:val="0"/>
          <w:sz w:val="20"/>
          <w:szCs w:val="20"/>
        </w:rPr>
        <w:t xml:space="preserve"> </w:t>
      </w:r>
      <w:r w:rsidRPr="00B932BA">
        <w:rPr>
          <w:rFonts w:ascii="Times New Roman" w:eastAsia="宋体" w:hAnsi="Times New Roman" w:cs="Times New Roman"/>
          <w:i/>
          <w:iCs/>
          <w:kern w:val="0"/>
          <w:sz w:val="20"/>
          <w:szCs w:val="20"/>
        </w:rPr>
        <w:t>p</w:t>
      </w:r>
      <w:r w:rsidRPr="00B932BA">
        <w:rPr>
          <w:rFonts w:ascii="Times New Roman" w:eastAsia="宋体" w:hAnsi="Times New Roman" w:cs="Times New Roman"/>
          <w:kern w:val="0"/>
          <w:sz w:val="20"/>
          <w:szCs w:val="20"/>
        </w:rPr>
        <w:t xml:space="preserve"> &lt; </w:t>
      </w:r>
      <w:r w:rsidR="00E55461">
        <w:rPr>
          <w:rFonts w:ascii="Times New Roman" w:eastAsia="宋体" w:hAnsi="Times New Roman" w:cs="Times New Roman" w:hint="eastAsia"/>
          <w:kern w:val="0"/>
          <w:sz w:val="20"/>
          <w:szCs w:val="20"/>
        </w:rPr>
        <w:t>0</w:t>
      </w:r>
      <w:r w:rsidRPr="00B932BA">
        <w:rPr>
          <w:rFonts w:ascii="Times New Roman" w:eastAsia="宋体" w:hAnsi="Times New Roman" w:cs="Times New Roman"/>
          <w:kern w:val="0"/>
          <w:sz w:val="20"/>
          <w:szCs w:val="20"/>
        </w:rPr>
        <w:t xml:space="preserve">.05, </w:t>
      </w:r>
      <w:r w:rsidRPr="00B932BA">
        <w:rPr>
          <w:rFonts w:ascii="Times New Roman" w:eastAsia="宋体" w:hAnsi="Times New Roman" w:cs="Times New Roman"/>
          <w:kern w:val="0"/>
          <w:sz w:val="20"/>
          <w:szCs w:val="20"/>
          <w:vertAlign w:val="superscript"/>
        </w:rPr>
        <w:t>**</w:t>
      </w:r>
      <w:r w:rsidRPr="00B932BA">
        <w:rPr>
          <w:rFonts w:ascii="Times New Roman" w:eastAsia="宋体" w:hAnsi="Times New Roman" w:cs="Times New Roman"/>
          <w:kern w:val="0"/>
          <w:sz w:val="20"/>
          <w:szCs w:val="20"/>
        </w:rPr>
        <w:t xml:space="preserve"> </w:t>
      </w:r>
      <w:r w:rsidRPr="00B932BA">
        <w:rPr>
          <w:rFonts w:ascii="Times New Roman" w:eastAsia="宋体" w:hAnsi="Times New Roman" w:cs="Times New Roman"/>
          <w:i/>
          <w:iCs/>
          <w:kern w:val="0"/>
          <w:sz w:val="20"/>
          <w:szCs w:val="20"/>
        </w:rPr>
        <w:t>p</w:t>
      </w:r>
      <w:r w:rsidRPr="00B932BA">
        <w:rPr>
          <w:rFonts w:ascii="Times New Roman" w:eastAsia="宋体" w:hAnsi="Times New Roman" w:cs="Times New Roman"/>
          <w:kern w:val="0"/>
          <w:sz w:val="20"/>
          <w:szCs w:val="20"/>
        </w:rPr>
        <w:t xml:space="preserve"> &lt; </w:t>
      </w:r>
      <w:r w:rsidR="0008408A">
        <w:rPr>
          <w:rFonts w:ascii="Times New Roman" w:eastAsia="宋体" w:hAnsi="Times New Roman" w:cs="Times New Roman" w:hint="eastAsia"/>
          <w:kern w:val="0"/>
          <w:sz w:val="20"/>
          <w:szCs w:val="20"/>
        </w:rPr>
        <w:t>0</w:t>
      </w:r>
      <w:r w:rsidRPr="00B932BA">
        <w:rPr>
          <w:rFonts w:ascii="Times New Roman" w:eastAsia="宋体" w:hAnsi="Times New Roman" w:cs="Times New Roman"/>
          <w:kern w:val="0"/>
          <w:sz w:val="20"/>
          <w:szCs w:val="20"/>
        </w:rPr>
        <w:t xml:space="preserve">.01, </w:t>
      </w:r>
      <w:r w:rsidRPr="00B932BA">
        <w:rPr>
          <w:rFonts w:ascii="Times New Roman" w:eastAsia="宋体" w:hAnsi="Times New Roman" w:cs="Times New Roman"/>
          <w:kern w:val="0"/>
          <w:sz w:val="20"/>
          <w:szCs w:val="20"/>
          <w:vertAlign w:val="superscript"/>
        </w:rPr>
        <w:t>***</w:t>
      </w:r>
      <w:r w:rsidRPr="00B932BA">
        <w:rPr>
          <w:rFonts w:ascii="Times New Roman" w:eastAsia="宋体" w:hAnsi="Times New Roman" w:cs="Times New Roman"/>
          <w:kern w:val="0"/>
          <w:sz w:val="20"/>
          <w:szCs w:val="20"/>
        </w:rPr>
        <w:t xml:space="preserve"> </w:t>
      </w:r>
      <w:r w:rsidRPr="00B932BA">
        <w:rPr>
          <w:rFonts w:ascii="Times New Roman" w:eastAsia="宋体" w:hAnsi="Times New Roman" w:cs="Times New Roman"/>
          <w:i/>
          <w:iCs/>
          <w:kern w:val="0"/>
          <w:sz w:val="20"/>
          <w:szCs w:val="20"/>
        </w:rPr>
        <w:t>p</w:t>
      </w:r>
      <w:r w:rsidRPr="00B932BA">
        <w:rPr>
          <w:rFonts w:ascii="Times New Roman" w:eastAsia="宋体" w:hAnsi="Times New Roman" w:cs="Times New Roman"/>
          <w:kern w:val="0"/>
          <w:sz w:val="20"/>
          <w:szCs w:val="20"/>
        </w:rPr>
        <w:t xml:space="preserve"> &lt; </w:t>
      </w:r>
      <w:r w:rsidR="00CA319E">
        <w:rPr>
          <w:rFonts w:ascii="Times New Roman" w:eastAsia="宋体" w:hAnsi="Times New Roman" w:cs="Times New Roman" w:hint="eastAsia"/>
          <w:kern w:val="0"/>
          <w:sz w:val="20"/>
          <w:szCs w:val="20"/>
        </w:rPr>
        <w:t>0</w:t>
      </w:r>
      <w:r w:rsidRPr="00B932BA">
        <w:rPr>
          <w:rFonts w:ascii="Times New Roman" w:eastAsia="宋体" w:hAnsi="Times New Roman" w:cs="Times New Roman"/>
          <w:kern w:val="0"/>
          <w:sz w:val="20"/>
          <w:szCs w:val="20"/>
        </w:rPr>
        <w:t>.001</w:t>
      </w:r>
      <w:r w:rsidRPr="00B932BA">
        <w:rPr>
          <w:rFonts w:ascii="Times New Roman" w:eastAsia="宋体" w:hAnsi="Times New Roman" w:cs="Times New Roman"/>
          <w:kern w:val="0"/>
          <w:sz w:val="20"/>
          <w:szCs w:val="20"/>
        </w:rPr>
        <w:t>；（</w:t>
      </w:r>
      <w:r w:rsidRPr="00B932BA">
        <w:rPr>
          <w:rFonts w:ascii="Times New Roman" w:eastAsia="宋体" w:hAnsi="Times New Roman" w:cs="Times New Roman"/>
          <w:kern w:val="0"/>
          <w:sz w:val="20"/>
          <w:szCs w:val="20"/>
        </w:rPr>
        <w:t>2</w:t>
      </w:r>
      <w:r w:rsidRPr="00B932BA">
        <w:rPr>
          <w:rFonts w:ascii="Times New Roman" w:eastAsia="宋体" w:hAnsi="Times New Roman" w:cs="Times New Roman"/>
          <w:kern w:val="0"/>
          <w:sz w:val="20"/>
          <w:szCs w:val="20"/>
        </w:rPr>
        <w:t>）括号内为稳健标准误。</w:t>
      </w:r>
    </w:p>
    <w:p w14:paraId="04FB7E2B" w14:textId="2C800DD4" w:rsidR="00A14A8E" w:rsidRPr="00675367" w:rsidRDefault="00A14A8E" w:rsidP="00162E86">
      <w:pPr>
        <w:pStyle w:val="4"/>
        <w:spacing w:beforeLines="50" w:before="156" w:afterLines="50" w:after="156" w:line="276" w:lineRule="auto"/>
        <w:ind w:firstLineChars="200" w:firstLine="480"/>
        <w:rPr>
          <w:rFonts w:ascii="黑体" w:eastAsia="黑体" w:hAnsi="黑体" w:cs="Times New Roman"/>
          <w:color w:val="000000" w:themeColor="text1"/>
          <w:sz w:val="24"/>
          <w:szCs w:val="24"/>
        </w:rPr>
      </w:pPr>
      <w:r>
        <w:rPr>
          <w:rFonts w:ascii="Times New Roman" w:eastAsia="黑体" w:hAnsi="Times New Roman" w:cs="Times New Roman" w:hint="eastAsia"/>
          <w:color w:val="000000" w:themeColor="text1"/>
          <w:sz w:val="24"/>
          <w:szCs w:val="24"/>
        </w:rPr>
        <w:t>2</w:t>
      </w:r>
      <w:r w:rsidRPr="00675367">
        <w:rPr>
          <w:rFonts w:ascii="Times New Roman" w:eastAsia="黑体" w:hAnsi="Times New Roman" w:cs="Times New Roman"/>
          <w:color w:val="000000" w:themeColor="text1"/>
          <w:sz w:val="24"/>
          <w:szCs w:val="24"/>
        </w:rPr>
        <w:t xml:space="preserve">. </w:t>
      </w:r>
      <w:r>
        <w:rPr>
          <w:rFonts w:ascii="黑体" w:eastAsia="黑体" w:hAnsi="黑体" w:cs="Times New Roman" w:hint="eastAsia"/>
          <w:color w:val="000000" w:themeColor="text1"/>
          <w:sz w:val="24"/>
          <w:szCs w:val="24"/>
        </w:rPr>
        <w:t>调节效应</w:t>
      </w:r>
    </w:p>
    <w:p w14:paraId="40078A95" w14:textId="17B2B680" w:rsidR="00D30CFE" w:rsidRDefault="00121E06" w:rsidP="007446F7">
      <w:pPr>
        <w:autoSpaceDE w:val="0"/>
        <w:autoSpaceDN w:val="0"/>
        <w:adjustRightInd w:val="0"/>
        <w:spacing w:line="276" w:lineRule="auto"/>
        <w:ind w:firstLineChars="200" w:firstLine="480"/>
        <w:rPr>
          <w:rFonts w:ascii="宋体" w:eastAsia="宋体" w:hAnsi="宋体"/>
          <w:sz w:val="24"/>
        </w:rPr>
      </w:pPr>
      <w:r w:rsidRPr="00121E06">
        <w:rPr>
          <w:rFonts w:ascii="宋体" w:eastAsia="宋体" w:hAnsi="宋体"/>
          <w:sz w:val="24"/>
        </w:rPr>
        <w:t>在基准</w:t>
      </w:r>
      <w:r w:rsidR="0038010A">
        <w:rPr>
          <w:rFonts w:ascii="宋体" w:eastAsia="宋体" w:hAnsi="宋体" w:hint="eastAsia"/>
          <w:sz w:val="24"/>
        </w:rPr>
        <w:t>回归</w:t>
      </w:r>
      <w:r w:rsidRPr="00121E06">
        <w:rPr>
          <w:rFonts w:ascii="宋体" w:eastAsia="宋体" w:hAnsi="宋体"/>
          <w:sz w:val="24"/>
        </w:rPr>
        <w:t>（模型</w:t>
      </w:r>
      <w:r w:rsidRPr="00E27513">
        <w:rPr>
          <w:rFonts w:ascii="Times New Roman" w:eastAsia="宋体" w:hAnsi="Times New Roman" w:cs="Times New Roman"/>
          <w:sz w:val="24"/>
        </w:rPr>
        <w:t>1</w:t>
      </w:r>
      <w:r w:rsidRPr="00121E06">
        <w:rPr>
          <w:rFonts w:ascii="宋体" w:eastAsia="宋体" w:hAnsi="宋体"/>
          <w:sz w:val="24"/>
        </w:rPr>
        <w:t>）检验</w:t>
      </w:r>
      <w:r w:rsidR="00E15E53">
        <w:rPr>
          <w:rFonts w:ascii="宋体" w:eastAsia="宋体" w:hAnsi="宋体" w:hint="eastAsia"/>
          <w:sz w:val="24"/>
        </w:rPr>
        <w:t>月</w:t>
      </w:r>
      <w:r w:rsidRPr="00121E06">
        <w:rPr>
          <w:rFonts w:ascii="宋体" w:eastAsia="宋体" w:hAnsi="宋体"/>
          <w:sz w:val="24"/>
        </w:rPr>
        <w:t>收入和</w:t>
      </w:r>
      <w:r w:rsidR="00E15E53">
        <w:rPr>
          <w:rFonts w:ascii="宋体" w:eastAsia="宋体" w:hAnsi="宋体" w:hint="eastAsia"/>
          <w:sz w:val="24"/>
        </w:rPr>
        <w:t>日均</w:t>
      </w:r>
      <w:r w:rsidRPr="00121E06">
        <w:rPr>
          <w:rFonts w:ascii="宋体" w:eastAsia="宋体" w:hAnsi="宋体"/>
          <w:sz w:val="24"/>
        </w:rPr>
        <w:t>工作时长对程序员职业认同的主效应基础上，模型</w:t>
      </w:r>
      <w:r w:rsidRPr="00E27513">
        <w:rPr>
          <w:rFonts w:ascii="Times New Roman" w:eastAsia="宋体" w:hAnsi="Times New Roman" w:cs="Times New Roman"/>
          <w:sz w:val="24"/>
        </w:rPr>
        <w:t>2</w:t>
      </w:r>
      <w:r w:rsidRPr="00121E06">
        <w:rPr>
          <w:rFonts w:ascii="宋体" w:eastAsia="宋体" w:hAnsi="宋体"/>
          <w:sz w:val="24"/>
        </w:rPr>
        <w:t>至模型</w:t>
      </w:r>
      <w:r w:rsidRPr="00E27513">
        <w:rPr>
          <w:rFonts w:ascii="Times New Roman" w:eastAsia="宋体" w:hAnsi="Times New Roman" w:cs="Times New Roman"/>
          <w:sz w:val="24"/>
        </w:rPr>
        <w:t>5</w:t>
      </w:r>
      <w:r w:rsidRPr="00121E06">
        <w:rPr>
          <w:rFonts w:ascii="宋体" w:eastAsia="宋体" w:hAnsi="宋体"/>
          <w:sz w:val="24"/>
        </w:rPr>
        <w:t>进一步引入“择业动机”的调节项，分别考察</w:t>
      </w:r>
      <w:r w:rsidR="004E5D40">
        <w:rPr>
          <w:rFonts w:ascii="宋体" w:eastAsia="宋体" w:hAnsi="宋体" w:hint="eastAsia"/>
          <w:sz w:val="24"/>
        </w:rPr>
        <w:t>外部动机</w:t>
      </w:r>
      <w:r w:rsidRPr="00121E06">
        <w:rPr>
          <w:rFonts w:ascii="宋体" w:eastAsia="宋体" w:hAnsi="宋体"/>
          <w:sz w:val="24"/>
        </w:rPr>
        <w:t>“因收入择业”与</w:t>
      </w:r>
      <w:r w:rsidR="003934EA">
        <w:rPr>
          <w:rFonts w:ascii="宋体" w:eastAsia="宋体" w:hAnsi="宋体" w:hint="eastAsia"/>
          <w:sz w:val="24"/>
        </w:rPr>
        <w:t>内部动机</w:t>
      </w:r>
      <w:r w:rsidRPr="00121E06">
        <w:rPr>
          <w:rFonts w:ascii="宋体" w:eastAsia="宋体" w:hAnsi="宋体" w:hint="eastAsia"/>
          <w:sz w:val="24"/>
        </w:rPr>
        <w:t>“</w:t>
      </w:r>
      <w:r w:rsidRPr="00121E06">
        <w:rPr>
          <w:rFonts w:ascii="宋体" w:eastAsia="宋体" w:hAnsi="宋体"/>
          <w:sz w:val="24"/>
        </w:rPr>
        <w:t>因兴趣择业”如何影响劳动投入与回报对职业认同的作用机制。</w:t>
      </w:r>
    </w:p>
    <w:p w14:paraId="0CAD3D61" w14:textId="0153809B" w:rsidR="00920492" w:rsidRPr="00026512" w:rsidRDefault="00920492" w:rsidP="00026512">
      <w:pPr>
        <w:pStyle w:val="5"/>
        <w:spacing w:beforeLines="50" w:before="156" w:afterLines="50" w:after="156" w:line="276" w:lineRule="auto"/>
        <w:ind w:firstLine="420"/>
        <w:rPr>
          <w:rFonts w:ascii="宋体" w:eastAsia="宋体" w:hAnsi="宋体"/>
          <w:color w:val="EE0000"/>
        </w:rPr>
      </w:pPr>
      <w:bookmarkStart w:id="90" w:name="OLE_LINK10"/>
      <w:r w:rsidRPr="00026512">
        <w:rPr>
          <w:rFonts w:ascii="宋体" w:eastAsia="宋体" w:hAnsi="宋体" w:hint="eastAsia"/>
          <w:color w:val="EE0000"/>
          <w:highlight w:val="yellow"/>
        </w:rPr>
        <w:t>（</w:t>
      </w:r>
      <w:r w:rsidRPr="001771CC">
        <w:rPr>
          <w:rFonts w:ascii="Times New Roman" w:eastAsia="宋体" w:hAnsi="Times New Roman" w:cs="Times New Roman"/>
          <w:color w:val="EE0000"/>
          <w:highlight w:val="yellow"/>
        </w:rPr>
        <w:t>1</w:t>
      </w:r>
      <w:r w:rsidRPr="00026512">
        <w:rPr>
          <w:rFonts w:ascii="宋体" w:eastAsia="宋体" w:hAnsi="宋体" w:hint="eastAsia"/>
          <w:color w:val="EE0000"/>
          <w:highlight w:val="yellow"/>
        </w:rPr>
        <w:t>）</w:t>
      </w:r>
      <w:r w:rsidR="003E2CF5" w:rsidRPr="00026512">
        <w:rPr>
          <w:rFonts w:ascii="宋体" w:eastAsia="宋体" w:hAnsi="宋体" w:hint="eastAsia"/>
          <w:color w:val="EE0000"/>
          <w:highlight w:val="yellow"/>
        </w:rPr>
        <w:t>“无情食饭饥”</w:t>
      </w:r>
      <w:r w:rsidRPr="00026512">
        <w:rPr>
          <w:rFonts w:ascii="宋体" w:eastAsia="宋体" w:hAnsi="宋体"/>
          <w:color w:val="EE0000"/>
          <w:highlight w:val="yellow"/>
        </w:rPr>
        <w:t>：外部动机</w:t>
      </w:r>
      <w:r w:rsidR="00A47676" w:rsidRPr="00026512">
        <w:rPr>
          <w:rFonts w:ascii="宋体" w:eastAsia="宋体" w:hAnsi="宋体" w:hint="eastAsia"/>
          <w:color w:val="EE0000"/>
          <w:highlight w:val="yellow"/>
        </w:rPr>
        <w:t>“因收入择业”</w:t>
      </w:r>
      <w:r w:rsidRPr="00026512">
        <w:rPr>
          <w:rFonts w:ascii="宋体" w:eastAsia="宋体" w:hAnsi="宋体"/>
          <w:color w:val="EE0000"/>
          <w:highlight w:val="yellow"/>
        </w:rPr>
        <w:t>的调节效应</w:t>
      </w:r>
    </w:p>
    <w:p w14:paraId="00633548" w14:textId="77777777" w:rsidR="00C810E8" w:rsidRDefault="00C44823" w:rsidP="006B4C6C">
      <w:pPr>
        <w:autoSpaceDE w:val="0"/>
        <w:autoSpaceDN w:val="0"/>
        <w:adjustRightInd w:val="0"/>
        <w:spacing w:line="276" w:lineRule="auto"/>
        <w:ind w:firstLineChars="200" w:firstLine="480"/>
        <w:rPr>
          <w:rFonts w:ascii="宋体" w:eastAsia="宋体" w:hAnsi="宋体"/>
          <w:color w:val="EE0000"/>
          <w:sz w:val="24"/>
          <w:highlight w:val="yellow"/>
        </w:rPr>
      </w:pPr>
      <w:r w:rsidRPr="005B576E">
        <w:rPr>
          <w:rFonts w:ascii="宋体" w:eastAsia="宋体" w:hAnsi="宋体"/>
          <w:color w:val="EE0000"/>
          <w:sz w:val="24"/>
          <w:highlight w:val="yellow"/>
        </w:rPr>
        <w:t>模型</w:t>
      </w:r>
      <w:r w:rsidRPr="005B576E">
        <w:rPr>
          <w:rFonts w:ascii="Times New Roman" w:eastAsia="宋体" w:hAnsi="Times New Roman" w:cs="Times New Roman"/>
          <w:color w:val="EE0000"/>
          <w:sz w:val="24"/>
          <w:highlight w:val="yellow"/>
        </w:rPr>
        <w:t>2</w:t>
      </w:r>
      <w:r w:rsidR="001B1E81" w:rsidRPr="005B576E">
        <w:rPr>
          <w:rFonts w:ascii="Times New Roman" w:eastAsia="宋体" w:hAnsi="Times New Roman" w:cs="Times New Roman" w:hint="eastAsia"/>
          <w:color w:val="EE0000"/>
          <w:sz w:val="24"/>
          <w:highlight w:val="yellow"/>
        </w:rPr>
        <w:t>（见表</w:t>
      </w:r>
      <w:r w:rsidR="001B1E81" w:rsidRPr="005B576E">
        <w:rPr>
          <w:rFonts w:ascii="Times New Roman" w:eastAsia="宋体" w:hAnsi="Times New Roman" w:cs="Times New Roman" w:hint="eastAsia"/>
          <w:color w:val="EE0000"/>
          <w:sz w:val="24"/>
          <w:highlight w:val="yellow"/>
        </w:rPr>
        <w:t>2</w:t>
      </w:r>
      <w:r w:rsidR="006D0559" w:rsidRPr="005B576E">
        <w:rPr>
          <w:rFonts w:ascii="Times New Roman" w:eastAsia="宋体" w:hAnsi="Times New Roman" w:cs="Times New Roman" w:hint="eastAsia"/>
          <w:color w:val="EE0000"/>
          <w:sz w:val="24"/>
          <w:highlight w:val="yellow"/>
        </w:rPr>
        <w:t>，下同</w:t>
      </w:r>
      <w:r w:rsidR="001B1E81" w:rsidRPr="005B576E">
        <w:rPr>
          <w:rFonts w:ascii="Times New Roman" w:eastAsia="宋体" w:hAnsi="Times New Roman" w:cs="Times New Roman" w:hint="eastAsia"/>
          <w:color w:val="EE0000"/>
          <w:sz w:val="24"/>
          <w:highlight w:val="yellow"/>
        </w:rPr>
        <w:t>）</w:t>
      </w:r>
      <w:r w:rsidR="00026057">
        <w:rPr>
          <w:rFonts w:ascii="Times New Roman" w:eastAsia="宋体" w:hAnsi="Times New Roman" w:cs="Times New Roman" w:hint="eastAsia"/>
          <w:color w:val="EE0000"/>
          <w:sz w:val="24"/>
          <w:highlight w:val="yellow"/>
        </w:rPr>
        <w:t>的</w:t>
      </w:r>
      <w:r w:rsidRPr="005B576E">
        <w:rPr>
          <w:rFonts w:ascii="宋体" w:eastAsia="宋体" w:hAnsi="宋体"/>
          <w:color w:val="EE0000"/>
          <w:sz w:val="24"/>
          <w:highlight w:val="yellow"/>
        </w:rPr>
        <w:t>结果显示，</w:t>
      </w:r>
      <w:r w:rsidR="00E2647B">
        <w:rPr>
          <w:rFonts w:ascii="宋体" w:eastAsia="宋体" w:hAnsi="宋体" w:hint="eastAsia"/>
          <w:color w:val="EE0000"/>
          <w:sz w:val="24"/>
          <w:highlight w:val="yellow"/>
        </w:rPr>
        <w:t>月</w:t>
      </w:r>
      <w:r w:rsidRPr="005B576E">
        <w:rPr>
          <w:rFonts w:ascii="宋体" w:eastAsia="宋体" w:hAnsi="宋体"/>
          <w:color w:val="EE0000"/>
          <w:sz w:val="24"/>
          <w:highlight w:val="yellow"/>
        </w:rPr>
        <w:t>收入的主效应依然显著为正（</w:t>
      </w:r>
      <w:r w:rsidRPr="005B576E">
        <w:rPr>
          <w:rFonts w:ascii="Times New Roman" w:eastAsia="宋体" w:hAnsi="Times New Roman" w:cs="Times New Roman"/>
          <w:i/>
          <w:iCs/>
          <w:color w:val="EE0000"/>
          <w:sz w:val="24"/>
          <w:highlight w:val="yellow"/>
        </w:rPr>
        <w:t>β</w:t>
      </w:r>
      <w:r w:rsidRPr="005B576E">
        <w:rPr>
          <w:rFonts w:ascii="Times New Roman" w:eastAsia="宋体" w:hAnsi="Times New Roman" w:cs="Times New Roman"/>
          <w:color w:val="EE0000"/>
          <w:sz w:val="24"/>
          <w:highlight w:val="yellow"/>
        </w:rPr>
        <w:t xml:space="preserve"> = 0.634</w:t>
      </w:r>
      <w:r w:rsidRPr="005B576E">
        <w:rPr>
          <w:rFonts w:ascii="Times New Roman" w:eastAsia="宋体" w:hAnsi="Times New Roman" w:cs="Times New Roman"/>
          <w:color w:val="EE0000"/>
          <w:sz w:val="24"/>
          <w:highlight w:val="yellow"/>
        </w:rPr>
        <w:t>，</w:t>
      </w:r>
      <w:r w:rsidRPr="005B576E">
        <w:rPr>
          <w:rFonts w:ascii="Times New Roman" w:eastAsia="宋体" w:hAnsi="Times New Roman" w:cs="Times New Roman"/>
          <w:i/>
          <w:iCs/>
          <w:color w:val="EE0000"/>
          <w:sz w:val="24"/>
          <w:highlight w:val="yellow"/>
        </w:rPr>
        <w:t>p</w:t>
      </w:r>
      <w:r w:rsidRPr="005B576E">
        <w:rPr>
          <w:rFonts w:ascii="Times New Roman" w:eastAsia="宋体" w:hAnsi="Times New Roman" w:cs="Times New Roman"/>
          <w:color w:val="EE0000"/>
          <w:sz w:val="24"/>
          <w:highlight w:val="yellow"/>
        </w:rPr>
        <w:t xml:space="preserve"> &lt; 0.001</w:t>
      </w:r>
      <w:r w:rsidRPr="005B576E">
        <w:rPr>
          <w:rFonts w:ascii="宋体" w:eastAsia="宋体" w:hAnsi="宋体"/>
          <w:color w:val="EE0000"/>
          <w:sz w:val="24"/>
          <w:highlight w:val="yellow"/>
        </w:rPr>
        <w:t>）</w:t>
      </w:r>
      <w:r w:rsidR="007030A5">
        <w:rPr>
          <w:rFonts w:ascii="宋体" w:eastAsia="宋体" w:hAnsi="宋体" w:hint="eastAsia"/>
          <w:color w:val="EE0000"/>
          <w:sz w:val="24"/>
          <w:highlight w:val="yellow"/>
        </w:rPr>
        <w:t>，表明</w:t>
      </w:r>
      <w:r w:rsidR="0000598D">
        <w:rPr>
          <w:rFonts w:ascii="宋体" w:eastAsia="宋体" w:hAnsi="宋体" w:hint="eastAsia"/>
          <w:color w:val="EE0000"/>
          <w:sz w:val="24"/>
          <w:highlight w:val="yellow"/>
        </w:rPr>
        <w:t>再整体样本中，</w:t>
      </w:r>
      <w:r w:rsidR="007030A5">
        <w:rPr>
          <w:rFonts w:ascii="宋体" w:eastAsia="宋体" w:hAnsi="宋体" w:hint="eastAsia"/>
          <w:color w:val="EE0000"/>
          <w:sz w:val="24"/>
          <w:highlight w:val="yellow"/>
        </w:rPr>
        <w:t>收入提升依然能够增强程序员的职业认同</w:t>
      </w:r>
      <w:r w:rsidRPr="005B576E">
        <w:rPr>
          <w:rFonts w:ascii="宋体" w:eastAsia="宋体" w:hAnsi="宋体"/>
          <w:color w:val="EE0000"/>
          <w:sz w:val="24"/>
          <w:highlight w:val="yellow"/>
        </w:rPr>
        <w:t>。</w:t>
      </w:r>
      <w:r w:rsidR="003818D8">
        <w:rPr>
          <w:rFonts w:ascii="宋体" w:eastAsia="宋体" w:hAnsi="宋体" w:hint="eastAsia"/>
          <w:color w:val="EE0000"/>
          <w:sz w:val="24"/>
          <w:highlight w:val="yellow"/>
        </w:rPr>
        <w:t>然</w:t>
      </w:r>
      <w:r w:rsidR="003818D8">
        <w:rPr>
          <w:rFonts w:ascii="宋体" w:eastAsia="宋体" w:hAnsi="宋体" w:hint="eastAsia"/>
          <w:color w:val="EE0000"/>
          <w:sz w:val="24"/>
          <w:highlight w:val="yellow"/>
        </w:rPr>
        <w:lastRenderedPageBreak/>
        <w:t>而</w:t>
      </w:r>
      <w:r w:rsidR="00FB4B01" w:rsidRPr="00A67341">
        <w:rPr>
          <w:rFonts w:ascii="宋体" w:eastAsia="宋体" w:hAnsi="宋体" w:hint="eastAsia"/>
          <w:color w:val="EE0000"/>
          <w:sz w:val="24"/>
          <w:highlight w:val="yellow"/>
        </w:rPr>
        <w:t>，</w:t>
      </w:r>
      <w:r w:rsidRPr="00A67341">
        <w:rPr>
          <w:rFonts w:ascii="宋体" w:eastAsia="宋体" w:hAnsi="宋体"/>
          <w:color w:val="EE0000"/>
          <w:sz w:val="24"/>
          <w:highlight w:val="yellow"/>
        </w:rPr>
        <w:t>“因收入择业”与收入的交互项显著为负（</w:t>
      </w:r>
      <w:r w:rsidRPr="00A67341">
        <w:rPr>
          <w:rFonts w:ascii="Times New Roman" w:eastAsia="宋体" w:hAnsi="Times New Roman" w:cs="Times New Roman"/>
          <w:i/>
          <w:iCs/>
          <w:color w:val="EE0000"/>
          <w:sz w:val="24"/>
          <w:highlight w:val="yellow"/>
        </w:rPr>
        <w:t>β</w:t>
      </w:r>
      <w:r w:rsidRPr="00A67341">
        <w:rPr>
          <w:rFonts w:ascii="Times New Roman" w:eastAsia="宋体" w:hAnsi="Times New Roman" w:cs="Times New Roman"/>
          <w:color w:val="EE0000"/>
          <w:sz w:val="24"/>
          <w:highlight w:val="yellow"/>
        </w:rPr>
        <w:t xml:space="preserve"> = -0.323</w:t>
      </w:r>
      <w:r w:rsidRPr="00A67341">
        <w:rPr>
          <w:rFonts w:ascii="Times New Roman" w:eastAsia="宋体" w:hAnsi="Times New Roman" w:cs="Times New Roman"/>
          <w:color w:val="EE0000"/>
          <w:sz w:val="24"/>
          <w:highlight w:val="yellow"/>
        </w:rPr>
        <w:t>，</w:t>
      </w:r>
      <w:r w:rsidRPr="00A67341">
        <w:rPr>
          <w:rFonts w:ascii="Times New Roman" w:eastAsia="宋体" w:hAnsi="Times New Roman" w:cs="Times New Roman"/>
          <w:i/>
          <w:iCs/>
          <w:color w:val="EE0000"/>
          <w:sz w:val="24"/>
          <w:highlight w:val="yellow"/>
        </w:rPr>
        <w:t>p</w:t>
      </w:r>
      <w:r w:rsidRPr="00A67341">
        <w:rPr>
          <w:rFonts w:ascii="Times New Roman" w:eastAsia="宋体" w:hAnsi="Times New Roman" w:cs="Times New Roman"/>
          <w:color w:val="EE0000"/>
          <w:sz w:val="24"/>
          <w:highlight w:val="yellow"/>
        </w:rPr>
        <w:t xml:space="preserve"> &lt; 0.01</w:t>
      </w:r>
      <w:r w:rsidRPr="00A67341">
        <w:rPr>
          <w:rFonts w:ascii="宋体" w:eastAsia="宋体" w:hAnsi="宋体"/>
          <w:color w:val="EE0000"/>
          <w:sz w:val="24"/>
          <w:highlight w:val="yellow"/>
        </w:rPr>
        <w:t>），</w:t>
      </w:r>
      <w:r w:rsidR="00AC7C31">
        <w:rPr>
          <w:rFonts w:ascii="宋体" w:eastAsia="宋体" w:hAnsi="宋体" w:hint="eastAsia"/>
          <w:color w:val="EE0000"/>
          <w:sz w:val="24"/>
          <w:highlight w:val="yellow"/>
        </w:rPr>
        <w:t>意味着在因收入择业</w:t>
      </w:r>
      <w:r w:rsidR="004D76DA">
        <w:rPr>
          <w:rFonts w:ascii="宋体" w:eastAsia="宋体" w:hAnsi="宋体" w:hint="eastAsia"/>
          <w:color w:val="EE0000"/>
          <w:sz w:val="24"/>
          <w:highlight w:val="yellow"/>
        </w:rPr>
        <w:t>的程序员</w:t>
      </w:r>
      <w:r w:rsidR="00AC7C31">
        <w:rPr>
          <w:rFonts w:ascii="宋体" w:eastAsia="宋体" w:hAnsi="宋体" w:hint="eastAsia"/>
          <w:color w:val="EE0000"/>
          <w:sz w:val="24"/>
          <w:highlight w:val="yellow"/>
        </w:rPr>
        <w:t>中，收入</w:t>
      </w:r>
      <w:r w:rsidR="00570DB1">
        <w:rPr>
          <w:rFonts w:ascii="宋体" w:eastAsia="宋体" w:hAnsi="宋体" w:hint="eastAsia"/>
          <w:color w:val="EE0000"/>
          <w:sz w:val="24"/>
          <w:highlight w:val="yellow"/>
        </w:rPr>
        <w:t>能带来的认同增益被明显削弱</w:t>
      </w:r>
      <w:r w:rsidR="00AC7C31">
        <w:rPr>
          <w:rFonts w:ascii="宋体" w:eastAsia="宋体" w:hAnsi="宋体" w:hint="eastAsia"/>
          <w:color w:val="EE0000"/>
          <w:sz w:val="24"/>
          <w:highlight w:val="yellow"/>
        </w:rPr>
        <w:t>。</w:t>
      </w:r>
      <w:r w:rsidR="00C245F2">
        <w:rPr>
          <w:rFonts w:ascii="宋体" w:eastAsia="宋体" w:hAnsi="宋体" w:hint="eastAsia"/>
          <w:color w:val="EE0000"/>
          <w:sz w:val="24"/>
          <w:highlight w:val="yellow"/>
        </w:rPr>
        <w:t>换言之，在这一群体中，</w:t>
      </w:r>
      <w:r w:rsidR="002400BE">
        <w:rPr>
          <w:rFonts w:ascii="宋体" w:eastAsia="宋体" w:hAnsi="宋体" w:hint="eastAsia"/>
          <w:color w:val="EE0000"/>
          <w:sz w:val="24"/>
          <w:highlight w:val="yellow"/>
        </w:rPr>
        <w:t>收入的增加不再必然转化为更高水平的职业认同。</w:t>
      </w:r>
    </w:p>
    <w:p w14:paraId="584E5AA5" w14:textId="6E79C440" w:rsidR="00D56AE0" w:rsidRDefault="00C810E8" w:rsidP="006B4C6C">
      <w:pPr>
        <w:autoSpaceDE w:val="0"/>
        <w:autoSpaceDN w:val="0"/>
        <w:adjustRightInd w:val="0"/>
        <w:spacing w:line="276" w:lineRule="auto"/>
        <w:ind w:firstLineChars="200" w:firstLine="480"/>
        <w:rPr>
          <w:rFonts w:ascii="Times New Roman" w:eastAsia="宋体" w:hAnsi="Times New Roman" w:cs="Times New Roman"/>
          <w:color w:val="EE0000"/>
          <w:kern w:val="0"/>
          <w:sz w:val="24"/>
          <w14:ligatures w14:val="none"/>
        </w:rPr>
      </w:pPr>
      <w:r>
        <w:rPr>
          <w:rFonts w:ascii="宋体" w:eastAsia="宋体" w:hAnsi="宋体" w:hint="eastAsia"/>
          <w:color w:val="EE0000"/>
          <w:sz w:val="24"/>
          <w:highlight w:val="yellow"/>
        </w:rPr>
        <w:t>这一结果呈现出一种反直觉的张力：</w:t>
      </w:r>
      <w:r w:rsidR="00771CFE">
        <w:rPr>
          <w:rFonts w:ascii="宋体" w:eastAsia="宋体" w:hAnsi="宋体" w:hint="eastAsia"/>
          <w:color w:val="EE0000"/>
          <w:sz w:val="24"/>
          <w:highlight w:val="yellow"/>
        </w:rPr>
        <w:t>即使</w:t>
      </w:r>
      <w:r w:rsidR="00BF009D">
        <w:rPr>
          <w:rFonts w:ascii="宋体" w:eastAsia="宋体" w:hAnsi="宋体" w:hint="eastAsia"/>
          <w:color w:val="EE0000"/>
          <w:sz w:val="24"/>
          <w:highlight w:val="yellow"/>
        </w:rPr>
        <w:t>月收入超过</w:t>
      </w:r>
      <w:r w:rsidR="00BF009D" w:rsidRPr="00205E4D">
        <w:rPr>
          <w:rFonts w:ascii="Times New Roman" w:eastAsia="宋体" w:hAnsi="Times New Roman" w:cs="Times New Roman"/>
          <w:color w:val="EE0000"/>
          <w:sz w:val="24"/>
          <w:highlight w:val="yellow"/>
        </w:rPr>
        <w:t>1</w:t>
      </w:r>
      <w:r w:rsidR="00BF009D">
        <w:rPr>
          <w:rFonts w:ascii="宋体" w:eastAsia="宋体" w:hAnsi="宋体" w:hint="eastAsia"/>
          <w:color w:val="EE0000"/>
          <w:sz w:val="24"/>
          <w:highlight w:val="yellow"/>
        </w:rPr>
        <w:t>万元</w:t>
      </w:r>
      <w:r w:rsidR="00771CFE">
        <w:rPr>
          <w:rFonts w:ascii="宋体" w:eastAsia="宋体" w:hAnsi="宋体" w:hint="eastAsia"/>
          <w:color w:val="EE0000"/>
          <w:sz w:val="24"/>
          <w:highlight w:val="yellow"/>
        </w:rPr>
        <w:t>，因收入择业</w:t>
      </w:r>
      <w:r w:rsidR="00EA1FA0">
        <w:rPr>
          <w:rFonts w:ascii="宋体" w:eastAsia="宋体" w:hAnsi="宋体" w:hint="eastAsia"/>
          <w:color w:val="EE0000"/>
          <w:sz w:val="24"/>
          <w:highlight w:val="yellow"/>
        </w:rPr>
        <w:t>的程序员</w:t>
      </w:r>
      <w:r w:rsidR="00771CFE">
        <w:rPr>
          <w:rFonts w:ascii="宋体" w:eastAsia="宋体" w:hAnsi="宋体" w:hint="eastAsia"/>
          <w:color w:val="EE0000"/>
          <w:sz w:val="24"/>
          <w:highlight w:val="yellow"/>
        </w:rPr>
        <w:t>在职业认同上</w:t>
      </w:r>
      <w:r w:rsidR="00981B2F">
        <w:rPr>
          <w:rFonts w:ascii="宋体" w:eastAsia="宋体" w:hAnsi="宋体" w:hint="eastAsia"/>
          <w:color w:val="EE0000"/>
          <w:sz w:val="24"/>
          <w:highlight w:val="yellow"/>
        </w:rPr>
        <w:t>的优势也并不稳固</w:t>
      </w:r>
      <w:r w:rsidR="00771CFE">
        <w:rPr>
          <w:rFonts w:ascii="宋体" w:eastAsia="宋体" w:hAnsi="宋体" w:hint="eastAsia"/>
          <w:color w:val="EE0000"/>
          <w:sz w:val="24"/>
          <w:highlight w:val="yellow"/>
        </w:rPr>
        <w:t>，甚至可能呈现出相对劣势的主观评价。</w:t>
      </w:r>
      <w:r w:rsidR="00F12D9C">
        <w:rPr>
          <w:rFonts w:ascii="宋体" w:eastAsia="宋体" w:hAnsi="宋体" w:hint="eastAsia"/>
          <w:color w:val="EE0000"/>
          <w:sz w:val="24"/>
          <w:highlight w:val="yellow"/>
        </w:rPr>
        <w:t>这表明，</w:t>
      </w:r>
      <w:r w:rsidR="00A67341">
        <w:rPr>
          <w:rFonts w:ascii="宋体" w:eastAsia="宋体" w:hAnsi="宋体" w:hint="eastAsia"/>
          <w:color w:val="EE0000"/>
          <w:sz w:val="24"/>
          <w:highlight w:val="yellow"/>
        </w:rPr>
        <w:t>假设</w:t>
      </w:r>
      <w:r w:rsidR="00562EF7" w:rsidRPr="002237C6">
        <w:rPr>
          <w:rFonts w:ascii="Times New Roman" w:eastAsia="宋体" w:hAnsi="Times New Roman" w:cs="Times New Roman"/>
          <w:color w:val="EE0000"/>
          <w:sz w:val="24"/>
          <w:highlight w:val="yellow"/>
        </w:rPr>
        <w:t>2-1</w:t>
      </w:r>
      <w:r w:rsidR="00911662">
        <w:rPr>
          <w:rFonts w:ascii="Times New Roman" w:eastAsia="宋体" w:hAnsi="Times New Roman" w:cs="Times New Roman" w:hint="eastAsia"/>
          <w:color w:val="EE0000"/>
          <w:sz w:val="24"/>
          <w:highlight w:val="yellow"/>
        </w:rPr>
        <w:t>不仅未</w:t>
      </w:r>
      <w:r w:rsidR="00562EF7" w:rsidRPr="00A67341">
        <w:rPr>
          <w:rFonts w:ascii="宋体" w:eastAsia="宋体" w:hAnsi="宋体" w:hint="eastAsia"/>
          <w:color w:val="EE0000"/>
          <w:sz w:val="24"/>
          <w:highlight w:val="yellow"/>
        </w:rPr>
        <w:t>被证实</w:t>
      </w:r>
      <w:r w:rsidR="00F226C3">
        <w:rPr>
          <w:rFonts w:ascii="宋体" w:eastAsia="宋体" w:hAnsi="宋体" w:hint="eastAsia"/>
          <w:color w:val="EE0000"/>
          <w:sz w:val="24"/>
          <w:highlight w:val="yellow"/>
        </w:rPr>
        <w:t>，反而</w:t>
      </w:r>
      <w:r w:rsidR="00B927DE">
        <w:rPr>
          <w:rFonts w:ascii="宋体" w:eastAsia="宋体" w:hAnsi="宋体" w:hint="eastAsia"/>
          <w:color w:val="EE0000"/>
          <w:sz w:val="24"/>
          <w:highlight w:val="yellow"/>
        </w:rPr>
        <w:t>暴露出外部择业动机主导情境下收入激励</w:t>
      </w:r>
      <w:r w:rsidR="00CE267A">
        <w:rPr>
          <w:rFonts w:ascii="宋体" w:eastAsia="宋体" w:hAnsi="宋体" w:hint="eastAsia"/>
          <w:color w:val="EE0000"/>
          <w:sz w:val="24"/>
          <w:highlight w:val="yellow"/>
        </w:rPr>
        <w:t>的局限性</w:t>
      </w:r>
      <w:r w:rsidR="00CE267A" w:rsidRPr="00975B3D">
        <w:rPr>
          <w:rFonts w:ascii="宋体" w:eastAsia="宋体" w:hAnsi="宋体" w:hint="eastAsia"/>
          <w:color w:val="EE0000"/>
          <w:sz w:val="24"/>
          <w:highlight w:val="yellow"/>
        </w:rPr>
        <w:t>。</w:t>
      </w:r>
      <w:r w:rsidR="00016841">
        <w:rPr>
          <w:rFonts w:ascii="Times New Roman" w:eastAsia="宋体" w:hAnsi="Times New Roman" w:cs="Times New Roman" w:hint="eastAsia"/>
          <w:color w:val="EE0000"/>
          <w:kern w:val="0"/>
          <w:sz w:val="24"/>
          <w:highlight w:val="yellow"/>
          <w14:ligatures w14:val="none"/>
        </w:rPr>
        <w:t>在经验层面上，中国俗语“无情食饭饥”生动地概括了这一状态：如果吃饭本身仅仅为了果腹，其所能带来的满足感便相对有限。</w:t>
      </w:r>
      <w:r w:rsidR="00016841" w:rsidRPr="001E4ED7">
        <w:rPr>
          <w:rStyle w:val="afa"/>
          <w:rFonts w:ascii="宋体" w:eastAsia="宋体" w:hAnsi="宋体" w:cs="Times New Roman"/>
          <w:color w:val="EE0000"/>
          <w:kern w:val="0"/>
          <w:sz w:val="24"/>
          <w:highlight w:val="yellow"/>
          <w14:ligatures w14:val="none"/>
        </w:rPr>
        <w:footnoteReference w:id="11"/>
      </w:r>
    </w:p>
    <w:p w14:paraId="054C1537" w14:textId="6FB7AB39" w:rsidR="00B76D4E" w:rsidRDefault="0057197F" w:rsidP="00A340C9">
      <w:pPr>
        <w:autoSpaceDE w:val="0"/>
        <w:autoSpaceDN w:val="0"/>
        <w:adjustRightInd w:val="0"/>
        <w:spacing w:line="276" w:lineRule="auto"/>
        <w:ind w:firstLineChars="200" w:firstLine="480"/>
        <w:rPr>
          <w:rFonts w:ascii="Times New Roman" w:eastAsia="宋体" w:hAnsi="Times New Roman" w:cs="Times New Roman"/>
          <w:color w:val="EE0000"/>
          <w:kern w:val="0"/>
          <w:sz w:val="24"/>
          <w:highlight w:val="yellow"/>
          <w14:ligatures w14:val="none"/>
        </w:rPr>
      </w:pPr>
      <w:bookmarkStart w:id="91" w:name="OLE_LINK11"/>
      <w:bookmarkEnd w:id="90"/>
      <w:r>
        <w:rPr>
          <w:rFonts w:ascii="Times New Roman" w:eastAsia="宋体" w:hAnsi="Times New Roman" w:cs="Times New Roman" w:hint="eastAsia"/>
          <w:color w:val="EE0000"/>
          <w:kern w:val="0"/>
          <w:sz w:val="24"/>
          <w:highlight w:val="yellow"/>
          <w14:ligatures w14:val="none"/>
        </w:rPr>
        <w:t>程序员</w:t>
      </w:r>
      <w:r w:rsidR="00016841" w:rsidRPr="0057197F">
        <w:rPr>
          <w:rFonts w:ascii="宋体" w:eastAsia="宋体" w:hAnsi="宋体" w:cs="Times New Roman"/>
          <w:color w:val="EE0000"/>
          <w:kern w:val="0"/>
          <w:sz w:val="24"/>
          <w:highlight w:val="yellow"/>
          <w14:ligatures w14:val="none"/>
        </w:rPr>
        <w:t>“无情食饭饥”</w:t>
      </w:r>
      <w:r>
        <w:rPr>
          <w:rFonts w:ascii="宋体" w:eastAsia="宋体" w:hAnsi="宋体" w:cs="Times New Roman" w:hint="eastAsia"/>
          <w:color w:val="EE0000"/>
          <w:kern w:val="0"/>
          <w:sz w:val="24"/>
          <w:highlight w:val="yellow"/>
          <w14:ligatures w14:val="none"/>
        </w:rPr>
        <w:t>的</w:t>
      </w:r>
      <w:r>
        <w:rPr>
          <w:rFonts w:ascii="Times New Roman" w:eastAsia="宋体" w:hAnsi="Times New Roman" w:cs="Times New Roman" w:hint="eastAsia"/>
          <w:color w:val="EE0000"/>
          <w:kern w:val="0"/>
          <w:sz w:val="24"/>
          <w:highlight w:val="yellow"/>
          <w14:ligatures w14:val="none"/>
        </w:rPr>
        <w:t>现象反映出收入作为择业动机影响职业认同的两</w:t>
      </w:r>
      <w:r w:rsidR="00AE35D4">
        <w:rPr>
          <w:rFonts w:ascii="Times New Roman" w:eastAsia="宋体" w:hAnsi="Times New Roman" w:cs="Times New Roman" w:hint="eastAsia"/>
          <w:color w:val="EE0000"/>
          <w:kern w:val="0"/>
          <w:sz w:val="24"/>
          <w:highlight w:val="yellow"/>
          <w14:ligatures w14:val="none"/>
        </w:rPr>
        <w:t>种</w:t>
      </w:r>
      <w:r w:rsidR="00016841" w:rsidRPr="0057197F">
        <w:rPr>
          <w:rFonts w:ascii="Times New Roman" w:eastAsia="宋体" w:hAnsi="Times New Roman" w:cs="Times New Roman"/>
          <w:color w:val="EE0000"/>
          <w:kern w:val="0"/>
          <w:sz w:val="24"/>
          <w:highlight w:val="yellow"/>
          <w14:ligatures w14:val="none"/>
        </w:rPr>
        <w:t>机制</w:t>
      </w:r>
      <w:r>
        <w:rPr>
          <w:rFonts w:ascii="Times New Roman" w:eastAsia="宋体" w:hAnsi="Times New Roman" w:cs="Times New Roman" w:hint="eastAsia"/>
          <w:color w:val="EE0000"/>
          <w:kern w:val="0"/>
          <w:sz w:val="24"/>
          <w:highlight w:val="yellow"/>
          <w14:ligatures w14:val="none"/>
        </w:rPr>
        <w:t>：第一，</w:t>
      </w:r>
      <w:r w:rsidR="00EC148E">
        <w:rPr>
          <w:rFonts w:ascii="Times New Roman" w:eastAsia="宋体" w:hAnsi="Times New Roman" w:cs="Times New Roman" w:hint="eastAsia"/>
          <w:color w:val="EE0000"/>
          <w:kern w:val="0"/>
          <w:sz w:val="24"/>
          <w:highlight w:val="yellow"/>
          <w14:ligatures w14:val="none"/>
        </w:rPr>
        <w:t>基础</w:t>
      </w:r>
      <w:r w:rsidR="009D49E2">
        <w:rPr>
          <w:rFonts w:ascii="Times New Roman" w:eastAsia="宋体" w:hAnsi="Times New Roman" w:cs="Times New Roman" w:hint="eastAsia"/>
          <w:color w:val="EE0000"/>
          <w:kern w:val="0"/>
          <w:sz w:val="24"/>
          <w:highlight w:val="yellow"/>
          <w14:ligatures w14:val="none"/>
        </w:rPr>
        <w:t>性</w:t>
      </w:r>
      <w:r w:rsidR="00EC148E">
        <w:rPr>
          <w:rFonts w:ascii="Times New Roman" w:eastAsia="宋体" w:hAnsi="Times New Roman" w:cs="Times New Roman" w:hint="eastAsia"/>
          <w:color w:val="EE0000"/>
          <w:kern w:val="0"/>
          <w:sz w:val="24"/>
          <w:highlight w:val="yellow"/>
          <w14:ligatures w14:val="none"/>
        </w:rPr>
        <w:t>回报的边际效益</w:t>
      </w:r>
      <w:r w:rsidR="009D49E2">
        <w:rPr>
          <w:rFonts w:ascii="Times New Roman" w:eastAsia="宋体" w:hAnsi="Times New Roman" w:cs="Times New Roman" w:hint="eastAsia"/>
          <w:color w:val="EE0000"/>
          <w:kern w:val="0"/>
          <w:sz w:val="24"/>
          <w:highlight w:val="yellow"/>
          <w14:ligatures w14:val="none"/>
        </w:rPr>
        <w:t>有限</w:t>
      </w:r>
      <w:r w:rsidR="0099273A">
        <w:rPr>
          <w:rFonts w:ascii="Times New Roman" w:eastAsia="宋体" w:hAnsi="Times New Roman" w:cs="Times New Roman" w:hint="eastAsia"/>
          <w:color w:val="EE0000"/>
          <w:kern w:val="0"/>
          <w:sz w:val="24"/>
          <w:highlight w:val="yellow"/>
          <w14:ligatures w14:val="none"/>
        </w:rPr>
        <w:t>。</w:t>
      </w:r>
      <w:r w:rsidR="006067F4">
        <w:rPr>
          <w:rFonts w:ascii="Times New Roman" w:eastAsia="宋体" w:hAnsi="Times New Roman" w:cs="Times New Roman" w:hint="eastAsia"/>
          <w:color w:val="EE0000"/>
          <w:kern w:val="0"/>
          <w:sz w:val="24"/>
          <w:highlight w:val="yellow"/>
          <w14:ligatures w14:val="none"/>
        </w:rPr>
        <w:t>“无情食饭饥”</w:t>
      </w:r>
      <w:r w:rsidR="00660AAD">
        <w:rPr>
          <w:rFonts w:ascii="Times New Roman" w:eastAsia="宋体" w:hAnsi="Times New Roman" w:cs="Times New Roman" w:hint="eastAsia"/>
          <w:color w:val="EE0000"/>
          <w:kern w:val="0"/>
          <w:sz w:val="24"/>
          <w:highlight w:val="yellow"/>
          <w14:ligatures w14:val="none"/>
        </w:rPr>
        <w:t>并非否定收入本身</w:t>
      </w:r>
      <w:r w:rsidR="00A029BC">
        <w:rPr>
          <w:rFonts w:ascii="Times New Roman" w:eastAsia="宋体" w:hAnsi="Times New Roman" w:cs="Times New Roman" w:hint="eastAsia"/>
          <w:color w:val="EE0000"/>
          <w:kern w:val="0"/>
          <w:sz w:val="24"/>
          <w:highlight w:val="yellow"/>
          <w14:ligatures w14:val="none"/>
        </w:rPr>
        <w:t>对职业认同的</w:t>
      </w:r>
      <w:r w:rsidR="00660AAD">
        <w:rPr>
          <w:rFonts w:ascii="Times New Roman" w:eastAsia="宋体" w:hAnsi="Times New Roman" w:cs="Times New Roman" w:hint="eastAsia"/>
          <w:color w:val="EE0000"/>
          <w:kern w:val="0"/>
          <w:sz w:val="24"/>
          <w:highlight w:val="yellow"/>
          <w14:ligatures w14:val="none"/>
        </w:rPr>
        <w:t>重要性，而是</w:t>
      </w:r>
      <w:r w:rsidR="00DF0FB7">
        <w:rPr>
          <w:rFonts w:ascii="Times New Roman" w:eastAsia="宋体" w:hAnsi="Times New Roman" w:cs="Times New Roman" w:hint="eastAsia"/>
          <w:color w:val="EE0000"/>
          <w:kern w:val="0"/>
          <w:sz w:val="24"/>
          <w:highlight w:val="yellow"/>
          <w14:ligatures w14:val="none"/>
        </w:rPr>
        <w:t>表明</w:t>
      </w:r>
      <w:r w:rsidR="00660AAD">
        <w:rPr>
          <w:rFonts w:ascii="Times New Roman" w:eastAsia="宋体" w:hAnsi="Times New Roman" w:cs="Times New Roman" w:hint="eastAsia"/>
          <w:color w:val="EE0000"/>
          <w:kern w:val="0"/>
          <w:sz w:val="24"/>
          <w:highlight w:val="yellow"/>
          <w14:ligatures w14:val="none"/>
        </w:rPr>
        <w:t>，</w:t>
      </w:r>
      <w:r w:rsidR="00164046">
        <w:rPr>
          <w:rFonts w:ascii="Times New Roman" w:eastAsia="宋体" w:hAnsi="Times New Roman" w:cs="Times New Roman" w:hint="eastAsia"/>
          <w:color w:val="EE0000"/>
          <w:kern w:val="0"/>
          <w:sz w:val="24"/>
          <w:highlight w:val="yellow"/>
          <w14:ligatures w14:val="none"/>
        </w:rPr>
        <w:t>当</w:t>
      </w:r>
      <w:r w:rsidR="006067F4">
        <w:rPr>
          <w:rFonts w:ascii="Times New Roman" w:eastAsia="宋体" w:hAnsi="Times New Roman" w:cs="Times New Roman" w:hint="eastAsia"/>
          <w:color w:val="EE0000"/>
          <w:kern w:val="0"/>
          <w:sz w:val="24"/>
          <w:highlight w:val="yellow"/>
          <w14:ligatures w14:val="none"/>
        </w:rPr>
        <w:t>程序员</w:t>
      </w:r>
      <w:r w:rsidR="00FA142E">
        <w:rPr>
          <w:rFonts w:ascii="Times New Roman" w:eastAsia="宋体" w:hAnsi="Times New Roman" w:cs="Times New Roman" w:hint="eastAsia"/>
          <w:color w:val="EE0000"/>
          <w:kern w:val="0"/>
          <w:sz w:val="24"/>
          <w:highlight w:val="yellow"/>
          <w14:ligatures w14:val="none"/>
        </w:rPr>
        <w:t>将</w:t>
      </w:r>
      <w:r w:rsidR="00660AAD">
        <w:rPr>
          <w:rFonts w:ascii="Times New Roman" w:eastAsia="宋体" w:hAnsi="Times New Roman" w:cs="Times New Roman" w:hint="eastAsia"/>
          <w:color w:val="EE0000"/>
          <w:kern w:val="0"/>
          <w:sz w:val="24"/>
          <w:highlight w:val="yellow"/>
          <w14:ligatures w14:val="none"/>
        </w:rPr>
        <w:t>收入</w:t>
      </w:r>
      <w:r w:rsidR="00164046">
        <w:rPr>
          <w:rFonts w:ascii="Times New Roman" w:eastAsia="宋体" w:hAnsi="Times New Roman" w:cs="Times New Roman" w:hint="eastAsia"/>
          <w:color w:val="EE0000"/>
          <w:kern w:val="0"/>
          <w:sz w:val="24"/>
          <w:highlight w:val="yellow"/>
          <w14:ligatures w14:val="none"/>
        </w:rPr>
        <w:t>这一</w:t>
      </w:r>
      <w:r w:rsidR="00660AAD">
        <w:rPr>
          <w:rFonts w:ascii="Times New Roman" w:eastAsia="宋体" w:hAnsi="Times New Roman" w:cs="Times New Roman" w:hint="eastAsia"/>
          <w:color w:val="EE0000"/>
          <w:kern w:val="0"/>
          <w:sz w:val="24"/>
          <w:highlight w:val="yellow"/>
          <w14:ligatures w14:val="none"/>
        </w:rPr>
        <w:t>普遍性、基础性的</w:t>
      </w:r>
      <w:r w:rsidR="00DF0FB7">
        <w:rPr>
          <w:rFonts w:ascii="Times New Roman" w:eastAsia="宋体" w:hAnsi="Times New Roman" w:cs="Times New Roman" w:hint="eastAsia"/>
          <w:color w:val="EE0000"/>
          <w:kern w:val="0"/>
          <w:sz w:val="24"/>
          <w:highlight w:val="yellow"/>
          <w14:ligatures w14:val="none"/>
        </w:rPr>
        <w:t>劳动回报</w:t>
      </w:r>
      <w:r w:rsidR="00F27F7C">
        <w:rPr>
          <w:rFonts w:ascii="Times New Roman" w:eastAsia="宋体" w:hAnsi="Times New Roman" w:cs="Times New Roman" w:hint="eastAsia"/>
          <w:color w:val="EE0000"/>
          <w:kern w:val="0"/>
          <w:sz w:val="24"/>
          <w:highlight w:val="yellow"/>
          <w14:ligatures w14:val="none"/>
        </w:rPr>
        <w:t>前置为择业</w:t>
      </w:r>
      <w:r w:rsidR="006067F4">
        <w:rPr>
          <w:rFonts w:ascii="Times New Roman" w:eastAsia="宋体" w:hAnsi="Times New Roman" w:cs="Times New Roman" w:hint="eastAsia"/>
          <w:color w:val="EE0000"/>
          <w:kern w:val="0"/>
          <w:sz w:val="24"/>
          <w:highlight w:val="yellow"/>
          <w14:ligatures w14:val="none"/>
        </w:rPr>
        <w:t>目标时</w:t>
      </w:r>
      <w:r w:rsidR="00660AAD">
        <w:rPr>
          <w:rFonts w:ascii="Times New Roman" w:eastAsia="宋体" w:hAnsi="Times New Roman" w:cs="Times New Roman" w:hint="eastAsia"/>
          <w:color w:val="EE0000"/>
          <w:kern w:val="0"/>
          <w:sz w:val="24"/>
          <w:highlight w:val="yellow"/>
          <w14:ligatures w14:val="none"/>
        </w:rPr>
        <w:t>，</w:t>
      </w:r>
      <w:r w:rsidR="00E33D08">
        <w:rPr>
          <w:rFonts w:ascii="Times New Roman" w:eastAsia="宋体" w:hAnsi="Times New Roman" w:cs="Times New Roman" w:hint="eastAsia"/>
          <w:color w:val="EE0000"/>
          <w:kern w:val="0"/>
          <w:sz w:val="24"/>
          <w:highlight w:val="yellow"/>
          <w14:ligatures w14:val="none"/>
        </w:rPr>
        <w:t>其在心理层面</w:t>
      </w:r>
      <w:r w:rsidR="00873503">
        <w:rPr>
          <w:rFonts w:ascii="Times New Roman" w:eastAsia="宋体" w:hAnsi="Times New Roman" w:cs="Times New Roman" w:hint="eastAsia"/>
          <w:color w:val="EE0000"/>
          <w:kern w:val="0"/>
          <w:sz w:val="24"/>
          <w:highlight w:val="yellow"/>
          <w14:ligatures w14:val="none"/>
        </w:rPr>
        <w:t>所能</w:t>
      </w:r>
      <w:r w:rsidR="00660AAD">
        <w:rPr>
          <w:rFonts w:ascii="Times New Roman" w:eastAsia="宋体" w:hAnsi="Times New Roman" w:cs="Times New Roman" w:hint="eastAsia"/>
          <w:color w:val="EE0000"/>
          <w:kern w:val="0"/>
          <w:sz w:val="24"/>
          <w:highlight w:val="yellow"/>
          <w14:ligatures w14:val="none"/>
        </w:rPr>
        <w:t>额外</w:t>
      </w:r>
      <w:r w:rsidR="00660AAD" w:rsidRPr="00F3081C">
        <w:rPr>
          <w:rFonts w:ascii="Times New Roman" w:eastAsia="宋体" w:hAnsi="Times New Roman" w:cs="Times New Roman" w:hint="eastAsia"/>
          <w:color w:val="EE0000"/>
          <w:kern w:val="0"/>
          <w:sz w:val="24"/>
          <w:highlight w:val="yellow"/>
          <w14:ligatures w14:val="none"/>
        </w:rPr>
        <w:t>带来的</w:t>
      </w:r>
      <w:r w:rsidR="00E33D08">
        <w:rPr>
          <w:rFonts w:ascii="Times New Roman" w:eastAsia="宋体" w:hAnsi="Times New Roman" w:cs="Times New Roman" w:hint="eastAsia"/>
          <w:color w:val="EE0000"/>
          <w:kern w:val="0"/>
          <w:sz w:val="24"/>
          <w:highlight w:val="yellow"/>
          <w14:ligatures w14:val="none"/>
        </w:rPr>
        <w:t>边际效益</w:t>
      </w:r>
      <w:r w:rsidR="00C07D87">
        <w:rPr>
          <w:rFonts w:ascii="Times New Roman" w:eastAsia="宋体" w:hAnsi="Times New Roman" w:cs="Times New Roman" w:hint="eastAsia"/>
          <w:color w:val="EE0000"/>
          <w:kern w:val="0"/>
          <w:sz w:val="24"/>
          <w:highlight w:val="yellow"/>
          <w14:ligatures w14:val="none"/>
        </w:rPr>
        <w:t>是有限的</w:t>
      </w:r>
      <w:r w:rsidR="006067F4">
        <w:rPr>
          <w:rFonts w:ascii="Times New Roman" w:eastAsia="宋体" w:hAnsi="Times New Roman" w:cs="Times New Roman" w:hint="eastAsia"/>
          <w:color w:val="EE0000"/>
          <w:kern w:val="0"/>
          <w:sz w:val="24"/>
          <w:highlight w:val="yellow"/>
          <w14:ligatures w14:val="none"/>
        </w:rPr>
        <w:t>。</w:t>
      </w:r>
      <w:r w:rsidR="006C3D3D">
        <w:rPr>
          <w:rFonts w:ascii="Times New Roman" w:eastAsia="宋体" w:hAnsi="Times New Roman" w:cs="Times New Roman" w:hint="eastAsia"/>
          <w:color w:val="EE0000"/>
          <w:kern w:val="0"/>
          <w:sz w:val="24"/>
          <w:highlight w:val="yellow"/>
          <w14:ligatures w14:val="none"/>
        </w:rPr>
        <w:t>机制一</w:t>
      </w:r>
      <w:r w:rsidR="009D6863" w:rsidRPr="009D6863">
        <w:rPr>
          <w:rFonts w:ascii="Times New Roman" w:eastAsia="宋体" w:hAnsi="Times New Roman" w:cs="Times New Roman"/>
          <w:color w:val="EE0000"/>
          <w:kern w:val="0"/>
          <w:sz w:val="24"/>
          <w:highlight w:val="yellow"/>
          <w14:ligatures w14:val="none"/>
        </w:rPr>
        <w:t>与</w:t>
      </w:r>
      <w:r w:rsidR="00E41998">
        <w:rPr>
          <w:rFonts w:ascii="Times New Roman" w:eastAsia="宋体" w:hAnsi="Times New Roman" w:cs="Times New Roman" w:hint="eastAsia"/>
          <w:color w:val="EE0000"/>
          <w:kern w:val="0"/>
          <w:sz w:val="24"/>
          <w:highlight w:val="yellow"/>
          <w14:ligatures w14:val="none"/>
        </w:rPr>
        <w:t>经典动机</w:t>
      </w:r>
      <w:r w:rsidR="009D6863" w:rsidRPr="009D6863">
        <w:rPr>
          <w:rFonts w:ascii="Times New Roman" w:eastAsia="宋体" w:hAnsi="Times New Roman" w:cs="Times New Roman"/>
          <w:color w:val="EE0000"/>
          <w:kern w:val="0"/>
          <w:sz w:val="24"/>
          <w:highlight w:val="yellow"/>
          <w14:ligatures w14:val="none"/>
        </w:rPr>
        <w:t>研究</w:t>
      </w:r>
      <w:r w:rsidR="005845FA">
        <w:rPr>
          <w:rFonts w:ascii="Times New Roman" w:eastAsia="宋体" w:hAnsi="Times New Roman" w:cs="Times New Roman" w:hint="eastAsia"/>
          <w:color w:val="EE0000"/>
          <w:kern w:val="0"/>
          <w:sz w:val="24"/>
          <w:highlight w:val="yellow"/>
          <w14:ligatures w14:val="none"/>
        </w:rPr>
        <w:t>中将</w:t>
      </w:r>
      <w:r w:rsidR="009D6863" w:rsidRPr="009D6863">
        <w:rPr>
          <w:rFonts w:ascii="Times New Roman" w:eastAsia="宋体" w:hAnsi="Times New Roman" w:cs="Times New Roman"/>
          <w:color w:val="EE0000"/>
          <w:kern w:val="0"/>
          <w:sz w:val="24"/>
          <w:highlight w:val="yellow"/>
          <w14:ligatures w14:val="none"/>
        </w:rPr>
        <w:t>收入</w:t>
      </w:r>
      <w:r w:rsidR="005845FA">
        <w:rPr>
          <w:rFonts w:ascii="Times New Roman" w:eastAsia="宋体" w:hAnsi="Times New Roman" w:cs="Times New Roman" w:hint="eastAsia"/>
          <w:color w:val="EE0000"/>
          <w:kern w:val="0"/>
          <w:sz w:val="24"/>
          <w:highlight w:val="yellow"/>
          <w14:ligatures w14:val="none"/>
        </w:rPr>
        <w:t>视为</w:t>
      </w:r>
      <w:r w:rsidR="009D6863" w:rsidRPr="00A340C9">
        <w:rPr>
          <w:rFonts w:ascii="宋体" w:eastAsia="宋体" w:hAnsi="宋体" w:cs="Times New Roman"/>
          <w:color w:val="EE0000"/>
          <w:kern w:val="0"/>
          <w:sz w:val="24"/>
          <w:highlight w:val="yellow"/>
          <w14:ligatures w14:val="none"/>
        </w:rPr>
        <w:t>“基础性</w:t>
      </w:r>
      <w:r w:rsidR="00597E30">
        <w:rPr>
          <w:rFonts w:ascii="宋体" w:eastAsia="宋体" w:hAnsi="宋体" w:cs="Times New Roman" w:hint="eastAsia"/>
          <w:color w:val="EE0000"/>
          <w:kern w:val="0"/>
          <w:sz w:val="24"/>
          <w:highlight w:val="yellow"/>
          <w14:ligatures w14:val="none"/>
        </w:rPr>
        <w:t>地位</w:t>
      </w:r>
      <w:r w:rsidR="009D6863" w:rsidRPr="00A340C9">
        <w:rPr>
          <w:rFonts w:ascii="宋体" w:eastAsia="宋体" w:hAnsi="宋体" w:cs="Times New Roman"/>
          <w:color w:val="EE0000"/>
          <w:kern w:val="0"/>
          <w:sz w:val="24"/>
          <w:highlight w:val="yellow"/>
          <w14:ligatures w14:val="none"/>
        </w:rPr>
        <w:t>”</w:t>
      </w:r>
      <w:r w:rsidR="009D6863" w:rsidRPr="009D6863">
        <w:rPr>
          <w:rFonts w:ascii="Times New Roman" w:eastAsia="宋体" w:hAnsi="Times New Roman" w:cs="Times New Roman"/>
          <w:color w:val="EE0000"/>
          <w:kern w:val="0"/>
          <w:sz w:val="24"/>
          <w:highlight w:val="yellow"/>
          <w14:ligatures w14:val="none"/>
        </w:rPr>
        <w:t>的</w:t>
      </w:r>
      <w:r w:rsidR="00597E30">
        <w:rPr>
          <w:rFonts w:ascii="Times New Roman" w:eastAsia="宋体" w:hAnsi="Times New Roman" w:cs="Times New Roman" w:hint="eastAsia"/>
          <w:color w:val="EE0000"/>
          <w:kern w:val="0"/>
          <w:sz w:val="24"/>
          <w:highlight w:val="yellow"/>
          <w14:ligatures w14:val="none"/>
        </w:rPr>
        <w:t>处理</w:t>
      </w:r>
      <w:r w:rsidR="005845FA">
        <w:rPr>
          <w:rFonts w:ascii="Times New Roman" w:eastAsia="宋体" w:hAnsi="Times New Roman" w:cs="Times New Roman" w:hint="eastAsia"/>
          <w:color w:val="EE0000"/>
          <w:kern w:val="0"/>
          <w:sz w:val="24"/>
          <w:highlight w:val="yellow"/>
          <w14:ligatures w14:val="none"/>
        </w:rPr>
        <w:t>逻辑保持</w:t>
      </w:r>
      <w:r w:rsidR="009D6863" w:rsidRPr="009D6863">
        <w:rPr>
          <w:rFonts w:ascii="Times New Roman" w:eastAsia="宋体" w:hAnsi="Times New Roman" w:cs="Times New Roman"/>
          <w:color w:val="EE0000"/>
          <w:kern w:val="0"/>
          <w:sz w:val="24"/>
          <w:highlight w:val="yellow"/>
          <w14:ligatures w14:val="none"/>
        </w:rPr>
        <w:t>一致：工资更多发挥的是防止不满的</w:t>
      </w:r>
      <w:r w:rsidR="009D6863">
        <w:rPr>
          <w:rFonts w:ascii="Times New Roman" w:eastAsia="宋体" w:hAnsi="Times New Roman" w:cs="Times New Roman" w:hint="eastAsia"/>
          <w:color w:val="EE0000"/>
          <w:kern w:val="0"/>
          <w:sz w:val="24"/>
          <w:highlight w:val="yellow"/>
          <w14:ligatures w14:val="none"/>
        </w:rPr>
        <w:t>兜底</w:t>
      </w:r>
      <w:r w:rsidR="009D6863" w:rsidRPr="009D6863">
        <w:rPr>
          <w:rFonts w:ascii="Times New Roman" w:eastAsia="宋体" w:hAnsi="Times New Roman" w:cs="Times New Roman"/>
          <w:color w:val="EE0000"/>
          <w:kern w:val="0"/>
          <w:sz w:val="24"/>
          <w:highlight w:val="yellow"/>
          <w14:ligatures w14:val="none"/>
        </w:rPr>
        <w:t>功能</w:t>
      </w:r>
      <w:r w:rsidR="001F0D96">
        <w:rPr>
          <w:rFonts w:ascii="Times New Roman" w:eastAsia="宋体" w:hAnsi="Times New Roman" w:cs="Times New Roman" w:hint="eastAsia"/>
          <w:color w:val="EE0000"/>
          <w:kern w:val="0"/>
          <w:sz w:val="24"/>
          <w:highlight w:val="yellow"/>
          <w14:ligatures w14:val="none"/>
        </w:rPr>
        <w:t>，</w:t>
      </w:r>
      <w:r w:rsidR="009D6863" w:rsidRPr="009D6863">
        <w:rPr>
          <w:rFonts w:ascii="Times New Roman" w:eastAsia="宋体" w:hAnsi="Times New Roman" w:cs="Times New Roman"/>
          <w:color w:val="EE0000"/>
          <w:kern w:val="0"/>
          <w:sz w:val="24"/>
          <w:highlight w:val="yellow"/>
          <w14:ligatures w14:val="none"/>
        </w:rPr>
        <w:t>而非</w:t>
      </w:r>
      <w:r w:rsidR="00DB2457">
        <w:rPr>
          <w:rFonts w:ascii="Times New Roman" w:eastAsia="宋体" w:hAnsi="Times New Roman" w:cs="Times New Roman" w:hint="eastAsia"/>
          <w:color w:val="EE0000"/>
          <w:kern w:val="0"/>
          <w:sz w:val="24"/>
          <w:highlight w:val="yellow"/>
          <w14:ligatures w14:val="none"/>
        </w:rPr>
        <w:t>可持续</w:t>
      </w:r>
      <w:r w:rsidR="009D6863" w:rsidRPr="009D6863">
        <w:rPr>
          <w:rFonts w:ascii="Times New Roman" w:eastAsia="宋体" w:hAnsi="Times New Roman" w:cs="Times New Roman"/>
          <w:color w:val="EE0000"/>
          <w:kern w:val="0"/>
          <w:sz w:val="24"/>
          <w:highlight w:val="yellow"/>
          <w14:ligatures w14:val="none"/>
        </w:rPr>
        <w:t>的意义来源（</w:t>
      </w:r>
      <w:r w:rsidR="009D6863" w:rsidRPr="009D6863">
        <w:rPr>
          <w:rFonts w:ascii="Times New Roman" w:eastAsia="宋体" w:hAnsi="Times New Roman" w:cs="Times New Roman"/>
          <w:color w:val="EE0000"/>
          <w:kern w:val="0"/>
          <w:sz w:val="24"/>
          <w:highlight w:val="yellow"/>
          <w14:ligatures w14:val="none"/>
        </w:rPr>
        <w:t>Wrzesniewski et al., 1997</w:t>
      </w:r>
      <w:r w:rsidR="001F0D96">
        <w:rPr>
          <w:rFonts w:ascii="Times New Roman" w:eastAsia="宋体" w:hAnsi="Times New Roman" w:cs="Times New Roman"/>
          <w:color w:val="EE0000"/>
          <w:kern w:val="0"/>
          <w:sz w:val="24"/>
          <w:highlight w:val="yellow"/>
          <w14:ligatures w14:val="none"/>
        </w:rPr>
        <w:t>;</w:t>
      </w:r>
      <w:r w:rsidR="001F0D96" w:rsidRPr="001F0D96">
        <w:rPr>
          <w:rFonts w:ascii="Times New Roman" w:eastAsia="宋体" w:hAnsi="Times New Roman" w:cs="Times New Roman"/>
          <w:color w:val="EE0000"/>
          <w:kern w:val="0"/>
          <w:sz w:val="24"/>
          <w:highlight w:val="yellow"/>
          <w14:ligatures w14:val="none"/>
        </w:rPr>
        <w:t xml:space="preserve"> </w:t>
      </w:r>
      <w:r w:rsidR="00B07A6D">
        <w:rPr>
          <w:rFonts w:ascii="Times New Roman" w:eastAsia="宋体" w:hAnsi="Times New Roman" w:cs="Times New Roman"/>
          <w:color w:val="EE0000"/>
          <w:kern w:val="0"/>
          <w:sz w:val="24"/>
          <w:highlight w:val="yellow"/>
          <w14:ligatures w14:val="none"/>
        </w:rPr>
        <w:t>Maslow, 1943</w:t>
      </w:r>
      <w:r w:rsidR="009D6863" w:rsidRPr="009D6863">
        <w:rPr>
          <w:rFonts w:ascii="Times New Roman" w:eastAsia="宋体" w:hAnsi="Times New Roman" w:cs="Times New Roman"/>
          <w:color w:val="EE0000"/>
          <w:kern w:val="0"/>
          <w:sz w:val="24"/>
          <w:highlight w:val="yellow"/>
          <w14:ligatures w14:val="none"/>
        </w:rPr>
        <w:t>）。</w:t>
      </w:r>
    </w:p>
    <w:p w14:paraId="0555C497" w14:textId="6429255F" w:rsidR="005F6FE9" w:rsidRPr="0057197F" w:rsidRDefault="0099273A" w:rsidP="00A340C9">
      <w:pPr>
        <w:autoSpaceDE w:val="0"/>
        <w:autoSpaceDN w:val="0"/>
        <w:adjustRightInd w:val="0"/>
        <w:spacing w:line="276" w:lineRule="auto"/>
        <w:ind w:firstLineChars="200" w:firstLine="480"/>
        <w:rPr>
          <w:rFonts w:ascii="Times New Roman" w:eastAsia="宋体" w:hAnsi="Times New Roman" w:cs="Times New Roman"/>
          <w:color w:val="EE0000"/>
          <w:kern w:val="0"/>
          <w:sz w:val="24"/>
          <w:highlight w:val="yellow"/>
          <w14:ligatures w14:val="none"/>
        </w:rPr>
      </w:pPr>
      <w:r>
        <w:rPr>
          <w:rFonts w:ascii="Times New Roman" w:eastAsia="宋体" w:hAnsi="Times New Roman" w:cs="Times New Roman" w:hint="eastAsia"/>
          <w:color w:val="EE0000"/>
          <w:kern w:val="0"/>
          <w:sz w:val="24"/>
          <w:highlight w:val="yellow"/>
          <w14:ligatures w14:val="none"/>
        </w:rPr>
        <w:t>第二，工具</w:t>
      </w:r>
      <w:r w:rsidR="00EA7991">
        <w:rPr>
          <w:rFonts w:ascii="Times New Roman" w:eastAsia="宋体" w:hAnsi="Times New Roman" w:cs="Times New Roman" w:hint="eastAsia"/>
          <w:color w:val="EE0000"/>
          <w:kern w:val="0"/>
          <w:sz w:val="24"/>
          <w:highlight w:val="yellow"/>
          <w14:ligatures w14:val="none"/>
        </w:rPr>
        <w:t>理性</w:t>
      </w:r>
      <w:r>
        <w:rPr>
          <w:rFonts w:ascii="Times New Roman" w:eastAsia="宋体" w:hAnsi="Times New Roman" w:cs="Times New Roman" w:hint="eastAsia"/>
          <w:color w:val="EE0000"/>
          <w:kern w:val="0"/>
          <w:sz w:val="24"/>
          <w:highlight w:val="yellow"/>
          <w14:ligatures w14:val="none"/>
        </w:rPr>
        <w:t>下的预期波动。</w:t>
      </w:r>
      <w:r w:rsidR="006067F4" w:rsidRPr="006067F4">
        <w:rPr>
          <w:rFonts w:ascii="Times New Roman" w:eastAsia="宋体" w:hAnsi="Times New Roman" w:cs="Times New Roman"/>
          <w:color w:val="EE0000"/>
          <w:kern w:val="0"/>
          <w:sz w:val="24"/>
          <w:highlight w:val="yellow"/>
          <w14:ligatures w14:val="none"/>
        </w:rPr>
        <w:t>对因收入择业者而言，当前收入</w:t>
      </w:r>
      <w:r w:rsidR="00BE47BD">
        <w:rPr>
          <w:rFonts w:ascii="Times New Roman" w:eastAsia="宋体" w:hAnsi="Times New Roman" w:cs="Times New Roman" w:hint="eastAsia"/>
          <w:color w:val="EE0000"/>
          <w:kern w:val="0"/>
          <w:sz w:val="24"/>
          <w:highlight w:val="yellow"/>
          <w14:ligatures w14:val="none"/>
        </w:rPr>
        <w:t>水平</w:t>
      </w:r>
      <w:r w:rsidR="006067F4" w:rsidRPr="006067F4">
        <w:rPr>
          <w:rFonts w:ascii="Times New Roman" w:eastAsia="宋体" w:hAnsi="Times New Roman" w:cs="Times New Roman"/>
          <w:color w:val="EE0000"/>
          <w:kern w:val="0"/>
          <w:sz w:val="24"/>
          <w:highlight w:val="yellow"/>
          <w14:ligatures w14:val="none"/>
        </w:rPr>
        <w:t>容易被视为</w:t>
      </w:r>
      <w:r w:rsidR="005D1368">
        <w:rPr>
          <w:rFonts w:ascii="Times New Roman" w:eastAsia="宋体" w:hAnsi="Times New Roman" w:cs="Times New Roman" w:hint="eastAsia"/>
          <w:color w:val="EE0000"/>
          <w:kern w:val="0"/>
          <w:sz w:val="24"/>
          <w:highlight w:val="yellow"/>
          <w14:ligatures w14:val="none"/>
        </w:rPr>
        <w:t>意料之中的</w:t>
      </w:r>
      <w:r w:rsidR="006067F4">
        <w:rPr>
          <w:rFonts w:ascii="Times New Roman" w:eastAsia="宋体" w:hAnsi="Times New Roman" w:cs="Times New Roman" w:hint="eastAsia"/>
          <w:color w:val="EE0000"/>
          <w:kern w:val="0"/>
          <w:sz w:val="24"/>
          <w:highlight w:val="yellow"/>
          <w14:ligatures w14:val="none"/>
        </w:rPr>
        <w:t>“</w:t>
      </w:r>
      <w:r w:rsidR="006067F4" w:rsidRPr="006067F4">
        <w:rPr>
          <w:rFonts w:ascii="Times New Roman" w:eastAsia="宋体" w:hAnsi="Times New Roman" w:cs="Times New Roman"/>
          <w:color w:val="EE0000"/>
          <w:kern w:val="0"/>
          <w:sz w:val="24"/>
          <w:highlight w:val="yellow"/>
          <w14:ligatures w14:val="none"/>
        </w:rPr>
        <w:t>应然</w:t>
      </w:r>
      <w:r w:rsidR="006067F4">
        <w:rPr>
          <w:rFonts w:ascii="Times New Roman" w:eastAsia="宋体" w:hAnsi="Times New Roman" w:cs="Times New Roman" w:hint="eastAsia"/>
          <w:color w:val="EE0000"/>
          <w:kern w:val="0"/>
          <w:sz w:val="24"/>
          <w:highlight w:val="yellow"/>
          <w14:ligatures w14:val="none"/>
        </w:rPr>
        <w:t>所得”</w:t>
      </w:r>
      <w:r w:rsidR="006067F4" w:rsidRPr="006067F4">
        <w:rPr>
          <w:rFonts w:ascii="Times New Roman" w:eastAsia="宋体" w:hAnsi="Times New Roman" w:cs="Times New Roman"/>
          <w:color w:val="EE0000"/>
          <w:kern w:val="0"/>
          <w:sz w:val="24"/>
          <w:highlight w:val="yellow"/>
          <w14:ligatures w14:val="none"/>
        </w:rPr>
        <w:t>，</w:t>
      </w:r>
      <w:r w:rsidR="00975E82">
        <w:rPr>
          <w:rFonts w:ascii="Times New Roman" w:eastAsia="宋体" w:hAnsi="Times New Roman" w:cs="Times New Roman" w:hint="eastAsia"/>
          <w:color w:val="EE0000"/>
          <w:kern w:val="0"/>
          <w:sz w:val="24"/>
          <w:highlight w:val="yellow"/>
          <w14:ligatures w14:val="none"/>
        </w:rPr>
        <w:t>并迅速转化</w:t>
      </w:r>
      <w:r w:rsidR="00A60755" w:rsidRPr="006067F4">
        <w:rPr>
          <w:rFonts w:ascii="Times New Roman" w:eastAsia="宋体" w:hAnsi="Times New Roman" w:cs="Times New Roman"/>
          <w:color w:val="EE0000"/>
          <w:kern w:val="0"/>
          <w:sz w:val="24"/>
          <w:highlight w:val="yellow"/>
          <w14:ligatures w14:val="none"/>
        </w:rPr>
        <w:t>为新的</w:t>
      </w:r>
      <w:r w:rsidR="00A60755">
        <w:rPr>
          <w:rFonts w:ascii="Times New Roman" w:eastAsia="宋体" w:hAnsi="Times New Roman" w:cs="Times New Roman" w:hint="eastAsia"/>
          <w:color w:val="EE0000"/>
          <w:kern w:val="0"/>
          <w:sz w:val="24"/>
          <w:highlight w:val="yellow"/>
          <w14:ligatures w14:val="none"/>
        </w:rPr>
        <w:t>预期基准</w:t>
      </w:r>
      <w:r w:rsidR="00975E82">
        <w:rPr>
          <w:rFonts w:ascii="Times New Roman" w:eastAsia="宋体" w:hAnsi="Times New Roman" w:cs="Times New Roman" w:hint="eastAsia"/>
          <w:color w:val="EE0000"/>
          <w:kern w:val="0"/>
          <w:sz w:val="24"/>
          <w:highlight w:val="yellow"/>
          <w14:ligatures w14:val="none"/>
        </w:rPr>
        <w:t>。同时，在信息技术行业高度不稳定的背景下，</w:t>
      </w:r>
      <w:r w:rsidR="00F935E9">
        <w:rPr>
          <w:rFonts w:ascii="Times New Roman" w:eastAsia="宋体" w:hAnsi="Times New Roman" w:cs="Times New Roman" w:hint="eastAsia"/>
          <w:color w:val="EE0000"/>
          <w:kern w:val="0"/>
          <w:sz w:val="24"/>
          <w:highlight w:val="yellow"/>
          <w14:ligatures w14:val="none"/>
        </w:rPr>
        <w:t>这种预期基准的持续上调</w:t>
      </w:r>
      <w:r w:rsidR="00CA05F3">
        <w:rPr>
          <w:rFonts w:ascii="Times New Roman" w:eastAsia="宋体" w:hAnsi="Times New Roman" w:cs="Times New Roman" w:hint="eastAsia"/>
          <w:color w:val="EE0000"/>
          <w:kern w:val="0"/>
          <w:sz w:val="24"/>
          <w:highlight w:val="yellow"/>
          <w14:ligatures w14:val="none"/>
        </w:rPr>
        <w:t>还会叠加</w:t>
      </w:r>
      <w:r w:rsidR="00652273">
        <w:rPr>
          <w:rFonts w:ascii="Times New Roman" w:eastAsia="宋体" w:hAnsi="Times New Roman" w:cs="Times New Roman" w:hint="eastAsia"/>
          <w:color w:val="EE0000"/>
          <w:kern w:val="0"/>
          <w:sz w:val="24"/>
          <w:highlight w:val="yellow"/>
          <w14:ligatures w14:val="none"/>
        </w:rPr>
        <w:t>随时</w:t>
      </w:r>
      <w:r w:rsidR="00F935E9">
        <w:rPr>
          <w:rFonts w:ascii="Times New Roman" w:eastAsia="宋体" w:hAnsi="Times New Roman" w:cs="Times New Roman" w:hint="eastAsia"/>
          <w:color w:val="EE0000"/>
          <w:kern w:val="0"/>
          <w:sz w:val="24"/>
          <w:highlight w:val="yellow"/>
          <w14:ligatures w14:val="none"/>
        </w:rPr>
        <w:t>可能</w:t>
      </w:r>
      <w:r w:rsidR="00CA05F3">
        <w:rPr>
          <w:rFonts w:ascii="Times New Roman" w:eastAsia="宋体" w:hAnsi="Times New Roman" w:cs="Times New Roman" w:hint="eastAsia"/>
          <w:color w:val="EE0000"/>
          <w:kern w:val="0"/>
          <w:sz w:val="24"/>
          <w:highlight w:val="yellow"/>
          <w14:ligatures w14:val="none"/>
        </w:rPr>
        <w:t>“</w:t>
      </w:r>
      <w:r w:rsidR="006067F4" w:rsidRPr="006067F4">
        <w:rPr>
          <w:rFonts w:ascii="Times New Roman" w:eastAsia="宋体" w:hAnsi="Times New Roman" w:cs="Times New Roman"/>
          <w:color w:val="EE0000"/>
          <w:kern w:val="0"/>
          <w:sz w:val="24"/>
          <w:highlight w:val="yellow"/>
          <w14:ligatures w14:val="none"/>
        </w:rPr>
        <w:t>得而复失</w:t>
      </w:r>
      <w:r w:rsidR="00CA05F3">
        <w:rPr>
          <w:rFonts w:ascii="Times New Roman" w:eastAsia="宋体" w:hAnsi="Times New Roman" w:cs="Times New Roman" w:hint="eastAsia"/>
          <w:color w:val="EE0000"/>
          <w:kern w:val="0"/>
          <w:sz w:val="24"/>
          <w:highlight w:val="yellow"/>
          <w14:ligatures w14:val="none"/>
        </w:rPr>
        <w:t>”</w:t>
      </w:r>
      <w:r w:rsidR="006067F4" w:rsidRPr="006067F4">
        <w:rPr>
          <w:rFonts w:ascii="Times New Roman" w:eastAsia="宋体" w:hAnsi="Times New Roman" w:cs="Times New Roman"/>
          <w:color w:val="EE0000"/>
          <w:kern w:val="0"/>
          <w:sz w:val="24"/>
          <w:highlight w:val="yellow"/>
          <w14:ligatures w14:val="none"/>
        </w:rPr>
        <w:t>的焦虑感</w:t>
      </w:r>
      <w:r w:rsidR="002E7A17">
        <w:rPr>
          <w:rFonts w:ascii="Times New Roman" w:eastAsia="宋体" w:hAnsi="Times New Roman" w:cs="Times New Roman" w:hint="eastAsia"/>
          <w:color w:val="EE0000"/>
          <w:kern w:val="0"/>
          <w:sz w:val="24"/>
          <w:highlight w:val="yellow"/>
          <w14:ligatures w14:val="none"/>
        </w:rPr>
        <w:t>（</w:t>
      </w:r>
      <w:r w:rsidR="00666401">
        <w:rPr>
          <w:rFonts w:ascii="Times New Roman" w:eastAsia="宋体" w:hAnsi="Times New Roman" w:cs="Times New Roman" w:hint="eastAsia"/>
          <w:color w:val="EE0000"/>
          <w:kern w:val="0"/>
          <w:sz w:val="24"/>
          <w:highlight w:val="yellow"/>
          <w14:ligatures w14:val="none"/>
        </w:rPr>
        <w:t>李晓天</w:t>
      </w:r>
      <w:r w:rsidR="00666401">
        <w:rPr>
          <w:rFonts w:ascii="Times New Roman" w:eastAsia="宋体" w:hAnsi="Times New Roman" w:cs="Times New Roman" w:hint="eastAsia"/>
          <w:color w:val="EE0000"/>
          <w:kern w:val="0"/>
          <w:sz w:val="24"/>
          <w:highlight w:val="yellow"/>
          <w14:ligatures w14:val="none"/>
        </w:rPr>
        <w:t>,</w:t>
      </w:r>
      <w:r w:rsidR="00666401">
        <w:rPr>
          <w:rFonts w:ascii="Times New Roman" w:eastAsia="宋体" w:hAnsi="Times New Roman" w:cs="Times New Roman"/>
          <w:color w:val="EE0000"/>
          <w:kern w:val="0"/>
          <w:sz w:val="24"/>
          <w:highlight w:val="yellow"/>
          <w14:ligatures w14:val="none"/>
        </w:rPr>
        <w:t xml:space="preserve"> 2023b; </w:t>
      </w:r>
      <w:r w:rsidR="002E7A17">
        <w:rPr>
          <w:rFonts w:ascii="Times New Roman" w:eastAsia="宋体" w:hAnsi="Times New Roman" w:cs="Times New Roman" w:hint="eastAsia"/>
          <w:color w:val="EE0000"/>
          <w:kern w:val="0"/>
          <w:sz w:val="24"/>
          <w:highlight w:val="yellow"/>
          <w14:ligatures w14:val="none"/>
        </w:rPr>
        <w:t>严霞</w:t>
      </w:r>
      <w:r w:rsidR="002E7A17">
        <w:rPr>
          <w:rFonts w:ascii="Times New Roman" w:eastAsia="宋体" w:hAnsi="Times New Roman" w:cs="Times New Roman" w:hint="eastAsia"/>
          <w:color w:val="EE0000"/>
          <w:kern w:val="0"/>
          <w:sz w:val="24"/>
          <w:highlight w:val="yellow"/>
          <w14:ligatures w14:val="none"/>
        </w:rPr>
        <w:t>,</w:t>
      </w:r>
      <w:r w:rsidR="002E7A17">
        <w:rPr>
          <w:rFonts w:ascii="Times New Roman" w:eastAsia="宋体" w:hAnsi="Times New Roman" w:cs="Times New Roman"/>
          <w:color w:val="EE0000"/>
          <w:kern w:val="0"/>
          <w:sz w:val="24"/>
          <w:highlight w:val="yellow"/>
          <w14:ligatures w14:val="none"/>
        </w:rPr>
        <w:t xml:space="preserve"> 2023</w:t>
      </w:r>
      <w:r w:rsidR="002E7A17">
        <w:rPr>
          <w:rFonts w:ascii="Times New Roman" w:eastAsia="宋体" w:hAnsi="Times New Roman" w:cs="Times New Roman" w:hint="eastAsia"/>
          <w:color w:val="EE0000"/>
          <w:kern w:val="0"/>
          <w:sz w:val="24"/>
          <w:highlight w:val="yellow"/>
          <w14:ligatures w14:val="none"/>
        </w:rPr>
        <w:t>）</w:t>
      </w:r>
      <w:r w:rsidR="002229D4">
        <w:rPr>
          <w:rFonts w:ascii="Times New Roman" w:eastAsia="宋体" w:hAnsi="Times New Roman" w:cs="Times New Roman" w:hint="eastAsia"/>
          <w:color w:val="EE0000"/>
          <w:kern w:val="0"/>
          <w:sz w:val="24"/>
          <w:shd w:val="clear" w:color="auto" w:fill="FFFF00"/>
          <w14:ligatures w14:val="none"/>
        </w:rPr>
        <w:t>，</w:t>
      </w:r>
      <w:r w:rsidR="00997E56">
        <w:rPr>
          <w:rFonts w:ascii="Times New Roman" w:eastAsia="宋体" w:hAnsi="Times New Roman" w:cs="Times New Roman" w:hint="eastAsia"/>
          <w:color w:val="EE0000"/>
          <w:kern w:val="0"/>
          <w:sz w:val="24"/>
          <w:shd w:val="clear" w:color="auto" w:fill="FFFF00"/>
          <w14:ligatures w14:val="none"/>
        </w:rPr>
        <w:t>从而</w:t>
      </w:r>
      <w:r w:rsidR="002229D4">
        <w:rPr>
          <w:rFonts w:ascii="Times New Roman" w:eastAsia="宋体" w:hAnsi="Times New Roman" w:cs="Times New Roman" w:hint="eastAsia"/>
          <w:color w:val="EE0000"/>
          <w:kern w:val="0"/>
          <w:sz w:val="24"/>
          <w:shd w:val="clear" w:color="auto" w:fill="FFFF00"/>
          <w14:ligatures w14:val="none"/>
        </w:rPr>
        <w:t>出现收入下降</w:t>
      </w:r>
      <w:r w:rsidR="00DD4CC0">
        <w:rPr>
          <w:rFonts w:ascii="Times New Roman" w:eastAsia="宋体" w:hAnsi="Times New Roman" w:cs="Times New Roman" w:hint="eastAsia"/>
          <w:color w:val="EE0000"/>
          <w:kern w:val="0"/>
          <w:sz w:val="24"/>
          <w:shd w:val="clear" w:color="auto" w:fill="FFFF00"/>
          <w14:ligatures w14:val="none"/>
        </w:rPr>
        <w:t>更易</w:t>
      </w:r>
      <w:r w:rsidR="002229D4">
        <w:rPr>
          <w:rFonts w:ascii="Times New Roman" w:eastAsia="宋体" w:hAnsi="Times New Roman" w:cs="Times New Roman" w:hint="eastAsia"/>
          <w:color w:val="EE0000"/>
          <w:kern w:val="0"/>
          <w:sz w:val="24"/>
          <w:shd w:val="clear" w:color="auto" w:fill="FFFF00"/>
          <w14:ligatures w14:val="none"/>
        </w:rPr>
        <w:t>引发不满</w:t>
      </w:r>
      <w:r w:rsidR="00666401">
        <w:rPr>
          <w:rFonts w:ascii="Times New Roman" w:eastAsia="宋体" w:hAnsi="Times New Roman" w:cs="Times New Roman" w:hint="eastAsia"/>
          <w:color w:val="EE0000"/>
          <w:kern w:val="0"/>
          <w:sz w:val="24"/>
          <w:shd w:val="clear" w:color="auto" w:fill="FFFF00"/>
          <w14:ligatures w14:val="none"/>
        </w:rPr>
        <w:t>、</w:t>
      </w:r>
      <w:r w:rsidR="002229D4">
        <w:rPr>
          <w:rFonts w:ascii="Times New Roman" w:eastAsia="宋体" w:hAnsi="Times New Roman" w:cs="Times New Roman" w:hint="eastAsia"/>
          <w:color w:val="EE0000"/>
          <w:kern w:val="0"/>
          <w:sz w:val="24"/>
          <w:shd w:val="clear" w:color="auto" w:fill="FFFF00"/>
          <w14:ligatures w14:val="none"/>
        </w:rPr>
        <w:t>收入上升却</w:t>
      </w:r>
      <w:r w:rsidR="00911575">
        <w:rPr>
          <w:rFonts w:ascii="Times New Roman" w:eastAsia="宋体" w:hAnsi="Times New Roman" w:cs="Times New Roman" w:hint="eastAsia"/>
          <w:color w:val="EE0000"/>
          <w:kern w:val="0"/>
          <w:sz w:val="24"/>
          <w:shd w:val="clear" w:color="auto" w:fill="FFFF00"/>
          <w14:ligatures w14:val="none"/>
        </w:rPr>
        <w:t>又</w:t>
      </w:r>
      <w:r w:rsidR="002229D4">
        <w:rPr>
          <w:rFonts w:ascii="Times New Roman" w:eastAsia="宋体" w:hAnsi="Times New Roman" w:cs="Times New Roman" w:hint="eastAsia"/>
          <w:color w:val="EE0000"/>
          <w:kern w:val="0"/>
          <w:sz w:val="24"/>
          <w:shd w:val="clear" w:color="auto" w:fill="FFFF00"/>
          <w14:ligatures w14:val="none"/>
        </w:rPr>
        <w:t>欲求不满的矛盾</w:t>
      </w:r>
      <w:r w:rsidR="00882E67">
        <w:rPr>
          <w:rFonts w:ascii="Times New Roman" w:eastAsia="宋体" w:hAnsi="Times New Roman" w:cs="Times New Roman" w:hint="eastAsia"/>
          <w:color w:val="EE0000"/>
          <w:kern w:val="0"/>
          <w:sz w:val="24"/>
          <w:shd w:val="clear" w:color="auto" w:fill="FFFF00"/>
          <w14:ligatures w14:val="none"/>
        </w:rPr>
        <w:t>局面</w:t>
      </w:r>
      <w:r w:rsidR="002229D4">
        <w:rPr>
          <w:rFonts w:ascii="Times New Roman" w:eastAsia="宋体" w:hAnsi="Times New Roman" w:cs="Times New Roman" w:hint="eastAsia"/>
          <w:color w:val="EE0000"/>
          <w:kern w:val="0"/>
          <w:sz w:val="24"/>
          <w:shd w:val="clear" w:color="auto" w:fill="FFFF00"/>
          <w14:ligatures w14:val="none"/>
        </w:rPr>
        <w:t>。</w:t>
      </w:r>
      <w:r w:rsidR="00230ADF">
        <w:rPr>
          <w:rFonts w:ascii="Times New Roman" w:eastAsia="宋体" w:hAnsi="Times New Roman" w:cs="Times New Roman" w:hint="eastAsia"/>
          <w:color w:val="EE0000"/>
          <w:kern w:val="0"/>
          <w:sz w:val="24"/>
          <w:shd w:val="clear" w:color="auto" w:fill="FFFF00"/>
          <w14:ligatures w14:val="none"/>
        </w:rPr>
        <w:t>机制二</w:t>
      </w:r>
      <w:r w:rsidR="009139A2">
        <w:rPr>
          <w:rFonts w:ascii="Times New Roman" w:eastAsia="宋体" w:hAnsi="Times New Roman" w:cs="Times New Roman" w:hint="eastAsia"/>
          <w:color w:val="EE0000"/>
          <w:kern w:val="0"/>
          <w:sz w:val="24"/>
          <w:shd w:val="clear" w:color="auto" w:fill="FFFF00"/>
          <w14:ligatures w14:val="none"/>
        </w:rPr>
        <w:t>在理论上</w:t>
      </w:r>
      <w:r w:rsidR="00CC5FCB">
        <w:rPr>
          <w:rFonts w:ascii="Times New Roman" w:eastAsia="宋体" w:hAnsi="Times New Roman" w:cs="Times New Roman" w:hint="eastAsia"/>
          <w:color w:val="EE0000"/>
          <w:kern w:val="0"/>
          <w:sz w:val="24"/>
          <w:shd w:val="clear" w:color="auto" w:fill="FFFF00"/>
          <w14:ligatures w14:val="none"/>
        </w:rPr>
        <w:t>可置于</w:t>
      </w:r>
      <w:r w:rsidR="009139A2">
        <w:rPr>
          <w:rFonts w:ascii="Times New Roman" w:eastAsia="宋体" w:hAnsi="Times New Roman" w:cs="Times New Roman" w:hint="eastAsia"/>
          <w:color w:val="EE0000"/>
          <w:kern w:val="0"/>
          <w:sz w:val="24"/>
          <w:shd w:val="clear" w:color="auto" w:fill="FFFF00"/>
          <w14:ligatures w14:val="none"/>
        </w:rPr>
        <w:t>韦伯对现代性的诊断</w:t>
      </w:r>
      <w:r w:rsidR="00CC5FCB">
        <w:rPr>
          <w:rFonts w:ascii="Times New Roman" w:eastAsia="宋体" w:hAnsi="Times New Roman" w:cs="Times New Roman" w:hint="eastAsia"/>
          <w:color w:val="EE0000"/>
          <w:kern w:val="0"/>
          <w:sz w:val="24"/>
          <w:shd w:val="clear" w:color="auto" w:fill="FFFF00"/>
          <w14:ligatures w14:val="none"/>
        </w:rPr>
        <w:t>中</w:t>
      </w:r>
      <w:r w:rsidR="009139A2">
        <w:rPr>
          <w:rFonts w:ascii="Times New Roman" w:eastAsia="宋体" w:hAnsi="Times New Roman" w:cs="Times New Roman" w:hint="eastAsia"/>
          <w:color w:val="EE0000"/>
          <w:kern w:val="0"/>
          <w:sz w:val="24"/>
          <w:shd w:val="clear" w:color="auto" w:fill="FFFF00"/>
          <w14:ligatures w14:val="none"/>
        </w:rPr>
        <w:t>，</w:t>
      </w:r>
      <w:r w:rsidR="00CC5FCB">
        <w:rPr>
          <w:rFonts w:ascii="Times New Roman" w:eastAsia="宋体" w:hAnsi="Times New Roman" w:cs="Times New Roman" w:hint="eastAsia"/>
          <w:color w:val="EE0000"/>
          <w:kern w:val="0"/>
          <w:sz w:val="24"/>
          <w:highlight w:val="yellow"/>
          <w14:ligatures w14:val="none"/>
        </w:rPr>
        <w:t>反映出</w:t>
      </w:r>
      <w:r w:rsidR="009139A2" w:rsidRPr="002E4403">
        <w:rPr>
          <w:rFonts w:ascii="Times New Roman" w:eastAsia="宋体" w:hAnsi="Times New Roman" w:cs="Times New Roman"/>
          <w:color w:val="EE0000"/>
          <w:kern w:val="0"/>
          <w:sz w:val="24"/>
          <w:highlight w:val="yellow"/>
          <w14:ligatures w14:val="none"/>
        </w:rPr>
        <w:t>工具理性</w:t>
      </w:r>
      <w:r w:rsidR="00C55C50">
        <w:rPr>
          <w:rFonts w:ascii="Times New Roman" w:eastAsia="宋体" w:hAnsi="Times New Roman" w:cs="Times New Roman" w:hint="eastAsia"/>
          <w:color w:val="EE0000"/>
          <w:kern w:val="0"/>
          <w:sz w:val="24"/>
          <w:highlight w:val="yellow"/>
          <w14:ligatures w14:val="none"/>
        </w:rPr>
        <w:t>扩张</w:t>
      </w:r>
      <w:r w:rsidR="00B95B64">
        <w:rPr>
          <w:rFonts w:ascii="Times New Roman" w:eastAsia="宋体" w:hAnsi="Times New Roman" w:cs="Times New Roman" w:hint="eastAsia"/>
          <w:color w:val="EE0000"/>
          <w:kern w:val="0"/>
          <w:sz w:val="24"/>
          <w:highlight w:val="yellow"/>
          <w14:ligatures w14:val="none"/>
        </w:rPr>
        <w:t>使</w:t>
      </w:r>
      <w:r w:rsidR="009139A2" w:rsidRPr="002E4403">
        <w:rPr>
          <w:rFonts w:ascii="Times New Roman" w:eastAsia="宋体" w:hAnsi="Times New Roman" w:cs="Times New Roman"/>
          <w:color w:val="EE0000"/>
          <w:kern w:val="0"/>
          <w:sz w:val="24"/>
          <w:highlight w:val="yellow"/>
          <w14:ligatures w14:val="none"/>
        </w:rPr>
        <w:t>行动者</w:t>
      </w:r>
      <w:r w:rsidR="00B95B64">
        <w:rPr>
          <w:rFonts w:ascii="Times New Roman" w:eastAsia="宋体" w:hAnsi="Times New Roman" w:cs="Times New Roman" w:hint="eastAsia"/>
          <w:color w:val="EE0000"/>
          <w:kern w:val="0"/>
          <w:sz w:val="24"/>
          <w:highlight w:val="yellow"/>
          <w14:ligatures w14:val="none"/>
        </w:rPr>
        <w:t>对</w:t>
      </w:r>
      <w:r w:rsidR="009139A2" w:rsidRPr="002E4403">
        <w:rPr>
          <w:rFonts w:ascii="Times New Roman" w:eastAsia="宋体" w:hAnsi="Times New Roman" w:cs="Times New Roman"/>
          <w:color w:val="EE0000"/>
          <w:kern w:val="0"/>
          <w:sz w:val="24"/>
          <w:highlight w:val="yellow"/>
          <w14:ligatures w14:val="none"/>
        </w:rPr>
        <w:t>意义世界</w:t>
      </w:r>
      <w:r w:rsidR="009139A2" w:rsidRPr="002E4403">
        <w:rPr>
          <w:rFonts w:ascii="宋体" w:eastAsia="宋体" w:hAnsi="宋体" w:cs="Times New Roman"/>
          <w:color w:val="EE0000"/>
          <w:kern w:val="0"/>
          <w:sz w:val="24"/>
          <w:highlight w:val="yellow"/>
          <w14:ligatures w14:val="none"/>
        </w:rPr>
        <w:t>“去魅”</w:t>
      </w:r>
      <w:r w:rsidR="009139A2" w:rsidRPr="00B00305">
        <w:rPr>
          <w:rFonts w:ascii="Times New Roman" w:eastAsia="宋体" w:hAnsi="Times New Roman" w:cs="Times New Roman" w:hint="eastAsia"/>
          <w:color w:val="EE0000"/>
          <w:kern w:val="0"/>
          <w:sz w:val="24"/>
          <w:highlight w:val="yellow"/>
          <w14:ligatures w14:val="none"/>
        </w:rPr>
        <w:t>，同时在经验上印证了</w:t>
      </w:r>
      <w:r w:rsidR="002E4403" w:rsidRPr="00B00305">
        <w:rPr>
          <w:rFonts w:ascii="Times New Roman" w:eastAsia="宋体" w:hAnsi="Times New Roman" w:cs="Times New Roman" w:hint="eastAsia"/>
          <w:color w:val="EE0000"/>
          <w:kern w:val="0"/>
          <w:sz w:val="24"/>
          <w:highlight w:val="yellow"/>
          <w:shd w:val="clear" w:color="auto" w:fill="FFFF00"/>
          <w14:ligatures w14:val="none"/>
        </w:rPr>
        <w:t>李培林和张翼（</w:t>
      </w:r>
      <w:r w:rsidR="002E4403" w:rsidRPr="00B00305">
        <w:rPr>
          <w:rFonts w:ascii="Times New Roman" w:eastAsia="宋体" w:hAnsi="Times New Roman" w:cs="Times New Roman" w:hint="eastAsia"/>
          <w:color w:val="EE0000"/>
          <w:kern w:val="0"/>
          <w:sz w:val="24"/>
          <w:highlight w:val="yellow"/>
          <w:shd w:val="clear" w:color="auto" w:fill="FFFF00"/>
          <w14:ligatures w14:val="none"/>
        </w:rPr>
        <w:t>2008</w:t>
      </w:r>
      <w:r w:rsidR="002E4403" w:rsidRPr="00B00305">
        <w:rPr>
          <w:rFonts w:ascii="Times New Roman" w:eastAsia="宋体" w:hAnsi="Times New Roman" w:cs="Times New Roman" w:hint="eastAsia"/>
          <w:color w:val="EE0000"/>
          <w:kern w:val="0"/>
          <w:sz w:val="24"/>
          <w:highlight w:val="yellow"/>
          <w:shd w:val="clear" w:color="auto" w:fill="FFFF00"/>
          <w14:ligatures w14:val="none"/>
        </w:rPr>
        <w:t>）的研究，</w:t>
      </w:r>
      <w:r w:rsidR="00230ADF" w:rsidRPr="00B00305">
        <w:rPr>
          <w:rFonts w:ascii="Times New Roman" w:eastAsia="宋体" w:hAnsi="Times New Roman" w:cs="Times New Roman" w:hint="eastAsia"/>
          <w:color w:val="EE0000"/>
          <w:kern w:val="0"/>
          <w:sz w:val="24"/>
          <w:highlight w:val="yellow"/>
          <w:shd w:val="clear" w:color="auto" w:fill="FFFF00"/>
          <w14:ligatures w14:val="none"/>
        </w:rPr>
        <w:t>即</w:t>
      </w:r>
      <w:r w:rsidR="004C08ED" w:rsidRPr="00B00305">
        <w:rPr>
          <w:rFonts w:ascii="Times New Roman" w:eastAsia="宋体" w:hAnsi="Times New Roman" w:cs="Times New Roman" w:hint="eastAsia"/>
          <w:color w:val="EE0000"/>
          <w:kern w:val="0"/>
          <w:sz w:val="24"/>
          <w:highlight w:val="yellow"/>
          <w:shd w:val="clear" w:color="auto" w:fill="FFFF00"/>
          <w14:ligatures w14:val="none"/>
        </w:rPr>
        <w:t>相对于客观的职业回报，个体自身的预期</w:t>
      </w:r>
      <w:r w:rsidR="00B95B64" w:rsidRPr="00B00305">
        <w:rPr>
          <w:rFonts w:ascii="Times New Roman" w:eastAsia="宋体" w:hAnsi="Times New Roman" w:cs="Times New Roman" w:hint="eastAsia"/>
          <w:color w:val="EE0000"/>
          <w:kern w:val="0"/>
          <w:sz w:val="24"/>
          <w:highlight w:val="yellow"/>
          <w:shd w:val="clear" w:color="auto" w:fill="FFFF00"/>
          <w14:ligatures w14:val="none"/>
        </w:rPr>
        <w:t>往往更深刻地塑造其</w:t>
      </w:r>
      <w:r w:rsidR="004C08ED" w:rsidRPr="00B00305">
        <w:rPr>
          <w:rFonts w:ascii="Times New Roman" w:eastAsia="宋体" w:hAnsi="Times New Roman" w:cs="Times New Roman" w:hint="eastAsia"/>
          <w:color w:val="EE0000"/>
          <w:kern w:val="0"/>
          <w:sz w:val="24"/>
          <w:highlight w:val="yellow"/>
          <w:shd w:val="clear" w:color="auto" w:fill="FFFF00"/>
          <w14:ligatures w14:val="none"/>
        </w:rPr>
        <w:t>对</w:t>
      </w:r>
      <w:r w:rsidR="002E4403" w:rsidRPr="00B00305">
        <w:rPr>
          <w:rFonts w:ascii="Times New Roman" w:eastAsia="宋体" w:hAnsi="Times New Roman" w:cs="Times New Roman" w:hint="eastAsia"/>
          <w:color w:val="EE0000"/>
          <w:kern w:val="0"/>
          <w:sz w:val="24"/>
          <w:highlight w:val="yellow"/>
          <w:shd w:val="clear" w:color="auto" w:fill="FFFF00"/>
          <w14:ligatures w14:val="none"/>
        </w:rPr>
        <w:t>满意度、幸福感等主观</w:t>
      </w:r>
      <w:r w:rsidR="00B95B64" w:rsidRPr="00B00305">
        <w:rPr>
          <w:rFonts w:ascii="Times New Roman" w:eastAsia="宋体" w:hAnsi="Times New Roman" w:cs="Times New Roman" w:hint="eastAsia"/>
          <w:color w:val="EE0000"/>
          <w:kern w:val="0"/>
          <w:sz w:val="24"/>
          <w:highlight w:val="yellow"/>
          <w:shd w:val="clear" w:color="auto" w:fill="FFFF00"/>
          <w14:ligatures w14:val="none"/>
        </w:rPr>
        <w:t>体验</w:t>
      </w:r>
      <w:r w:rsidR="002E4403" w:rsidRPr="00B00305">
        <w:rPr>
          <w:rFonts w:ascii="Times New Roman" w:eastAsia="宋体" w:hAnsi="Times New Roman" w:cs="Times New Roman" w:hint="eastAsia"/>
          <w:color w:val="EE0000"/>
          <w:kern w:val="0"/>
          <w:sz w:val="24"/>
          <w:highlight w:val="yellow"/>
          <w:shd w:val="clear" w:color="auto" w:fill="FFFF00"/>
          <w14:ligatures w14:val="none"/>
        </w:rPr>
        <w:t>。</w:t>
      </w:r>
    </w:p>
    <w:bookmarkEnd w:id="91"/>
    <w:p w14:paraId="0A951BEA" w14:textId="074A3062" w:rsidR="00C44823" w:rsidRDefault="00C44823" w:rsidP="008E548A">
      <w:pPr>
        <w:autoSpaceDE w:val="0"/>
        <w:autoSpaceDN w:val="0"/>
        <w:adjustRightInd w:val="0"/>
        <w:spacing w:line="276" w:lineRule="auto"/>
        <w:ind w:firstLineChars="200" w:firstLine="480"/>
        <w:rPr>
          <w:rFonts w:ascii="宋体" w:eastAsia="宋体" w:hAnsi="宋体"/>
          <w:sz w:val="24"/>
        </w:rPr>
      </w:pPr>
      <w:r w:rsidRPr="00C44823">
        <w:rPr>
          <w:rFonts w:ascii="宋体" w:eastAsia="宋体" w:hAnsi="宋体"/>
          <w:sz w:val="24"/>
        </w:rPr>
        <w:t>模型</w:t>
      </w:r>
      <w:r w:rsidRPr="00F364FB">
        <w:rPr>
          <w:rFonts w:ascii="Times New Roman" w:eastAsia="宋体" w:hAnsi="Times New Roman" w:cs="Times New Roman"/>
          <w:sz w:val="24"/>
        </w:rPr>
        <w:t>3</w:t>
      </w:r>
      <w:r w:rsidRPr="00C44823">
        <w:rPr>
          <w:rFonts w:ascii="宋体" w:eastAsia="宋体" w:hAnsi="宋体"/>
          <w:sz w:val="24"/>
        </w:rPr>
        <w:t>验证了“因收入择业”在劳动投入维度的调节效应。</w:t>
      </w:r>
      <w:r w:rsidR="00304364">
        <w:rPr>
          <w:rFonts w:ascii="宋体" w:eastAsia="宋体" w:hAnsi="宋体" w:hint="eastAsia"/>
          <w:sz w:val="24"/>
        </w:rPr>
        <w:t>结果显示</w:t>
      </w:r>
      <w:r w:rsidR="00081B83">
        <w:rPr>
          <w:rFonts w:ascii="Times New Roman" w:eastAsia="宋体" w:hAnsi="Times New Roman" w:cs="Times New Roman" w:hint="eastAsia"/>
          <w:sz w:val="24"/>
        </w:rPr>
        <w:t>（见表</w:t>
      </w:r>
      <w:r w:rsidR="00081B83">
        <w:rPr>
          <w:rFonts w:ascii="Times New Roman" w:eastAsia="宋体" w:hAnsi="Times New Roman" w:cs="Times New Roman" w:hint="eastAsia"/>
          <w:sz w:val="24"/>
        </w:rPr>
        <w:t>2</w:t>
      </w:r>
      <w:r w:rsidR="00081B83">
        <w:rPr>
          <w:rFonts w:ascii="Times New Roman" w:eastAsia="宋体" w:hAnsi="Times New Roman" w:cs="Times New Roman" w:hint="eastAsia"/>
          <w:sz w:val="24"/>
        </w:rPr>
        <w:t>）</w:t>
      </w:r>
      <w:r w:rsidR="00304364">
        <w:rPr>
          <w:rFonts w:ascii="宋体" w:eastAsia="宋体" w:hAnsi="宋体" w:hint="eastAsia"/>
          <w:sz w:val="24"/>
        </w:rPr>
        <w:t>，日均</w:t>
      </w:r>
      <w:r w:rsidRPr="00C44823">
        <w:rPr>
          <w:rFonts w:ascii="宋体" w:eastAsia="宋体" w:hAnsi="宋体"/>
          <w:sz w:val="24"/>
        </w:rPr>
        <w:t>工作时长的主效应显著为负（</w:t>
      </w:r>
      <w:r w:rsidRPr="00E424FC">
        <w:rPr>
          <w:rFonts w:ascii="Times New Roman" w:eastAsia="宋体" w:hAnsi="Times New Roman" w:cs="Times New Roman"/>
          <w:i/>
          <w:iCs/>
          <w:sz w:val="24"/>
        </w:rPr>
        <w:t>β</w:t>
      </w:r>
      <w:r w:rsidRPr="00C44823">
        <w:rPr>
          <w:rFonts w:ascii="Times New Roman" w:eastAsia="宋体" w:hAnsi="Times New Roman" w:cs="Times New Roman"/>
          <w:sz w:val="24"/>
        </w:rPr>
        <w:t xml:space="preserve"> = -0.346</w:t>
      </w:r>
      <w:r w:rsidRPr="00C44823">
        <w:rPr>
          <w:rFonts w:ascii="Times New Roman" w:eastAsia="宋体" w:hAnsi="Times New Roman" w:cs="Times New Roman"/>
          <w:sz w:val="24"/>
        </w:rPr>
        <w:t>，</w:t>
      </w:r>
      <w:r w:rsidRPr="00E424FC">
        <w:rPr>
          <w:rFonts w:ascii="Times New Roman" w:eastAsia="宋体" w:hAnsi="Times New Roman" w:cs="Times New Roman"/>
          <w:i/>
          <w:iCs/>
          <w:sz w:val="24"/>
        </w:rPr>
        <w:t>p</w:t>
      </w:r>
      <w:r w:rsidRPr="00C44823">
        <w:rPr>
          <w:rFonts w:ascii="Times New Roman" w:eastAsia="宋体" w:hAnsi="Times New Roman" w:cs="Times New Roman"/>
          <w:sz w:val="24"/>
        </w:rPr>
        <w:t xml:space="preserve"> &lt; 0.001</w:t>
      </w:r>
      <w:r w:rsidRPr="00C44823">
        <w:rPr>
          <w:rFonts w:ascii="宋体" w:eastAsia="宋体" w:hAnsi="宋体"/>
          <w:sz w:val="24"/>
        </w:rPr>
        <w:t>），表明工时越长，职业认同越低。</w:t>
      </w:r>
      <w:r w:rsidR="004732E9">
        <w:rPr>
          <w:rFonts w:ascii="宋体" w:eastAsia="宋体" w:hAnsi="宋体" w:hint="eastAsia"/>
          <w:sz w:val="24"/>
        </w:rPr>
        <w:t>同时，</w:t>
      </w:r>
      <w:r w:rsidRPr="00C44823">
        <w:rPr>
          <w:rFonts w:ascii="宋体" w:eastAsia="宋体" w:hAnsi="宋体"/>
          <w:sz w:val="24"/>
        </w:rPr>
        <w:t>“因收入择业”与</w:t>
      </w:r>
      <w:r w:rsidR="001F6F02">
        <w:rPr>
          <w:rFonts w:ascii="宋体" w:eastAsia="宋体" w:hAnsi="宋体" w:hint="eastAsia"/>
          <w:sz w:val="24"/>
        </w:rPr>
        <w:t>日均</w:t>
      </w:r>
      <w:r w:rsidRPr="00C44823">
        <w:rPr>
          <w:rFonts w:ascii="宋体" w:eastAsia="宋体" w:hAnsi="宋体"/>
          <w:sz w:val="24"/>
        </w:rPr>
        <w:t>工作时长的交互项也显著为负（</w:t>
      </w:r>
      <w:r w:rsidRPr="00E424FC">
        <w:rPr>
          <w:rFonts w:ascii="Times New Roman" w:eastAsia="宋体" w:hAnsi="Times New Roman" w:cs="Times New Roman"/>
          <w:i/>
          <w:iCs/>
          <w:sz w:val="24"/>
        </w:rPr>
        <w:t>β</w:t>
      </w:r>
      <w:r w:rsidRPr="00C44823">
        <w:rPr>
          <w:rFonts w:ascii="Times New Roman" w:eastAsia="宋体" w:hAnsi="Times New Roman" w:cs="Times New Roman"/>
          <w:sz w:val="24"/>
        </w:rPr>
        <w:t xml:space="preserve"> = -0.215</w:t>
      </w:r>
      <w:r w:rsidRPr="00C44823">
        <w:rPr>
          <w:rFonts w:ascii="Times New Roman" w:eastAsia="宋体" w:hAnsi="Times New Roman" w:cs="Times New Roman"/>
          <w:sz w:val="24"/>
        </w:rPr>
        <w:t>，</w:t>
      </w:r>
      <w:r w:rsidRPr="00E424FC">
        <w:rPr>
          <w:rFonts w:ascii="Times New Roman" w:eastAsia="宋体" w:hAnsi="Times New Roman" w:cs="Times New Roman"/>
          <w:i/>
          <w:iCs/>
          <w:sz w:val="24"/>
        </w:rPr>
        <w:t>p</w:t>
      </w:r>
      <w:r w:rsidRPr="00C44823">
        <w:rPr>
          <w:rFonts w:ascii="Times New Roman" w:eastAsia="宋体" w:hAnsi="Times New Roman" w:cs="Times New Roman"/>
          <w:sz w:val="24"/>
        </w:rPr>
        <w:t xml:space="preserve"> &lt; 0.05</w:t>
      </w:r>
      <w:r w:rsidRPr="00C44823">
        <w:rPr>
          <w:rFonts w:ascii="宋体" w:eastAsia="宋体" w:hAnsi="宋体"/>
          <w:sz w:val="24"/>
        </w:rPr>
        <w:t>），说明</w:t>
      </w:r>
      <w:r w:rsidRPr="00442585">
        <w:rPr>
          <w:rFonts w:ascii="宋体" w:eastAsia="宋体" w:hAnsi="宋体"/>
          <w:sz w:val="24"/>
        </w:rPr>
        <w:t>外部动机会</w:t>
      </w:r>
      <w:r w:rsidR="003F0FBA">
        <w:rPr>
          <w:rFonts w:ascii="宋体" w:eastAsia="宋体" w:hAnsi="宋体" w:hint="eastAsia"/>
          <w:sz w:val="24"/>
        </w:rPr>
        <w:t>进一步放大</w:t>
      </w:r>
      <w:r w:rsidRPr="00442585">
        <w:rPr>
          <w:rFonts w:ascii="宋体" w:eastAsia="宋体" w:hAnsi="宋体"/>
          <w:sz w:val="24"/>
        </w:rPr>
        <w:t>工作时长对职业认同的</w:t>
      </w:r>
      <w:r w:rsidR="00403A92">
        <w:rPr>
          <w:rFonts w:ascii="宋体" w:eastAsia="宋体" w:hAnsi="宋体" w:hint="eastAsia"/>
          <w:sz w:val="24"/>
        </w:rPr>
        <w:t>消耗</w:t>
      </w:r>
      <w:r w:rsidRPr="00C44823">
        <w:rPr>
          <w:rFonts w:ascii="宋体" w:eastAsia="宋体" w:hAnsi="宋体"/>
          <w:sz w:val="24"/>
        </w:rPr>
        <w:t>，</w:t>
      </w:r>
      <w:r w:rsidR="005A45A8" w:rsidRPr="00232645">
        <w:rPr>
          <w:rFonts w:ascii="宋体" w:eastAsia="宋体" w:hAnsi="宋体" w:hint="eastAsia"/>
          <w:color w:val="000000" w:themeColor="text1"/>
          <w:sz w:val="24"/>
        </w:rPr>
        <w:t>支持</w:t>
      </w:r>
      <w:r w:rsidR="00FF26AC" w:rsidRPr="00232645">
        <w:rPr>
          <w:rFonts w:ascii="宋体" w:eastAsia="宋体" w:hAnsi="宋体" w:hint="eastAsia"/>
          <w:color w:val="000000" w:themeColor="text1"/>
          <w:sz w:val="24"/>
        </w:rPr>
        <w:t>了</w:t>
      </w:r>
      <w:r w:rsidRPr="00232645">
        <w:rPr>
          <w:rFonts w:ascii="宋体" w:eastAsia="宋体" w:hAnsi="宋体"/>
          <w:color w:val="000000" w:themeColor="text1"/>
          <w:sz w:val="24"/>
        </w:rPr>
        <w:t>假设</w:t>
      </w:r>
      <w:r w:rsidRPr="00232645">
        <w:rPr>
          <w:rFonts w:ascii="Times New Roman" w:eastAsia="宋体" w:hAnsi="Times New Roman" w:cs="Times New Roman"/>
          <w:color w:val="000000" w:themeColor="text1"/>
          <w:sz w:val="24"/>
        </w:rPr>
        <w:t>2-2</w:t>
      </w:r>
      <w:r w:rsidRPr="00C44823">
        <w:rPr>
          <w:rFonts w:ascii="宋体" w:eastAsia="宋体" w:hAnsi="宋体"/>
          <w:sz w:val="24"/>
        </w:rPr>
        <w:t>。</w:t>
      </w:r>
      <w:r w:rsidR="006067F4">
        <w:rPr>
          <w:rFonts w:ascii="Times New Roman" w:eastAsia="宋体" w:hAnsi="Times New Roman" w:cs="Times New Roman" w:hint="eastAsia"/>
          <w:kern w:val="0"/>
          <w:sz w:val="24"/>
          <w14:ligatures w14:val="none"/>
        </w:rPr>
        <w:t>对于这一点，</w:t>
      </w:r>
      <w:r w:rsidR="006067F4" w:rsidRPr="00316F08">
        <w:rPr>
          <w:rFonts w:ascii="Times New Roman" w:eastAsia="宋体" w:hAnsi="Times New Roman" w:cs="Times New Roman" w:hint="eastAsia"/>
          <w:kern w:val="0"/>
          <w:sz w:val="24"/>
          <w14:ligatures w14:val="none"/>
        </w:rPr>
        <w:t>马克思（</w:t>
      </w:r>
      <w:r w:rsidR="006067F4" w:rsidRPr="00316F08">
        <w:rPr>
          <w:rFonts w:ascii="Times New Roman" w:eastAsia="宋体" w:hAnsi="Times New Roman" w:cs="Times New Roman" w:hint="eastAsia"/>
          <w:kern w:val="0"/>
          <w:sz w:val="24"/>
          <w14:ligatures w14:val="none"/>
        </w:rPr>
        <w:t>1985</w:t>
      </w:r>
      <w:r w:rsidR="006067F4" w:rsidRPr="00316F08">
        <w:rPr>
          <w:rFonts w:ascii="Times New Roman" w:eastAsia="宋体" w:hAnsi="Times New Roman" w:cs="Times New Roman"/>
          <w:kern w:val="0"/>
          <w:sz w:val="24"/>
          <w14:ligatures w14:val="none"/>
        </w:rPr>
        <w:t xml:space="preserve">: </w:t>
      </w:r>
      <w:r w:rsidR="006067F4" w:rsidRPr="00316F08">
        <w:rPr>
          <w:rFonts w:ascii="Times New Roman" w:eastAsia="宋体" w:hAnsi="Times New Roman" w:cs="Times New Roman" w:hint="eastAsia"/>
          <w:kern w:val="0"/>
          <w:sz w:val="24"/>
          <w14:ligatures w14:val="none"/>
        </w:rPr>
        <w:t>11</w:t>
      </w:r>
      <w:r w:rsidR="006067F4" w:rsidRPr="00316F08">
        <w:rPr>
          <w:rFonts w:ascii="Times New Roman" w:eastAsia="宋体" w:hAnsi="Times New Roman" w:cs="Times New Roman" w:hint="eastAsia"/>
          <w:kern w:val="0"/>
          <w:sz w:val="24"/>
          <w14:ligatures w14:val="none"/>
        </w:rPr>
        <w:t>）则</w:t>
      </w:r>
      <w:r w:rsidR="006067F4">
        <w:rPr>
          <w:rFonts w:ascii="Times New Roman" w:eastAsia="宋体" w:hAnsi="Times New Roman" w:cs="Times New Roman" w:hint="eastAsia"/>
          <w:kern w:val="0"/>
          <w:sz w:val="24"/>
          <w14:ligatures w14:val="none"/>
        </w:rPr>
        <w:t>指出</w:t>
      </w:r>
      <w:r w:rsidR="006067F4" w:rsidRPr="00316F08">
        <w:rPr>
          <w:rFonts w:ascii="Times New Roman" w:eastAsia="宋体" w:hAnsi="Times New Roman" w:cs="Times New Roman" w:hint="eastAsia"/>
          <w:kern w:val="0"/>
          <w:sz w:val="24"/>
          <w14:ligatures w14:val="none"/>
        </w:rPr>
        <w:t>，“工资的提高引起工人的过度劳动”，造成想要多挣钱的劳动者牺牲业余时间，放弃日常生活的自由，最终</w:t>
      </w:r>
      <w:r w:rsidR="006067F4">
        <w:rPr>
          <w:rFonts w:ascii="Times New Roman" w:eastAsia="宋体" w:hAnsi="Times New Roman" w:cs="Times New Roman" w:hint="eastAsia"/>
          <w:kern w:val="0"/>
          <w:sz w:val="24"/>
          <w14:ligatures w14:val="none"/>
        </w:rPr>
        <w:t>造成身心俱疲</w:t>
      </w:r>
      <w:r w:rsidR="006067F4" w:rsidRPr="00316F08">
        <w:rPr>
          <w:rFonts w:ascii="Times New Roman" w:eastAsia="宋体" w:hAnsi="Times New Roman" w:cs="Times New Roman" w:hint="eastAsia"/>
          <w:kern w:val="0"/>
          <w:sz w:val="24"/>
          <w14:ligatures w14:val="none"/>
        </w:rPr>
        <w:t>。</w:t>
      </w:r>
    </w:p>
    <w:p w14:paraId="14AEA19E" w14:textId="4D927974" w:rsidR="00A060F4" w:rsidRPr="00F3081C" w:rsidRDefault="00A8615B" w:rsidP="00F3081C">
      <w:pPr>
        <w:autoSpaceDE w:val="0"/>
        <w:autoSpaceDN w:val="0"/>
        <w:adjustRightInd w:val="0"/>
        <w:spacing w:line="276" w:lineRule="auto"/>
        <w:ind w:firstLineChars="200" w:firstLine="480"/>
        <w:rPr>
          <w:rFonts w:ascii="Times New Roman" w:eastAsia="宋体" w:hAnsi="Times New Roman" w:cs="Times New Roman"/>
          <w:kern w:val="0"/>
          <w:sz w:val="24"/>
          <w14:ligatures w14:val="none"/>
        </w:rPr>
      </w:pPr>
      <w:r w:rsidRPr="00D74F2A">
        <w:rPr>
          <w:rFonts w:ascii="宋体" w:eastAsia="宋体" w:hAnsi="宋体" w:hint="eastAsia"/>
          <w:sz w:val="24"/>
        </w:rPr>
        <w:t>图</w:t>
      </w:r>
      <w:r w:rsidR="00F6588D">
        <w:rPr>
          <w:rFonts w:ascii="Times New Roman" w:eastAsia="宋体" w:hAnsi="Times New Roman" w:cs="Times New Roman" w:hint="eastAsia"/>
          <w:sz w:val="24"/>
        </w:rPr>
        <w:t>2</w:t>
      </w:r>
      <w:r w:rsidRPr="00D74F2A">
        <w:rPr>
          <w:rFonts w:ascii="Times New Roman" w:eastAsia="宋体" w:hAnsi="Times New Roman" w:cs="Times New Roman"/>
          <w:sz w:val="24"/>
        </w:rPr>
        <w:t>-1</w:t>
      </w:r>
      <w:r w:rsidRPr="00D74F2A">
        <w:rPr>
          <w:rFonts w:ascii="宋体" w:eastAsia="宋体" w:hAnsi="宋体" w:hint="eastAsia"/>
          <w:sz w:val="24"/>
        </w:rPr>
        <w:t>和图</w:t>
      </w:r>
      <w:r w:rsidR="00F6588D">
        <w:rPr>
          <w:rFonts w:ascii="Times New Roman" w:eastAsia="宋体" w:hAnsi="Times New Roman" w:cs="Times New Roman" w:hint="eastAsia"/>
          <w:sz w:val="24"/>
        </w:rPr>
        <w:t>2</w:t>
      </w:r>
      <w:r w:rsidRPr="00D74F2A">
        <w:rPr>
          <w:rFonts w:ascii="Times New Roman" w:eastAsia="宋体" w:hAnsi="Times New Roman" w:cs="Times New Roman"/>
          <w:sz w:val="24"/>
        </w:rPr>
        <w:t>-2</w:t>
      </w:r>
      <w:r w:rsidR="00392E6D">
        <w:rPr>
          <w:rFonts w:ascii="Times New Roman" w:eastAsia="宋体" w:hAnsi="Times New Roman" w:cs="Times New Roman" w:hint="eastAsia"/>
          <w:sz w:val="24"/>
        </w:rPr>
        <w:t>直观呈现了</w:t>
      </w:r>
      <w:r w:rsidR="00837FF4" w:rsidRPr="00D74F2A">
        <w:rPr>
          <w:rFonts w:ascii="宋体" w:eastAsia="宋体" w:hAnsi="宋体" w:hint="eastAsia"/>
          <w:sz w:val="24"/>
        </w:rPr>
        <w:t>作为</w:t>
      </w:r>
      <w:r w:rsidR="00F0105B" w:rsidRPr="00D74F2A">
        <w:rPr>
          <w:rFonts w:ascii="宋体" w:eastAsia="宋体" w:hAnsi="宋体" w:hint="eastAsia"/>
          <w:sz w:val="24"/>
        </w:rPr>
        <w:t>上述</w:t>
      </w:r>
      <w:r w:rsidR="000772B8" w:rsidRPr="00D74F2A">
        <w:rPr>
          <w:rFonts w:ascii="宋体" w:eastAsia="宋体" w:hAnsi="宋体" w:hint="eastAsia"/>
          <w:sz w:val="24"/>
        </w:rPr>
        <w:t>调节效应</w:t>
      </w:r>
      <w:r w:rsidR="00392E6D">
        <w:rPr>
          <w:rFonts w:ascii="宋体" w:eastAsia="宋体" w:hAnsi="宋体" w:hint="eastAsia"/>
          <w:sz w:val="24"/>
        </w:rPr>
        <w:t>。</w:t>
      </w:r>
      <w:r w:rsidR="00F0105B" w:rsidRPr="00D74F2A">
        <w:rPr>
          <w:rFonts w:ascii="宋体" w:eastAsia="宋体" w:hAnsi="宋体" w:hint="eastAsia"/>
          <w:sz w:val="24"/>
        </w:rPr>
        <w:t>“因收入择业”</w:t>
      </w:r>
      <w:r w:rsidR="00AA4382" w:rsidRPr="00D74F2A">
        <w:rPr>
          <w:rFonts w:ascii="宋体" w:eastAsia="宋体" w:hAnsi="宋体" w:hint="eastAsia"/>
          <w:sz w:val="24"/>
        </w:rPr>
        <w:t>对劳动“投入—回报”的两方面</w:t>
      </w:r>
      <w:r w:rsidR="0075450B" w:rsidRPr="00D74F2A">
        <w:rPr>
          <w:rFonts w:ascii="宋体" w:eastAsia="宋体" w:hAnsi="宋体" w:hint="eastAsia"/>
          <w:sz w:val="24"/>
        </w:rPr>
        <w:t>均</w:t>
      </w:r>
      <w:r w:rsidR="008A53F9" w:rsidRPr="00D74F2A">
        <w:rPr>
          <w:rFonts w:ascii="宋体" w:eastAsia="宋体" w:hAnsi="宋体" w:hint="eastAsia"/>
          <w:sz w:val="24"/>
        </w:rPr>
        <w:t>产生</w:t>
      </w:r>
      <w:r w:rsidR="0075450B" w:rsidRPr="00D74F2A">
        <w:rPr>
          <w:rFonts w:ascii="宋体" w:eastAsia="宋体" w:hAnsi="宋体" w:hint="eastAsia"/>
          <w:sz w:val="24"/>
        </w:rPr>
        <w:t>负面作用</w:t>
      </w:r>
      <w:r w:rsidR="00F677CB" w:rsidRPr="00D74F2A">
        <w:rPr>
          <w:rFonts w:ascii="宋体" w:eastAsia="宋体" w:hAnsi="宋体" w:hint="eastAsia"/>
          <w:sz w:val="24"/>
        </w:rPr>
        <w:t>：既削弱月收入</w:t>
      </w:r>
      <w:r w:rsidR="00551633" w:rsidRPr="00D74F2A">
        <w:rPr>
          <w:rFonts w:ascii="宋体" w:eastAsia="宋体" w:hAnsi="宋体" w:hint="eastAsia"/>
          <w:sz w:val="24"/>
        </w:rPr>
        <w:t>对职业认同</w:t>
      </w:r>
      <w:r w:rsidR="00F677CB" w:rsidRPr="00D74F2A">
        <w:rPr>
          <w:rFonts w:ascii="宋体" w:eastAsia="宋体" w:hAnsi="宋体" w:hint="eastAsia"/>
          <w:sz w:val="24"/>
        </w:rPr>
        <w:t>的积极效果</w:t>
      </w:r>
      <w:r w:rsidR="00157FE5" w:rsidRPr="00D74F2A">
        <w:rPr>
          <w:rFonts w:ascii="宋体" w:eastAsia="宋体" w:hAnsi="宋体" w:hint="eastAsia"/>
          <w:sz w:val="24"/>
        </w:rPr>
        <w:t>（</w:t>
      </w:r>
      <w:bookmarkStart w:id="92" w:name="OLE_LINK17"/>
      <w:r w:rsidR="00157FE5" w:rsidRPr="00D74F2A">
        <w:rPr>
          <w:rFonts w:ascii="宋体" w:eastAsia="宋体" w:hAnsi="宋体" w:hint="eastAsia"/>
          <w:sz w:val="24"/>
        </w:rPr>
        <w:t xml:space="preserve">不因收入择业者的斜率 = </w:t>
      </w:r>
      <w:r w:rsidR="00157FE5" w:rsidRPr="00D74F2A">
        <w:rPr>
          <w:rFonts w:ascii="Times New Roman" w:eastAsia="宋体" w:hAnsi="Times New Roman" w:cs="Times New Roman"/>
          <w:sz w:val="24"/>
        </w:rPr>
        <w:t>0.</w:t>
      </w:r>
      <w:r w:rsidR="008B6BF6" w:rsidRPr="00D74F2A">
        <w:rPr>
          <w:rFonts w:ascii="Times New Roman" w:eastAsia="宋体" w:hAnsi="Times New Roman" w:cs="Times New Roman"/>
          <w:sz w:val="24"/>
        </w:rPr>
        <w:t>634</w:t>
      </w:r>
      <w:r w:rsidR="00157FE5" w:rsidRPr="00D74F2A">
        <w:rPr>
          <w:rFonts w:ascii="宋体" w:eastAsia="宋体" w:hAnsi="宋体" w:hint="eastAsia"/>
          <w:sz w:val="24"/>
        </w:rPr>
        <w:t xml:space="preserve">，因收入择业者的斜率 = </w:t>
      </w:r>
      <w:r w:rsidR="00157FE5" w:rsidRPr="00D74F2A">
        <w:rPr>
          <w:rFonts w:ascii="Times New Roman" w:eastAsia="宋体" w:hAnsi="Times New Roman" w:cs="Times New Roman"/>
          <w:sz w:val="24"/>
        </w:rPr>
        <w:t>0.</w:t>
      </w:r>
      <w:bookmarkEnd w:id="92"/>
      <w:r w:rsidR="008B6BF6" w:rsidRPr="00D74F2A">
        <w:rPr>
          <w:rFonts w:ascii="Times New Roman" w:eastAsia="宋体" w:hAnsi="Times New Roman" w:cs="Times New Roman"/>
          <w:sz w:val="24"/>
        </w:rPr>
        <w:t>311</w:t>
      </w:r>
      <w:r w:rsidR="00157FE5" w:rsidRPr="00D74F2A">
        <w:rPr>
          <w:rFonts w:ascii="宋体" w:eastAsia="宋体" w:hAnsi="宋体" w:hint="eastAsia"/>
          <w:sz w:val="24"/>
        </w:rPr>
        <w:t>）</w:t>
      </w:r>
      <w:r w:rsidR="00F677CB" w:rsidRPr="00D74F2A">
        <w:rPr>
          <w:rFonts w:ascii="宋体" w:eastAsia="宋体" w:hAnsi="宋体" w:hint="eastAsia"/>
          <w:sz w:val="24"/>
        </w:rPr>
        <w:t>，又加剧日均工作时长的</w:t>
      </w:r>
      <w:r w:rsidR="00551633" w:rsidRPr="00D74F2A">
        <w:rPr>
          <w:rFonts w:ascii="宋体" w:eastAsia="宋体" w:hAnsi="宋体" w:hint="eastAsia"/>
          <w:sz w:val="24"/>
        </w:rPr>
        <w:t>消极</w:t>
      </w:r>
      <w:r w:rsidR="006F4A2F" w:rsidRPr="00D74F2A">
        <w:rPr>
          <w:rFonts w:ascii="宋体" w:eastAsia="宋体" w:hAnsi="宋体" w:hint="eastAsia"/>
          <w:sz w:val="24"/>
        </w:rPr>
        <w:t xml:space="preserve">效果（不因收入择业者的斜率 = </w:t>
      </w:r>
      <w:r w:rsidR="006F4A2F" w:rsidRPr="00D74F2A">
        <w:rPr>
          <w:rFonts w:ascii="Times New Roman" w:eastAsia="宋体" w:hAnsi="Times New Roman" w:cs="Times New Roman"/>
          <w:sz w:val="24"/>
        </w:rPr>
        <w:t>-0.</w:t>
      </w:r>
      <w:r w:rsidR="00FB32D3" w:rsidRPr="00D74F2A">
        <w:rPr>
          <w:rFonts w:ascii="Times New Roman" w:eastAsia="宋体" w:hAnsi="Times New Roman" w:cs="Times New Roman"/>
          <w:sz w:val="24"/>
        </w:rPr>
        <w:t>346</w:t>
      </w:r>
      <w:r w:rsidR="006F4A2F" w:rsidRPr="00D74F2A">
        <w:rPr>
          <w:rFonts w:ascii="宋体" w:eastAsia="宋体" w:hAnsi="宋体" w:hint="eastAsia"/>
          <w:sz w:val="24"/>
        </w:rPr>
        <w:t xml:space="preserve">，因收入择业者的斜率 = </w:t>
      </w:r>
      <w:r w:rsidR="00A83692" w:rsidRPr="00D74F2A">
        <w:rPr>
          <w:rFonts w:ascii="Times New Roman" w:eastAsia="宋体" w:hAnsi="Times New Roman" w:cs="Times New Roman"/>
          <w:sz w:val="24"/>
        </w:rPr>
        <w:t>-0.561</w:t>
      </w:r>
      <w:r w:rsidR="006F4A2F" w:rsidRPr="00D74F2A">
        <w:rPr>
          <w:rFonts w:ascii="宋体" w:eastAsia="宋体" w:hAnsi="宋体" w:hint="eastAsia"/>
          <w:sz w:val="24"/>
        </w:rPr>
        <w:t>）</w:t>
      </w:r>
      <w:r w:rsidR="00DC6A1A" w:rsidRPr="00D74F2A">
        <w:rPr>
          <w:rFonts w:ascii="宋体" w:eastAsia="宋体" w:hAnsi="宋体" w:hint="eastAsia"/>
          <w:sz w:val="24"/>
        </w:rPr>
        <w:t>。</w:t>
      </w:r>
      <w:r w:rsidR="00A060F4" w:rsidRPr="00316F08">
        <w:rPr>
          <w:rFonts w:ascii="Times New Roman" w:eastAsia="宋体" w:hAnsi="Times New Roman" w:cs="Times New Roman" w:hint="eastAsia"/>
          <w:kern w:val="0"/>
          <w:sz w:val="24"/>
          <w14:ligatures w14:val="none"/>
        </w:rPr>
        <w:t>两相对比，</w:t>
      </w:r>
      <w:r w:rsidR="00A060F4">
        <w:rPr>
          <w:rFonts w:ascii="Times New Roman" w:eastAsia="宋体" w:hAnsi="Times New Roman" w:cs="Times New Roman" w:hint="eastAsia"/>
          <w:kern w:val="0"/>
          <w:sz w:val="24"/>
          <w14:ligatures w14:val="none"/>
        </w:rPr>
        <w:t>在一定程度上</w:t>
      </w:r>
      <w:r w:rsidR="00A060F4" w:rsidRPr="00316F08">
        <w:rPr>
          <w:rFonts w:ascii="Times New Roman" w:eastAsia="宋体" w:hAnsi="Times New Roman" w:cs="Times New Roman" w:hint="eastAsia"/>
          <w:kern w:val="0"/>
          <w:sz w:val="24"/>
          <w14:ligatures w14:val="none"/>
        </w:rPr>
        <w:t>体现出韦伯（</w:t>
      </w:r>
      <w:r w:rsidR="00A060F4" w:rsidRPr="00316F08">
        <w:rPr>
          <w:rFonts w:ascii="Times New Roman" w:eastAsia="宋体" w:hAnsi="Times New Roman" w:cs="Times New Roman" w:hint="eastAsia"/>
          <w:kern w:val="0"/>
          <w:sz w:val="24"/>
          <w14:ligatures w14:val="none"/>
        </w:rPr>
        <w:t>2010</w:t>
      </w:r>
      <w:r w:rsidR="00A060F4" w:rsidRPr="00316F08">
        <w:rPr>
          <w:rFonts w:ascii="Times New Roman" w:eastAsia="宋体" w:hAnsi="Times New Roman" w:cs="Times New Roman"/>
          <w:kern w:val="0"/>
          <w:sz w:val="24"/>
          <w14:ligatures w14:val="none"/>
        </w:rPr>
        <w:t xml:space="preserve">: </w:t>
      </w:r>
      <w:r w:rsidR="00A060F4" w:rsidRPr="00316F08">
        <w:rPr>
          <w:rFonts w:ascii="Times New Roman" w:eastAsia="宋体" w:hAnsi="Times New Roman" w:cs="Times New Roman" w:hint="eastAsia"/>
          <w:kern w:val="0"/>
          <w:sz w:val="24"/>
          <w14:ligatures w14:val="none"/>
        </w:rPr>
        <w:t>35</w:t>
      </w:r>
      <w:r w:rsidR="00A060F4" w:rsidRPr="00316F08">
        <w:rPr>
          <w:rFonts w:ascii="Times New Roman" w:eastAsia="宋体" w:hAnsi="Times New Roman" w:cs="Times New Roman" w:hint="eastAsia"/>
          <w:kern w:val="0"/>
          <w:sz w:val="24"/>
          <w14:ligatures w14:val="none"/>
        </w:rPr>
        <w:t>）对“知足”心态的概括，即</w:t>
      </w:r>
      <w:r w:rsidR="00A060F4">
        <w:rPr>
          <w:rFonts w:ascii="Times New Roman" w:eastAsia="宋体" w:hAnsi="Times New Roman" w:cs="Times New Roman" w:hint="eastAsia"/>
          <w:kern w:val="0"/>
          <w:sz w:val="24"/>
          <w14:ligatures w14:val="none"/>
        </w:rPr>
        <w:t>对“因收入择业”的劳动者而言，工作本身没有更多的精神价值，那么</w:t>
      </w:r>
      <w:r w:rsidR="00A060F4" w:rsidRPr="00316F08">
        <w:rPr>
          <w:rFonts w:ascii="Times New Roman" w:eastAsia="宋体" w:hAnsi="Times New Roman" w:cs="Times New Roman" w:hint="eastAsia"/>
          <w:kern w:val="0"/>
          <w:sz w:val="24"/>
          <w14:ligatures w14:val="none"/>
        </w:rPr>
        <w:t>“赚得多”</w:t>
      </w:r>
      <w:r w:rsidR="00A060F4">
        <w:rPr>
          <w:rFonts w:ascii="Times New Roman" w:eastAsia="宋体" w:hAnsi="Times New Roman" w:cs="Times New Roman" w:hint="eastAsia"/>
          <w:kern w:val="0"/>
          <w:sz w:val="24"/>
          <w14:ligatures w14:val="none"/>
        </w:rPr>
        <w:lastRenderedPageBreak/>
        <w:t>就</w:t>
      </w:r>
      <w:r w:rsidR="00A060F4" w:rsidRPr="00316F08">
        <w:rPr>
          <w:rFonts w:ascii="Times New Roman" w:eastAsia="宋体" w:hAnsi="Times New Roman" w:cs="Times New Roman" w:hint="eastAsia"/>
          <w:kern w:val="0"/>
          <w:sz w:val="24"/>
          <w14:ligatures w14:val="none"/>
        </w:rPr>
        <w:t>不如“做得少”</w:t>
      </w:r>
      <w:r w:rsidR="00A060F4">
        <w:rPr>
          <w:rFonts w:ascii="Times New Roman" w:eastAsia="宋体" w:hAnsi="Times New Roman" w:cs="Times New Roman" w:hint="eastAsia"/>
          <w:kern w:val="0"/>
          <w:sz w:val="24"/>
          <w14:ligatures w14:val="none"/>
        </w:rPr>
        <w:t>使个体</w:t>
      </w:r>
      <w:r w:rsidR="00A060F4" w:rsidRPr="00316F08">
        <w:rPr>
          <w:rFonts w:ascii="Times New Roman" w:eastAsia="宋体" w:hAnsi="Times New Roman" w:cs="Times New Roman" w:hint="eastAsia"/>
          <w:kern w:val="0"/>
          <w:sz w:val="24"/>
          <w14:ligatures w14:val="none"/>
        </w:rPr>
        <w:t>来得</w:t>
      </w:r>
      <w:r w:rsidR="009612F2">
        <w:rPr>
          <w:rFonts w:ascii="Times New Roman" w:eastAsia="宋体" w:hAnsi="Times New Roman" w:cs="Times New Roman" w:hint="eastAsia"/>
          <w:kern w:val="0"/>
          <w:sz w:val="24"/>
          <w14:ligatures w14:val="none"/>
        </w:rPr>
        <w:t>划算和</w:t>
      </w:r>
      <w:r w:rsidR="00A060F4" w:rsidRPr="00316F08">
        <w:rPr>
          <w:rFonts w:ascii="Times New Roman" w:eastAsia="宋体" w:hAnsi="Times New Roman" w:cs="Times New Roman" w:hint="eastAsia"/>
          <w:kern w:val="0"/>
          <w:sz w:val="24"/>
          <w14:ligatures w14:val="none"/>
        </w:rPr>
        <w:t>愉快</w:t>
      </w:r>
      <w:r w:rsidR="00A060F4">
        <w:rPr>
          <w:rFonts w:ascii="Times New Roman" w:eastAsia="宋体" w:hAnsi="Times New Roman" w:cs="Times New Roman" w:hint="eastAsia"/>
          <w:kern w:val="0"/>
          <w:sz w:val="24"/>
          <w14:ligatures w14:val="none"/>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8"/>
        <w:gridCol w:w="4148"/>
      </w:tblGrid>
      <w:tr w:rsidR="009E048C" w14:paraId="7F317C34" w14:textId="77777777" w:rsidTr="00393D3B">
        <w:tc>
          <w:tcPr>
            <w:tcW w:w="4148" w:type="dxa"/>
          </w:tcPr>
          <w:p w14:paraId="42F53F87" w14:textId="77777777" w:rsidR="009E048C" w:rsidRDefault="009E048C" w:rsidP="00F716A1">
            <w:pPr>
              <w:autoSpaceDE w:val="0"/>
              <w:autoSpaceDN w:val="0"/>
              <w:adjustRightInd w:val="0"/>
              <w:spacing w:beforeLines="50" w:before="156"/>
              <w:rPr>
                <w:rFonts w:ascii="Times New Roman" w:hAnsi="Times New Roman" w:cs="Times New Roman"/>
                <w:kern w:val="0"/>
                <w:sz w:val="24"/>
              </w:rPr>
            </w:pPr>
            <w:r>
              <w:rPr>
                <w:rFonts w:ascii="Times New Roman" w:hAnsi="Times New Roman" w:cs="Times New Roman" w:hint="eastAsia"/>
                <w:noProof/>
                <w:kern w:val="0"/>
                <w:sz w:val="24"/>
              </w:rPr>
              <w:drawing>
                <wp:inline distT="0" distB="0" distL="0" distR="0" wp14:anchorId="36721C6F" wp14:editId="52B9A17E">
                  <wp:extent cx="2496608" cy="1497965"/>
                  <wp:effectExtent l="0" t="0" r="5715" b="635"/>
                  <wp:docPr id="2453251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5119" name="图片 5"/>
                          <pic:cNvPicPr/>
                        </pic:nvPicPr>
                        <pic:blipFill>
                          <a:blip r:embed="rId9" cstate="print">
                            <a:extLst>
                              <a:ext uri="{BEBA8EAE-BF5A-486C-A8C5-ECC9F3942E4B}">
                                <a14:imgProps xmlns:a14="http://schemas.microsoft.com/office/drawing/2010/main">
                                  <a14:imgLayer r:embed="rId1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496608" cy="1497965"/>
                          </a:xfrm>
                          <a:prstGeom prst="rect">
                            <a:avLst/>
                          </a:prstGeom>
                        </pic:spPr>
                      </pic:pic>
                    </a:graphicData>
                  </a:graphic>
                </wp:inline>
              </w:drawing>
            </w:r>
          </w:p>
        </w:tc>
        <w:tc>
          <w:tcPr>
            <w:tcW w:w="4148" w:type="dxa"/>
          </w:tcPr>
          <w:p w14:paraId="5592E394" w14:textId="77777777" w:rsidR="009E048C" w:rsidRDefault="009E048C" w:rsidP="00F716A1">
            <w:pPr>
              <w:autoSpaceDE w:val="0"/>
              <w:autoSpaceDN w:val="0"/>
              <w:adjustRightInd w:val="0"/>
              <w:spacing w:beforeLines="50" w:before="156"/>
              <w:rPr>
                <w:rFonts w:ascii="Times New Roman" w:hAnsi="Times New Roman" w:cs="Times New Roman"/>
                <w:kern w:val="0"/>
                <w:sz w:val="24"/>
              </w:rPr>
            </w:pPr>
            <w:r>
              <w:rPr>
                <w:rFonts w:ascii="Times New Roman" w:hAnsi="Times New Roman" w:cs="Times New Roman"/>
                <w:noProof/>
                <w:kern w:val="0"/>
                <w:sz w:val="24"/>
              </w:rPr>
              <w:drawing>
                <wp:inline distT="0" distB="0" distL="0" distR="0" wp14:anchorId="36755071" wp14:editId="4D9BC795">
                  <wp:extent cx="2496608" cy="1497965"/>
                  <wp:effectExtent l="0" t="0" r="5715" b="635"/>
                  <wp:docPr id="16777144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14406" name="图片 6"/>
                          <pic:cNvPicPr/>
                        </pic:nvPicPr>
                        <pic:blipFill>
                          <a:blip r:embed="rId11" cstate="print">
                            <a:extLst>
                              <a:ext uri="{BEBA8EAE-BF5A-486C-A8C5-ECC9F3942E4B}">
                                <a14:imgProps xmlns:a14="http://schemas.microsoft.com/office/drawing/2010/main">
                                  <a14:imgLayer r:embed="rId1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496608" cy="1497965"/>
                          </a:xfrm>
                          <a:prstGeom prst="rect">
                            <a:avLst/>
                          </a:prstGeom>
                        </pic:spPr>
                      </pic:pic>
                    </a:graphicData>
                  </a:graphic>
                </wp:inline>
              </w:drawing>
            </w:r>
          </w:p>
        </w:tc>
      </w:tr>
      <w:tr w:rsidR="009E048C" w:rsidRPr="00B05C51" w14:paraId="3144C624" w14:textId="77777777" w:rsidTr="00393D3B">
        <w:tc>
          <w:tcPr>
            <w:tcW w:w="4148" w:type="dxa"/>
          </w:tcPr>
          <w:p w14:paraId="2876D61F" w14:textId="18E464C1" w:rsidR="009E048C" w:rsidRPr="00B05C51" w:rsidRDefault="009E048C" w:rsidP="00297B1E">
            <w:pPr>
              <w:autoSpaceDE w:val="0"/>
              <w:autoSpaceDN w:val="0"/>
              <w:adjustRightInd w:val="0"/>
              <w:spacing w:beforeLines="50" w:before="156" w:afterLines="50" w:after="156" w:line="276" w:lineRule="auto"/>
              <w:jc w:val="center"/>
              <w:rPr>
                <w:rFonts w:ascii="Times New Roman" w:eastAsia="仿宋" w:hAnsi="Times New Roman" w:cs="Times New Roman"/>
                <w:noProof/>
                <w:kern w:val="0"/>
                <w:sz w:val="20"/>
                <w:szCs w:val="20"/>
              </w:rPr>
            </w:pPr>
            <w:r w:rsidRPr="00B05C51">
              <w:rPr>
                <w:rFonts w:ascii="Times New Roman" w:eastAsia="仿宋" w:hAnsi="Times New Roman" w:cs="Times New Roman"/>
                <w:noProof/>
                <w:kern w:val="0"/>
                <w:sz w:val="20"/>
                <w:szCs w:val="20"/>
              </w:rPr>
              <w:t>图</w:t>
            </w:r>
            <w:r w:rsidR="00FA0B86">
              <w:rPr>
                <w:rFonts w:ascii="Times New Roman" w:eastAsia="仿宋" w:hAnsi="Times New Roman" w:cs="Times New Roman" w:hint="eastAsia"/>
                <w:noProof/>
                <w:kern w:val="0"/>
                <w:sz w:val="20"/>
                <w:szCs w:val="20"/>
              </w:rPr>
              <w:t>2</w:t>
            </w:r>
            <w:r w:rsidRPr="00B05C51">
              <w:rPr>
                <w:rFonts w:ascii="Times New Roman" w:eastAsia="仿宋" w:hAnsi="Times New Roman" w:cs="Times New Roman"/>
                <w:noProof/>
                <w:kern w:val="0"/>
                <w:sz w:val="20"/>
                <w:szCs w:val="20"/>
              </w:rPr>
              <w:t xml:space="preserve">-1 </w:t>
            </w:r>
            <w:r w:rsidRPr="00B05C51">
              <w:rPr>
                <w:rFonts w:ascii="Times New Roman" w:eastAsia="仿宋" w:hAnsi="Times New Roman" w:cs="Times New Roman"/>
                <w:noProof/>
                <w:kern w:val="0"/>
                <w:sz w:val="20"/>
                <w:szCs w:val="20"/>
              </w:rPr>
              <w:t>因收入择业对月收入影响职业认同的调节效应（模型</w:t>
            </w:r>
            <w:r w:rsidRPr="00B05C51">
              <w:rPr>
                <w:rFonts w:ascii="Times New Roman" w:eastAsia="仿宋" w:hAnsi="Times New Roman" w:cs="Times New Roman"/>
                <w:noProof/>
                <w:kern w:val="0"/>
                <w:sz w:val="20"/>
                <w:szCs w:val="20"/>
              </w:rPr>
              <w:t>2</w:t>
            </w:r>
            <w:r w:rsidRPr="00B05C51">
              <w:rPr>
                <w:rFonts w:ascii="Times New Roman" w:eastAsia="仿宋" w:hAnsi="Times New Roman" w:cs="Times New Roman"/>
                <w:noProof/>
                <w:kern w:val="0"/>
                <w:sz w:val="20"/>
                <w:szCs w:val="20"/>
              </w:rPr>
              <w:t>）</w:t>
            </w:r>
          </w:p>
        </w:tc>
        <w:tc>
          <w:tcPr>
            <w:tcW w:w="4148" w:type="dxa"/>
          </w:tcPr>
          <w:p w14:paraId="72012712" w14:textId="6B00052A" w:rsidR="009E048C" w:rsidRPr="00B05C51" w:rsidRDefault="009E048C" w:rsidP="00297B1E">
            <w:pPr>
              <w:autoSpaceDE w:val="0"/>
              <w:autoSpaceDN w:val="0"/>
              <w:adjustRightInd w:val="0"/>
              <w:spacing w:beforeLines="50" w:before="156" w:afterLines="50" w:after="156" w:line="276" w:lineRule="auto"/>
              <w:jc w:val="center"/>
              <w:rPr>
                <w:rFonts w:ascii="Times New Roman" w:eastAsia="仿宋" w:hAnsi="Times New Roman" w:cs="Times New Roman"/>
                <w:noProof/>
                <w:kern w:val="0"/>
                <w:sz w:val="20"/>
                <w:szCs w:val="20"/>
              </w:rPr>
            </w:pPr>
            <w:r w:rsidRPr="00B05C51">
              <w:rPr>
                <w:rFonts w:ascii="Times New Roman" w:eastAsia="仿宋" w:hAnsi="Times New Roman" w:cs="Times New Roman"/>
                <w:noProof/>
                <w:kern w:val="0"/>
                <w:sz w:val="20"/>
                <w:szCs w:val="20"/>
              </w:rPr>
              <w:t>图</w:t>
            </w:r>
            <w:r w:rsidR="00FA0B86">
              <w:rPr>
                <w:rFonts w:ascii="Times New Roman" w:eastAsia="仿宋" w:hAnsi="Times New Roman" w:cs="Times New Roman" w:hint="eastAsia"/>
                <w:noProof/>
                <w:kern w:val="0"/>
                <w:sz w:val="20"/>
                <w:szCs w:val="20"/>
              </w:rPr>
              <w:t>2</w:t>
            </w:r>
            <w:r w:rsidRPr="00B05C51">
              <w:rPr>
                <w:rFonts w:ascii="Times New Roman" w:eastAsia="仿宋" w:hAnsi="Times New Roman" w:cs="Times New Roman"/>
                <w:noProof/>
                <w:kern w:val="0"/>
                <w:sz w:val="20"/>
                <w:szCs w:val="20"/>
              </w:rPr>
              <w:t xml:space="preserve">-2 </w:t>
            </w:r>
            <w:r w:rsidRPr="00B05C51">
              <w:rPr>
                <w:rFonts w:ascii="Times New Roman" w:eastAsia="仿宋" w:hAnsi="Times New Roman" w:cs="Times New Roman"/>
                <w:noProof/>
                <w:kern w:val="0"/>
                <w:sz w:val="20"/>
                <w:szCs w:val="20"/>
              </w:rPr>
              <w:t>因收入择业对日均工作时长影响职业认同的调节效应（模型</w:t>
            </w:r>
            <w:r w:rsidRPr="00B05C51">
              <w:rPr>
                <w:rFonts w:ascii="Times New Roman" w:eastAsia="仿宋" w:hAnsi="Times New Roman" w:cs="Times New Roman"/>
                <w:noProof/>
                <w:kern w:val="0"/>
                <w:sz w:val="20"/>
                <w:szCs w:val="20"/>
              </w:rPr>
              <w:t>3</w:t>
            </w:r>
            <w:r w:rsidRPr="00B05C51">
              <w:rPr>
                <w:rFonts w:ascii="Times New Roman" w:eastAsia="仿宋" w:hAnsi="Times New Roman" w:cs="Times New Roman"/>
                <w:noProof/>
                <w:kern w:val="0"/>
                <w:sz w:val="20"/>
                <w:szCs w:val="20"/>
              </w:rPr>
              <w:t>）</w:t>
            </w:r>
          </w:p>
        </w:tc>
      </w:tr>
    </w:tbl>
    <w:p w14:paraId="6628FD23" w14:textId="5B6E44EE" w:rsidR="005C7342" w:rsidRPr="004E6B91" w:rsidRDefault="005C7342" w:rsidP="004E6B91">
      <w:pPr>
        <w:pStyle w:val="5"/>
        <w:spacing w:beforeLines="50" w:before="156" w:afterLines="50" w:after="156" w:line="276" w:lineRule="auto"/>
        <w:ind w:firstLine="420"/>
        <w:rPr>
          <w:rFonts w:ascii="宋体" w:eastAsia="宋体" w:hAnsi="宋体"/>
          <w:color w:val="EE0000"/>
          <w:highlight w:val="yellow"/>
        </w:rPr>
      </w:pPr>
      <w:r w:rsidRPr="00022BEC">
        <w:rPr>
          <w:rFonts w:ascii="宋体" w:eastAsia="宋体" w:hAnsi="宋体" w:hint="eastAsia"/>
          <w:color w:val="EE0000"/>
          <w:highlight w:val="yellow"/>
        </w:rPr>
        <w:t>（</w:t>
      </w:r>
      <w:r w:rsidRPr="00A638DC">
        <w:rPr>
          <w:rFonts w:ascii="Times New Roman" w:eastAsia="宋体" w:hAnsi="Times New Roman" w:cs="Times New Roman"/>
          <w:color w:val="EE0000"/>
          <w:highlight w:val="yellow"/>
        </w:rPr>
        <w:t>2</w:t>
      </w:r>
      <w:r w:rsidRPr="00022BEC">
        <w:rPr>
          <w:rFonts w:ascii="宋体" w:eastAsia="宋体" w:hAnsi="宋体" w:hint="eastAsia"/>
          <w:color w:val="EE0000"/>
          <w:highlight w:val="yellow"/>
        </w:rPr>
        <w:t>）</w:t>
      </w:r>
      <w:r w:rsidR="00601DDD" w:rsidRPr="00022BEC">
        <w:rPr>
          <w:rFonts w:ascii="宋体" w:eastAsia="宋体" w:hAnsi="宋体" w:hint="eastAsia"/>
          <w:color w:val="EE0000"/>
          <w:highlight w:val="yellow"/>
        </w:rPr>
        <w:t>“有情饮水饱”</w:t>
      </w:r>
      <w:r w:rsidRPr="00022BEC">
        <w:rPr>
          <w:rFonts w:ascii="宋体" w:eastAsia="宋体" w:hAnsi="宋体"/>
          <w:color w:val="EE0000"/>
          <w:highlight w:val="yellow"/>
        </w:rPr>
        <w:t>：</w:t>
      </w:r>
      <w:r w:rsidR="00F878BC" w:rsidRPr="00022BEC">
        <w:rPr>
          <w:rFonts w:ascii="宋体" w:eastAsia="宋体" w:hAnsi="宋体" w:hint="eastAsia"/>
          <w:color w:val="EE0000"/>
          <w:highlight w:val="yellow"/>
        </w:rPr>
        <w:t>内部</w:t>
      </w:r>
      <w:r w:rsidRPr="00022BEC">
        <w:rPr>
          <w:rFonts w:ascii="宋体" w:eastAsia="宋体" w:hAnsi="宋体"/>
          <w:color w:val="EE0000"/>
          <w:highlight w:val="yellow"/>
        </w:rPr>
        <w:t>动机</w:t>
      </w:r>
      <w:r w:rsidR="00F878BC" w:rsidRPr="00022BEC">
        <w:rPr>
          <w:rFonts w:ascii="宋体" w:eastAsia="宋体" w:hAnsi="宋体" w:hint="eastAsia"/>
          <w:color w:val="EE0000"/>
          <w:highlight w:val="yellow"/>
        </w:rPr>
        <w:t>“因兴趣择业”</w:t>
      </w:r>
      <w:r w:rsidRPr="00022BEC">
        <w:rPr>
          <w:rFonts w:ascii="宋体" w:eastAsia="宋体" w:hAnsi="宋体"/>
          <w:color w:val="EE0000"/>
          <w:highlight w:val="yellow"/>
        </w:rPr>
        <w:t>的调节效应</w:t>
      </w:r>
    </w:p>
    <w:p w14:paraId="4285F900" w14:textId="77777777" w:rsidR="00E01CD6" w:rsidRDefault="00145E20" w:rsidP="005B0AD8">
      <w:pPr>
        <w:autoSpaceDE w:val="0"/>
        <w:autoSpaceDN w:val="0"/>
        <w:adjustRightInd w:val="0"/>
        <w:spacing w:line="276" w:lineRule="auto"/>
        <w:ind w:firstLineChars="200" w:firstLine="480"/>
        <w:rPr>
          <w:rFonts w:ascii="宋体" w:eastAsia="宋体" w:hAnsi="宋体"/>
          <w:sz w:val="24"/>
        </w:rPr>
      </w:pPr>
      <w:r w:rsidRPr="00145E20">
        <w:rPr>
          <w:rFonts w:ascii="宋体" w:eastAsia="宋体" w:hAnsi="宋体" w:hint="eastAsia"/>
          <w:sz w:val="24"/>
        </w:rPr>
        <w:t>模</w:t>
      </w:r>
      <w:r w:rsidRPr="00145E20">
        <w:rPr>
          <w:rFonts w:ascii="宋体" w:eastAsia="宋体" w:hAnsi="宋体"/>
          <w:sz w:val="24"/>
        </w:rPr>
        <w:t>型</w:t>
      </w:r>
      <w:r w:rsidRPr="00C57724">
        <w:rPr>
          <w:rFonts w:ascii="Times New Roman" w:eastAsia="宋体" w:hAnsi="Times New Roman" w:cs="Times New Roman"/>
          <w:sz w:val="24"/>
        </w:rPr>
        <w:t>4</w:t>
      </w:r>
      <w:r w:rsidRPr="00145E20">
        <w:rPr>
          <w:rFonts w:ascii="宋体" w:eastAsia="宋体" w:hAnsi="宋体"/>
          <w:sz w:val="24"/>
        </w:rPr>
        <w:t>结果显示，收入主效应依旧显著为正（</w:t>
      </w:r>
      <w:r w:rsidRPr="00815BBA">
        <w:rPr>
          <w:rFonts w:ascii="Times New Roman" w:eastAsia="宋体" w:hAnsi="Times New Roman" w:cs="Times New Roman"/>
          <w:i/>
          <w:iCs/>
          <w:sz w:val="24"/>
        </w:rPr>
        <w:t>β</w:t>
      </w:r>
      <w:r w:rsidRPr="000744D1">
        <w:rPr>
          <w:rFonts w:ascii="Times New Roman" w:eastAsia="宋体" w:hAnsi="Times New Roman" w:cs="Times New Roman"/>
          <w:sz w:val="24"/>
        </w:rPr>
        <w:t xml:space="preserve"> = 0.427</w:t>
      </w:r>
      <w:r w:rsidRPr="000744D1">
        <w:rPr>
          <w:rFonts w:ascii="Times New Roman" w:eastAsia="宋体" w:hAnsi="Times New Roman" w:cs="Times New Roman"/>
          <w:sz w:val="24"/>
        </w:rPr>
        <w:t>，</w:t>
      </w:r>
      <w:r w:rsidRPr="00815BBA">
        <w:rPr>
          <w:rFonts w:ascii="Times New Roman" w:eastAsia="宋体" w:hAnsi="Times New Roman" w:cs="Times New Roman"/>
          <w:i/>
          <w:iCs/>
          <w:sz w:val="24"/>
        </w:rPr>
        <w:t>p</w:t>
      </w:r>
      <w:r w:rsidRPr="000744D1">
        <w:rPr>
          <w:rFonts w:ascii="Times New Roman" w:eastAsia="宋体" w:hAnsi="Times New Roman" w:cs="Times New Roman"/>
          <w:sz w:val="24"/>
        </w:rPr>
        <w:t xml:space="preserve"> &lt; 0.001</w:t>
      </w:r>
      <w:r w:rsidRPr="00145E20">
        <w:rPr>
          <w:rFonts w:ascii="宋体" w:eastAsia="宋体" w:hAnsi="宋体"/>
          <w:sz w:val="24"/>
        </w:rPr>
        <w:t>），“因兴趣择业”与收入的交互项则显著为正（</w:t>
      </w:r>
      <w:r w:rsidRPr="00815BBA">
        <w:rPr>
          <w:rFonts w:ascii="Times New Roman" w:eastAsia="宋体" w:hAnsi="Times New Roman" w:cs="Times New Roman"/>
          <w:i/>
          <w:iCs/>
          <w:sz w:val="24"/>
        </w:rPr>
        <w:t>β</w:t>
      </w:r>
      <w:r w:rsidRPr="000744D1">
        <w:rPr>
          <w:rFonts w:ascii="Times New Roman" w:eastAsia="宋体" w:hAnsi="Times New Roman" w:cs="Times New Roman"/>
          <w:sz w:val="24"/>
        </w:rPr>
        <w:t xml:space="preserve"> = 0.197</w:t>
      </w:r>
      <w:r w:rsidRPr="000744D1">
        <w:rPr>
          <w:rFonts w:ascii="Times New Roman" w:eastAsia="宋体" w:hAnsi="Times New Roman" w:cs="Times New Roman"/>
          <w:sz w:val="24"/>
        </w:rPr>
        <w:t>，</w:t>
      </w:r>
      <w:r w:rsidRPr="00815BBA">
        <w:rPr>
          <w:rFonts w:ascii="Times New Roman" w:eastAsia="宋体" w:hAnsi="Times New Roman" w:cs="Times New Roman"/>
          <w:i/>
          <w:iCs/>
          <w:sz w:val="24"/>
        </w:rPr>
        <w:t>p</w:t>
      </w:r>
      <w:r w:rsidRPr="000744D1">
        <w:rPr>
          <w:rFonts w:ascii="Times New Roman" w:eastAsia="宋体" w:hAnsi="Times New Roman" w:cs="Times New Roman"/>
          <w:sz w:val="24"/>
        </w:rPr>
        <w:t xml:space="preserve"> &lt; 0.05</w:t>
      </w:r>
      <w:r w:rsidR="00EE01D0">
        <w:rPr>
          <w:rFonts w:ascii="宋体" w:eastAsia="宋体" w:hAnsi="宋体" w:hint="eastAsia"/>
          <w:sz w:val="24"/>
        </w:rPr>
        <w:t>）。</w:t>
      </w:r>
      <w:r w:rsidR="00AA377F" w:rsidRPr="003C0C2E">
        <w:rPr>
          <w:rFonts w:ascii="宋体" w:eastAsia="宋体" w:hAnsi="宋体"/>
          <w:sz w:val="24"/>
        </w:rPr>
        <w:t>图</w:t>
      </w:r>
      <w:r w:rsidR="00676C7B">
        <w:rPr>
          <w:rFonts w:ascii="Times New Roman" w:eastAsia="宋体" w:hAnsi="Times New Roman" w:cs="Times New Roman" w:hint="eastAsia"/>
          <w:sz w:val="24"/>
        </w:rPr>
        <w:t>2</w:t>
      </w:r>
      <w:r w:rsidR="00AA377F" w:rsidRPr="003C0C2E">
        <w:rPr>
          <w:rFonts w:ascii="Times New Roman" w:eastAsia="宋体" w:hAnsi="Times New Roman" w:cs="Times New Roman"/>
          <w:sz w:val="24"/>
        </w:rPr>
        <w:t>-3</w:t>
      </w:r>
      <w:r w:rsidR="00AA377F" w:rsidRPr="003C0C2E">
        <w:rPr>
          <w:rFonts w:ascii="宋体" w:eastAsia="宋体" w:hAnsi="宋体"/>
          <w:sz w:val="24"/>
        </w:rPr>
        <w:t>进一步可视化呈现了该调节效应：不因兴趣择业者的斜率为</w:t>
      </w:r>
      <w:r w:rsidR="00AA377F" w:rsidRPr="003C0C2E">
        <w:rPr>
          <w:rFonts w:ascii="Times New Roman" w:eastAsia="宋体" w:hAnsi="Times New Roman" w:cs="Times New Roman"/>
          <w:sz w:val="24"/>
        </w:rPr>
        <w:t>0.427</w:t>
      </w:r>
      <w:r w:rsidR="00AA377F" w:rsidRPr="003C0C2E">
        <w:rPr>
          <w:rFonts w:ascii="宋体" w:eastAsia="宋体" w:hAnsi="宋体"/>
          <w:sz w:val="24"/>
        </w:rPr>
        <w:t>，而因兴趣择业者的斜率上升至</w:t>
      </w:r>
      <w:r w:rsidR="00AA377F" w:rsidRPr="003C0C2E">
        <w:rPr>
          <w:rFonts w:ascii="Times New Roman" w:eastAsia="宋体" w:hAnsi="Times New Roman" w:cs="Times New Roman"/>
          <w:sz w:val="24"/>
        </w:rPr>
        <w:t>0.6</w:t>
      </w:r>
      <w:r w:rsidR="00AA377F">
        <w:rPr>
          <w:rFonts w:ascii="Times New Roman" w:eastAsia="宋体" w:hAnsi="Times New Roman" w:cs="Times New Roman" w:hint="eastAsia"/>
          <w:sz w:val="24"/>
        </w:rPr>
        <w:t>24</w:t>
      </w:r>
      <w:r w:rsidR="00AA377F" w:rsidRPr="003C0C2E">
        <w:rPr>
          <w:rFonts w:ascii="宋体" w:eastAsia="宋体" w:hAnsi="宋体"/>
          <w:sz w:val="24"/>
        </w:rPr>
        <w:t>，表明兴趣显著放大了收入带来的职业认同增幅</w:t>
      </w:r>
      <w:r w:rsidR="00AA377F">
        <w:rPr>
          <w:rFonts w:ascii="宋体" w:eastAsia="宋体" w:hAnsi="宋体" w:hint="eastAsia"/>
          <w:sz w:val="24"/>
        </w:rPr>
        <w:t>，</w:t>
      </w:r>
      <w:r w:rsidRPr="00145E20">
        <w:rPr>
          <w:rFonts w:ascii="宋体" w:eastAsia="宋体" w:hAnsi="宋体"/>
          <w:sz w:val="24"/>
        </w:rPr>
        <w:t>假设</w:t>
      </w:r>
      <w:r w:rsidRPr="009D0D6D">
        <w:rPr>
          <w:rFonts w:ascii="Times New Roman" w:eastAsia="宋体" w:hAnsi="Times New Roman" w:cs="Times New Roman"/>
          <w:sz w:val="24"/>
        </w:rPr>
        <w:t>3-1</w:t>
      </w:r>
      <w:r w:rsidRPr="00145E20">
        <w:rPr>
          <w:rFonts w:ascii="宋体" w:eastAsia="宋体" w:hAnsi="宋体"/>
          <w:sz w:val="24"/>
        </w:rPr>
        <w:t>获得支持。</w:t>
      </w:r>
    </w:p>
    <w:p w14:paraId="445245EA" w14:textId="13CFF3A8" w:rsidR="00E01CD6" w:rsidRPr="002D34AD" w:rsidRDefault="00FF3DC0" w:rsidP="002D34AD">
      <w:pPr>
        <w:autoSpaceDE w:val="0"/>
        <w:autoSpaceDN w:val="0"/>
        <w:adjustRightInd w:val="0"/>
        <w:spacing w:line="276" w:lineRule="auto"/>
        <w:ind w:firstLineChars="200" w:firstLine="480"/>
        <w:rPr>
          <w:rFonts w:ascii="宋体" w:eastAsia="宋体" w:hAnsi="宋体"/>
          <w:color w:val="EE0000"/>
          <w:sz w:val="24"/>
        </w:rPr>
      </w:pPr>
      <w:r w:rsidRPr="002D34AD">
        <w:rPr>
          <w:rFonts w:ascii="宋体" w:eastAsia="宋体" w:hAnsi="宋体" w:hint="eastAsia"/>
          <w:color w:val="EE0000"/>
          <w:sz w:val="24"/>
          <w:highlight w:val="yellow"/>
        </w:rPr>
        <w:t>该结果表明</w:t>
      </w:r>
      <w:r w:rsidR="002D34AD" w:rsidRPr="002D34AD">
        <w:rPr>
          <w:rFonts w:ascii="宋体" w:eastAsia="宋体" w:hAnsi="宋体" w:hint="eastAsia"/>
          <w:color w:val="EE0000"/>
          <w:sz w:val="24"/>
          <w:highlight w:val="yellow"/>
        </w:rPr>
        <w:t>，</w:t>
      </w:r>
      <w:r w:rsidR="00E01CD6" w:rsidRPr="002D34AD">
        <w:rPr>
          <w:rFonts w:ascii="宋体" w:eastAsia="宋体" w:hAnsi="宋体"/>
          <w:color w:val="EE0000"/>
          <w:sz w:val="24"/>
          <w:highlight w:val="yellow"/>
        </w:rPr>
        <w:t>在兴趣导向下，收入不再只是用于“果腹”的基础回报，而更容易被吸纳为具有积极意义的职业回馈。换言之，同样是“食饭”，兴趣使其不止于满足基本需要，而是转化为更具认同感的回报，可称之为“有情食饭更饱”。</w:t>
      </w:r>
    </w:p>
    <w:p w14:paraId="7C812D59" w14:textId="77777777" w:rsidR="002D34AD" w:rsidRDefault="00145E20" w:rsidP="00120DDC">
      <w:pPr>
        <w:autoSpaceDE w:val="0"/>
        <w:autoSpaceDN w:val="0"/>
        <w:adjustRightInd w:val="0"/>
        <w:spacing w:line="276" w:lineRule="auto"/>
        <w:ind w:firstLineChars="200" w:firstLine="480"/>
        <w:rPr>
          <w:rFonts w:ascii="宋体" w:eastAsia="宋体" w:hAnsi="宋体"/>
          <w:sz w:val="24"/>
        </w:rPr>
      </w:pPr>
      <w:r w:rsidRPr="00145E20">
        <w:rPr>
          <w:rFonts w:ascii="宋体" w:eastAsia="宋体" w:hAnsi="宋体"/>
          <w:sz w:val="24"/>
        </w:rPr>
        <w:t>模型</w:t>
      </w:r>
      <w:r w:rsidRPr="00C57724">
        <w:rPr>
          <w:rFonts w:ascii="Times New Roman" w:eastAsia="宋体" w:hAnsi="Times New Roman" w:cs="Times New Roman"/>
          <w:sz w:val="24"/>
        </w:rPr>
        <w:t>5</w:t>
      </w:r>
      <w:r w:rsidRPr="00145E20">
        <w:rPr>
          <w:rFonts w:ascii="宋体" w:eastAsia="宋体" w:hAnsi="宋体"/>
          <w:sz w:val="24"/>
        </w:rPr>
        <w:t>进一步分析了兴趣对工作时长的调节作用，发现“因兴趣择业”与工作时长的交互项显著为正（</w:t>
      </w:r>
      <w:r w:rsidRPr="00815BBA">
        <w:rPr>
          <w:rFonts w:ascii="Times New Roman" w:eastAsia="宋体" w:hAnsi="Times New Roman" w:cs="Times New Roman"/>
          <w:i/>
          <w:iCs/>
          <w:sz w:val="24"/>
        </w:rPr>
        <w:t>β</w:t>
      </w:r>
      <w:r w:rsidRPr="000744D1">
        <w:rPr>
          <w:rFonts w:ascii="Times New Roman" w:eastAsia="宋体" w:hAnsi="Times New Roman" w:cs="Times New Roman"/>
          <w:sz w:val="24"/>
        </w:rPr>
        <w:t xml:space="preserve"> = 0.203</w:t>
      </w:r>
      <w:r w:rsidRPr="000744D1">
        <w:rPr>
          <w:rFonts w:ascii="Times New Roman" w:eastAsia="宋体" w:hAnsi="Times New Roman" w:cs="Times New Roman"/>
          <w:sz w:val="24"/>
        </w:rPr>
        <w:t>，</w:t>
      </w:r>
      <w:r w:rsidRPr="00815BBA">
        <w:rPr>
          <w:rFonts w:ascii="Times New Roman" w:eastAsia="宋体" w:hAnsi="Times New Roman" w:cs="Times New Roman"/>
          <w:i/>
          <w:iCs/>
          <w:sz w:val="24"/>
        </w:rPr>
        <w:t>p</w:t>
      </w:r>
      <w:r w:rsidRPr="000744D1">
        <w:rPr>
          <w:rFonts w:ascii="Times New Roman" w:eastAsia="宋体" w:hAnsi="Times New Roman" w:cs="Times New Roman"/>
          <w:sz w:val="24"/>
        </w:rPr>
        <w:t xml:space="preserve"> &lt; 0.05</w:t>
      </w:r>
      <w:r w:rsidRPr="00145E20">
        <w:rPr>
          <w:rFonts w:ascii="宋体" w:eastAsia="宋体" w:hAnsi="宋体"/>
          <w:sz w:val="24"/>
        </w:rPr>
        <w:t>）</w:t>
      </w:r>
      <w:r w:rsidR="00BF7C96">
        <w:rPr>
          <w:rFonts w:ascii="宋体" w:eastAsia="宋体" w:hAnsi="宋体" w:hint="eastAsia"/>
          <w:sz w:val="24"/>
        </w:rPr>
        <w:t>。</w:t>
      </w:r>
      <w:r w:rsidR="006B3A52" w:rsidRPr="006B3A52">
        <w:rPr>
          <w:rFonts w:ascii="宋体" w:eastAsia="宋体" w:hAnsi="宋体"/>
          <w:sz w:val="24"/>
        </w:rPr>
        <w:t>如图</w:t>
      </w:r>
      <w:r w:rsidR="003A3847">
        <w:rPr>
          <w:rFonts w:ascii="Times New Roman" w:eastAsia="宋体" w:hAnsi="Times New Roman" w:cs="Times New Roman" w:hint="eastAsia"/>
          <w:sz w:val="24"/>
        </w:rPr>
        <w:t>2</w:t>
      </w:r>
      <w:r w:rsidR="006B3A52" w:rsidRPr="00B17D45">
        <w:rPr>
          <w:rFonts w:ascii="Times New Roman" w:eastAsia="宋体" w:hAnsi="Times New Roman" w:cs="Times New Roman"/>
          <w:sz w:val="24"/>
        </w:rPr>
        <w:t>-4</w:t>
      </w:r>
      <w:r w:rsidR="006B3A52" w:rsidRPr="006B3A52">
        <w:rPr>
          <w:rFonts w:ascii="宋体" w:eastAsia="宋体" w:hAnsi="宋体"/>
          <w:sz w:val="24"/>
        </w:rPr>
        <w:t>所示，不因兴趣择业者的斜率为</w:t>
      </w:r>
      <w:r w:rsidR="00C65486">
        <w:rPr>
          <w:rFonts w:ascii="Times New Roman" w:eastAsia="宋体" w:hAnsi="Times New Roman" w:cs="Times New Roman" w:hint="eastAsia"/>
          <w:sz w:val="24"/>
        </w:rPr>
        <w:t>-</w:t>
      </w:r>
      <w:r w:rsidR="006B3A52" w:rsidRPr="00B17D45">
        <w:rPr>
          <w:rFonts w:ascii="Times New Roman" w:eastAsia="宋体" w:hAnsi="Times New Roman" w:cs="Times New Roman"/>
          <w:sz w:val="24"/>
        </w:rPr>
        <w:t>0.519</w:t>
      </w:r>
      <w:r w:rsidR="006B3A52" w:rsidRPr="006B3A52">
        <w:rPr>
          <w:rFonts w:ascii="宋体" w:eastAsia="宋体" w:hAnsi="宋体"/>
          <w:sz w:val="24"/>
        </w:rPr>
        <w:t>，而因兴趣择业者的斜率仅为</w:t>
      </w:r>
      <w:r w:rsidR="00B17D45">
        <w:rPr>
          <w:rFonts w:ascii="Times New Roman" w:eastAsia="宋体" w:hAnsi="Times New Roman" w:cs="Times New Roman" w:hint="eastAsia"/>
          <w:sz w:val="24"/>
        </w:rPr>
        <w:t>-</w:t>
      </w:r>
      <w:r w:rsidR="006B3A52" w:rsidRPr="00B17D45">
        <w:rPr>
          <w:rFonts w:ascii="Times New Roman" w:eastAsia="宋体" w:hAnsi="Times New Roman" w:cs="Times New Roman"/>
          <w:sz w:val="24"/>
        </w:rPr>
        <w:t>0.</w:t>
      </w:r>
      <w:r w:rsidR="00997839">
        <w:rPr>
          <w:rFonts w:ascii="Times New Roman" w:eastAsia="宋体" w:hAnsi="Times New Roman" w:cs="Times New Roman" w:hint="eastAsia"/>
          <w:sz w:val="24"/>
        </w:rPr>
        <w:t>316</w:t>
      </w:r>
      <w:r w:rsidR="006B3A52" w:rsidRPr="006B3A52">
        <w:rPr>
          <w:rFonts w:ascii="宋体" w:eastAsia="宋体" w:hAnsi="宋体"/>
          <w:sz w:val="24"/>
        </w:rPr>
        <w:t>，显示出兴趣导向对工时压力具有显著的缓释作用</w:t>
      </w:r>
      <w:r w:rsidR="00BF7C96">
        <w:rPr>
          <w:rFonts w:ascii="宋体" w:eastAsia="宋体" w:hAnsi="宋体" w:hint="eastAsia"/>
          <w:sz w:val="24"/>
        </w:rPr>
        <w:t>，</w:t>
      </w:r>
      <w:r w:rsidR="00BF7C96" w:rsidRPr="00145E20">
        <w:rPr>
          <w:rFonts w:ascii="宋体" w:eastAsia="宋体" w:hAnsi="宋体"/>
          <w:sz w:val="24"/>
        </w:rPr>
        <w:t>假设</w:t>
      </w:r>
      <w:r w:rsidR="00BF7C96" w:rsidRPr="009D0D6D">
        <w:rPr>
          <w:rFonts w:ascii="Times New Roman" w:eastAsia="宋体" w:hAnsi="Times New Roman" w:cs="Times New Roman"/>
          <w:sz w:val="24"/>
        </w:rPr>
        <w:t>3-2</w:t>
      </w:r>
      <w:r w:rsidR="00BF7C96" w:rsidRPr="00145E20">
        <w:rPr>
          <w:rFonts w:ascii="宋体" w:eastAsia="宋体" w:hAnsi="宋体"/>
          <w:sz w:val="24"/>
        </w:rPr>
        <w:t>同样得以验证。</w:t>
      </w:r>
    </w:p>
    <w:p w14:paraId="51A2930B" w14:textId="7868F459" w:rsidR="002D34AD" w:rsidRPr="002D34AD" w:rsidRDefault="002D34AD" w:rsidP="002D34AD">
      <w:pPr>
        <w:autoSpaceDE w:val="0"/>
        <w:autoSpaceDN w:val="0"/>
        <w:adjustRightInd w:val="0"/>
        <w:spacing w:line="276" w:lineRule="auto"/>
        <w:ind w:firstLineChars="200" w:firstLine="480"/>
        <w:rPr>
          <w:rFonts w:ascii="宋体" w:eastAsia="宋体" w:hAnsi="宋体"/>
          <w:color w:val="EE0000"/>
          <w:sz w:val="24"/>
        </w:rPr>
      </w:pPr>
      <w:r w:rsidRPr="002D34AD">
        <w:rPr>
          <w:rFonts w:ascii="Times New Roman" w:eastAsia="宋体" w:hAnsi="Times New Roman" w:cs="Times New Roman" w:hint="eastAsia"/>
          <w:color w:val="EE0000"/>
          <w:kern w:val="0"/>
          <w:sz w:val="24"/>
          <w:highlight w:val="yellow"/>
          <w14:ligatures w14:val="none"/>
        </w:rPr>
        <w:t>这进一步解释了为何因兴趣择业可以弱化工作时长对程序员职业认同的负面作用。</w:t>
      </w:r>
      <w:r w:rsidR="00367F5C" w:rsidRPr="002D34AD">
        <w:rPr>
          <w:rFonts w:ascii="Times New Roman" w:eastAsia="宋体" w:hAnsi="Times New Roman" w:cs="Times New Roman" w:hint="eastAsia"/>
          <w:color w:val="EE0000"/>
          <w:kern w:val="0"/>
          <w:sz w:val="24"/>
          <w:highlight w:val="yellow"/>
          <w14:ligatures w14:val="none"/>
        </w:rPr>
        <w:t>马克思（</w:t>
      </w:r>
      <w:r w:rsidR="00367F5C" w:rsidRPr="002D34AD">
        <w:rPr>
          <w:rFonts w:ascii="Times New Roman" w:eastAsia="宋体" w:hAnsi="Times New Roman" w:cs="Times New Roman" w:hint="eastAsia"/>
          <w:color w:val="EE0000"/>
          <w:kern w:val="0"/>
          <w:sz w:val="24"/>
          <w:highlight w:val="yellow"/>
          <w14:ligatures w14:val="none"/>
        </w:rPr>
        <w:t>1985</w:t>
      </w:r>
      <w:r w:rsidR="00367F5C" w:rsidRPr="002D34AD">
        <w:rPr>
          <w:rFonts w:ascii="Times New Roman" w:eastAsia="宋体" w:hAnsi="Times New Roman" w:cs="Times New Roman"/>
          <w:color w:val="EE0000"/>
          <w:kern w:val="0"/>
          <w:sz w:val="24"/>
          <w:highlight w:val="yellow"/>
          <w14:ligatures w14:val="none"/>
        </w:rPr>
        <w:t xml:space="preserve">: </w:t>
      </w:r>
      <w:r w:rsidR="00367F5C" w:rsidRPr="002D34AD">
        <w:rPr>
          <w:rFonts w:ascii="Times New Roman" w:eastAsia="宋体" w:hAnsi="Times New Roman" w:cs="Times New Roman" w:hint="eastAsia"/>
          <w:color w:val="EE0000"/>
          <w:kern w:val="0"/>
          <w:sz w:val="24"/>
          <w:highlight w:val="yellow"/>
          <w14:ligatures w14:val="none"/>
        </w:rPr>
        <w:t>1</w:t>
      </w:r>
      <w:r w:rsidR="00944F76" w:rsidRPr="002D34AD">
        <w:rPr>
          <w:rFonts w:ascii="Times New Roman" w:eastAsia="宋体" w:hAnsi="Times New Roman" w:cs="Times New Roman" w:hint="eastAsia"/>
          <w:color w:val="EE0000"/>
          <w:kern w:val="0"/>
          <w:sz w:val="24"/>
          <w:highlight w:val="yellow"/>
          <w14:ligatures w14:val="none"/>
        </w:rPr>
        <w:t>2</w:t>
      </w:r>
      <w:r w:rsidR="00367F5C" w:rsidRPr="002D34AD">
        <w:rPr>
          <w:rFonts w:ascii="Times New Roman" w:eastAsia="宋体" w:hAnsi="Times New Roman" w:cs="Times New Roman" w:hint="eastAsia"/>
          <w:color w:val="EE0000"/>
          <w:kern w:val="0"/>
          <w:sz w:val="24"/>
          <w:highlight w:val="yellow"/>
          <w14:ligatures w14:val="none"/>
        </w:rPr>
        <w:t>）</w:t>
      </w:r>
      <w:r w:rsidR="00A51AB8" w:rsidRPr="002D34AD">
        <w:rPr>
          <w:rFonts w:ascii="Times New Roman" w:eastAsia="宋体" w:hAnsi="Times New Roman" w:cs="Times New Roman" w:hint="eastAsia"/>
          <w:color w:val="EE0000"/>
          <w:kern w:val="0"/>
          <w:sz w:val="24"/>
          <w:highlight w:val="yellow"/>
          <w14:ligatures w14:val="none"/>
        </w:rPr>
        <w:t>指出</w:t>
      </w:r>
      <w:r w:rsidR="005236A4" w:rsidRPr="002D34AD">
        <w:rPr>
          <w:rFonts w:ascii="Times New Roman" w:eastAsia="宋体" w:hAnsi="Times New Roman" w:cs="Times New Roman" w:hint="eastAsia"/>
          <w:color w:val="EE0000"/>
          <w:kern w:val="0"/>
          <w:sz w:val="24"/>
          <w:highlight w:val="yellow"/>
          <w14:ligatures w14:val="none"/>
        </w:rPr>
        <w:t>，</w:t>
      </w:r>
      <w:r w:rsidR="00367F5C" w:rsidRPr="002D34AD">
        <w:rPr>
          <w:rFonts w:ascii="Times New Roman" w:eastAsia="宋体" w:hAnsi="Times New Roman" w:cs="Times New Roman" w:hint="eastAsia"/>
          <w:color w:val="EE0000"/>
          <w:kern w:val="0"/>
          <w:sz w:val="24"/>
          <w:highlight w:val="yellow"/>
          <w14:ligatures w14:val="none"/>
        </w:rPr>
        <w:t>出于兴趣的劳动使劳动不再使人“在精神和肉体上被贬低为机器”</w:t>
      </w:r>
      <w:r w:rsidR="005236A4" w:rsidRPr="002D34AD">
        <w:rPr>
          <w:rFonts w:ascii="Times New Roman" w:eastAsia="宋体" w:hAnsi="Times New Roman" w:cs="Times New Roman" w:hint="eastAsia"/>
          <w:color w:val="EE0000"/>
          <w:kern w:val="0"/>
          <w:sz w:val="24"/>
          <w:highlight w:val="yellow"/>
          <w14:ligatures w14:val="none"/>
        </w:rPr>
        <w:t>。</w:t>
      </w:r>
      <w:r w:rsidRPr="002D34AD">
        <w:rPr>
          <w:rFonts w:ascii="Times New Roman" w:eastAsia="宋体" w:hAnsi="Times New Roman" w:cs="Times New Roman"/>
          <w:color w:val="EE0000"/>
          <w:kern w:val="0"/>
          <w:sz w:val="24"/>
          <w:highlight w:val="yellow"/>
          <w14:ligatures w14:val="none"/>
        </w:rPr>
        <w:t>在高工时这一消耗性情境中，兴趣的作用并不在于改善物质条件，而在于转化劳动的意义结构。即便在</w:t>
      </w:r>
      <w:r w:rsidRPr="002D34AD">
        <w:rPr>
          <w:rFonts w:ascii="Times New Roman" w:eastAsia="宋体" w:hAnsi="Times New Roman" w:cs="Times New Roman" w:hint="eastAsia"/>
          <w:color w:val="EE0000"/>
          <w:kern w:val="0"/>
          <w:sz w:val="24"/>
          <w:highlight w:val="yellow"/>
          <w14:ligatures w14:val="none"/>
        </w:rPr>
        <w:t>大量劳动投入</w:t>
      </w:r>
      <w:r w:rsidRPr="002D34AD">
        <w:rPr>
          <w:rFonts w:ascii="Times New Roman" w:eastAsia="宋体" w:hAnsi="Times New Roman" w:cs="Times New Roman"/>
          <w:color w:val="EE0000"/>
          <w:kern w:val="0"/>
          <w:sz w:val="24"/>
          <w:highlight w:val="yellow"/>
          <w14:ligatures w14:val="none"/>
        </w:rPr>
        <w:t>、甚至接近</w:t>
      </w:r>
      <w:r w:rsidRPr="002D34AD">
        <w:rPr>
          <w:rFonts w:ascii="宋体" w:eastAsia="宋体" w:hAnsi="宋体" w:cs="Times New Roman"/>
          <w:color w:val="EE0000"/>
          <w:kern w:val="0"/>
          <w:sz w:val="24"/>
          <w:highlight w:val="yellow"/>
          <w14:ligatures w14:val="none"/>
        </w:rPr>
        <w:t>“饮水充饥”</w:t>
      </w:r>
      <w:r w:rsidRPr="002D34AD">
        <w:rPr>
          <w:rFonts w:ascii="Times New Roman" w:eastAsia="宋体" w:hAnsi="Times New Roman" w:cs="Times New Roman"/>
          <w:color w:val="EE0000"/>
          <w:kern w:val="0"/>
          <w:sz w:val="24"/>
          <w:highlight w:val="yellow"/>
          <w14:ligatures w14:val="none"/>
        </w:rPr>
        <w:t>的情况下，兴趣仍能缓释劳动强度对职业认同的侵蚀，这正是</w:t>
      </w:r>
      <w:r w:rsidRPr="002D34AD">
        <w:rPr>
          <w:rFonts w:ascii="宋体" w:eastAsia="宋体" w:hAnsi="宋体" w:cs="Times New Roman"/>
          <w:color w:val="EE0000"/>
          <w:kern w:val="0"/>
          <w:sz w:val="24"/>
          <w:highlight w:val="yellow"/>
          <w14:ligatures w14:val="none"/>
        </w:rPr>
        <w:t>“有情饮水饱”</w:t>
      </w:r>
      <w:r w:rsidRPr="002D34AD">
        <w:rPr>
          <w:rFonts w:ascii="Times New Roman" w:eastAsia="宋体" w:hAnsi="Times New Roman" w:cs="Times New Roman"/>
          <w:color w:val="EE0000"/>
          <w:kern w:val="0"/>
          <w:sz w:val="24"/>
          <w:highlight w:val="yellow"/>
          <w14:ligatures w14:val="none"/>
        </w:rPr>
        <w:t>在经验层面的体现。</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8"/>
        <w:gridCol w:w="4148"/>
      </w:tblGrid>
      <w:tr w:rsidR="00B50295" w14:paraId="0337069E" w14:textId="77777777" w:rsidTr="00E31912">
        <w:tc>
          <w:tcPr>
            <w:tcW w:w="4148" w:type="dxa"/>
          </w:tcPr>
          <w:p w14:paraId="67AFD744" w14:textId="3D3EEF2C" w:rsidR="00B50295" w:rsidRDefault="005807B9" w:rsidP="00F716A1">
            <w:pPr>
              <w:autoSpaceDE w:val="0"/>
              <w:autoSpaceDN w:val="0"/>
              <w:adjustRightInd w:val="0"/>
              <w:spacing w:beforeLines="50" w:before="156"/>
              <w:rPr>
                <w:rFonts w:ascii="Times New Roman" w:hAnsi="Times New Roman" w:cs="Times New Roman"/>
                <w:kern w:val="0"/>
                <w:sz w:val="24"/>
              </w:rPr>
            </w:pPr>
            <w:r>
              <w:rPr>
                <w:rFonts w:ascii="Times New Roman" w:hAnsi="Times New Roman" w:cs="Times New Roman"/>
                <w:noProof/>
                <w:kern w:val="0"/>
                <w:sz w:val="24"/>
              </w:rPr>
              <w:drawing>
                <wp:inline distT="0" distB="0" distL="0" distR="0" wp14:anchorId="326A3A42" wp14:editId="4ED8BBD2">
                  <wp:extent cx="2496608" cy="1497965"/>
                  <wp:effectExtent l="0" t="0" r="5715" b="635"/>
                  <wp:docPr id="5115869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86934" name="图片 7"/>
                          <pic:cNvPicPr/>
                        </pic:nvPicPr>
                        <pic:blipFill>
                          <a:blip r:embed="rId13" cstate="print">
                            <a:extLst>
                              <a:ext uri="{BEBA8EAE-BF5A-486C-A8C5-ECC9F3942E4B}">
                                <a14:imgProps xmlns:a14="http://schemas.microsoft.com/office/drawing/2010/main">
                                  <a14:imgLayer r:embed="rId1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496608" cy="1497965"/>
                          </a:xfrm>
                          <a:prstGeom prst="rect">
                            <a:avLst/>
                          </a:prstGeom>
                        </pic:spPr>
                      </pic:pic>
                    </a:graphicData>
                  </a:graphic>
                </wp:inline>
              </w:drawing>
            </w:r>
          </w:p>
        </w:tc>
        <w:tc>
          <w:tcPr>
            <w:tcW w:w="4148" w:type="dxa"/>
          </w:tcPr>
          <w:p w14:paraId="5FE22F22" w14:textId="4E52351D" w:rsidR="00B50295" w:rsidRDefault="005807B9" w:rsidP="00F716A1">
            <w:pPr>
              <w:autoSpaceDE w:val="0"/>
              <w:autoSpaceDN w:val="0"/>
              <w:adjustRightInd w:val="0"/>
              <w:spacing w:beforeLines="50" w:before="156"/>
              <w:rPr>
                <w:rFonts w:ascii="Times New Roman" w:hAnsi="Times New Roman" w:cs="Times New Roman"/>
                <w:kern w:val="0"/>
                <w:sz w:val="24"/>
              </w:rPr>
            </w:pPr>
            <w:r>
              <w:rPr>
                <w:rFonts w:ascii="Times New Roman" w:hAnsi="Times New Roman" w:cs="Times New Roman"/>
                <w:noProof/>
                <w:kern w:val="0"/>
                <w:sz w:val="24"/>
              </w:rPr>
              <w:drawing>
                <wp:inline distT="0" distB="0" distL="0" distR="0" wp14:anchorId="42CC661D" wp14:editId="7BD0F4D5">
                  <wp:extent cx="2496608" cy="1497965"/>
                  <wp:effectExtent l="0" t="0" r="5715" b="635"/>
                  <wp:docPr id="11324902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90208" name="图片 8"/>
                          <pic:cNvPicPr/>
                        </pic:nvPicPr>
                        <pic:blipFill>
                          <a:blip r:embed="rId15" cstate="print">
                            <a:extLst>
                              <a:ext uri="{BEBA8EAE-BF5A-486C-A8C5-ECC9F3942E4B}">
                                <a14:imgProps xmlns:a14="http://schemas.microsoft.com/office/drawing/2010/main">
                                  <a14:imgLayer r:embed="rId1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496608" cy="1497965"/>
                          </a:xfrm>
                          <a:prstGeom prst="rect">
                            <a:avLst/>
                          </a:prstGeom>
                        </pic:spPr>
                      </pic:pic>
                    </a:graphicData>
                  </a:graphic>
                </wp:inline>
              </w:drawing>
            </w:r>
          </w:p>
        </w:tc>
      </w:tr>
      <w:tr w:rsidR="007214EE" w14:paraId="4515B44E" w14:textId="77777777" w:rsidTr="00E31912">
        <w:tc>
          <w:tcPr>
            <w:tcW w:w="4148" w:type="dxa"/>
          </w:tcPr>
          <w:p w14:paraId="757BD446" w14:textId="0E6F50F8" w:rsidR="007214EE" w:rsidRPr="00BC304E" w:rsidRDefault="007214EE" w:rsidP="007645F7">
            <w:pPr>
              <w:autoSpaceDE w:val="0"/>
              <w:autoSpaceDN w:val="0"/>
              <w:adjustRightInd w:val="0"/>
              <w:spacing w:beforeLines="50" w:before="156" w:afterLines="50" w:after="156" w:line="276" w:lineRule="auto"/>
              <w:jc w:val="center"/>
              <w:rPr>
                <w:rFonts w:ascii="Times New Roman" w:eastAsia="仿宋" w:hAnsi="Times New Roman" w:cs="Times New Roman"/>
                <w:noProof/>
                <w:kern w:val="0"/>
                <w:sz w:val="20"/>
                <w:szCs w:val="20"/>
              </w:rPr>
            </w:pPr>
            <w:r w:rsidRPr="00BC304E">
              <w:rPr>
                <w:rFonts w:ascii="Times New Roman" w:eastAsia="仿宋" w:hAnsi="Times New Roman" w:cs="Times New Roman"/>
                <w:noProof/>
                <w:kern w:val="0"/>
                <w:sz w:val="20"/>
                <w:szCs w:val="20"/>
              </w:rPr>
              <w:lastRenderedPageBreak/>
              <w:t>图</w:t>
            </w:r>
            <w:r w:rsidR="009B0EB3">
              <w:rPr>
                <w:rFonts w:ascii="Times New Roman" w:eastAsia="仿宋" w:hAnsi="Times New Roman" w:cs="Times New Roman" w:hint="eastAsia"/>
                <w:noProof/>
                <w:kern w:val="0"/>
                <w:sz w:val="20"/>
                <w:szCs w:val="20"/>
              </w:rPr>
              <w:t>2</w:t>
            </w:r>
            <w:r w:rsidRPr="00BC304E">
              <w:rPr>
                <w:rFonts w:ascii="Times New Roman" w:eastAsia="仿宋" w:hAnsi="Times New Roman" w:cs="Times New Roman"/>
                <w:noProof/>
                <w:kern w:val="0"/>
                <w:sz w:val="20"/>
                <w:szCs w:val="20"/>
              </w:rPr>
              <w:t xml:space="preserve">-3 </w:t>
            </w:r>
            <w:r w:rsidRPr="00BC304E">
              <w:rPr>
                <w:rFonts w:ascii="Times New Roman" w:eastAsia="仿宋" w:hAnsi="Times New Roman" w:cs="Times New Roman"/>
                <w:noProof/>
                <w:kern w:val="0"/>
                <w:sz w:val="20"/>
                <w:szCs w:val="20"/>
              </w:rPr>
              <w:t>因兴趣择业对月收入影响职业认同的调节效应（模型</w:t>
            </w:r>
            <w:r w:rsidRPr="00BC304E">
              <w:rPr>
                <w:rFonts w:ascii="Times New Roman" w:eastAsia="仿宋" w:hAnsi="Times New Roman" w:cs="Times New Roman"/>
                <w:noProof/>
                <w:kern w:val="0"/>
                <w:sz w:val="20"/>
                <w:szCs w:val="20"/>
              </w:rPr>
              <w:t>4</w:t>
            </w:r>
            <w:r w:rsidRPr="00BC304E">
              <w:rPr>
                <w:rFonts w:ascii="Times New Roman" w:eastAsia="仿宋" w:hAnsi="Times New Roman" w:cs="Times New Roman"/>
                <w:noProof/>
                <w:kern w:val="0"/>
                <w:sz w:val="20"/>
                <w:szCs w:val="20"/>
              </w:rPr>
              <w:t>）</w:t>
            </w:r>
          </w:p>
        </w:tc>
        <w:tc>
          <w:tcPr>
            <w:tcW w:w="4148" w:type="dxa"/>
          </w:tcPr>
          <w:p w14:paraId="2A8B8262" w14:textId="14EE7DF3" w:rsidR="007214EE" w:rsidRPr="00BC304E" w:rsidRDefault="007214EE" w:rsidP="007645F7">
            <w:pPr>
              <w:autoSpaceDE w:val="0"/>
              <w:autoSpaceDN w:val="0"/>
              <w:adjustRightInd w:val="0"/>
              <w:spacing w:beforeLines="50" w:before="156" w:afterLines="50" w:after="156" w:line="276" w:lineRule="auto"/>
              <w:jc w:val="center"/>
              <w:rPr>
                <w:rFonts w:ascii="Times New Roman" w:eastAsia="仿宋" w:hAnsi="Times New Roman" w:cs="Times New Roman"/>
                <w:noProof/>
                <w:kern w:val="0"/>
                <w:sz w:val="20"/>
                <w:szCs w:val="20"/>
              </w:rPr>
            </w:pPr>
            <w:r w:rsidRPr="00BC304E">
              <w:rPr>
                <w:rFonts w:ascii="Times New Roman" w:eastAsia="仿宋" w:hAnsi="Times New Roman" w:cs="Times New Roman"/>
                <w:noProof/>
                <w:kern w:val="0"/>
                <w:sz w:val="20"/>
                <w:szCs w:val="20"/>
              </w:rPr>
              <w:t>图</w:t>
            </w:r>
            <w:r w:rsidR="009B0EB3">
              <w:rPr>
                <w:rFonts w:ascii="Times New Roman" w:eastAsia="仿宋" w:hAnsi="Times New Roman" w:cs="Times New Roman" w:hint="eastAsia"/>
                <w:noProof/>
                <w:kern w:val="0"/>
                <w:sz w:val="20"/>
                <w:szCs w:val="20"/>
              </w:rPr>
              <w:t>2</w:t>
            </w:r>
            <w:r w:rsidR="00AF161C">
              <w:rPr>
                <w:rFonts w:ascii="Times New Roman" w:eastAsia="仿宋" w:hAnsi="Times New Roman" w:cs="Times New Roman" w:hint="eastAsia"/>
                <w:noProof/>
                <w:kern w:val="0"/>
                <w:sz w:val="20"/>
                <w:szCs w:val="20"/>
              </w:rPr>
              <w:t>-</w:t>
            </w:r>
            <w:r w:rsidRPr="00BC304E">
              <w:rPr>
                <w:rFonts w:ascii="Times New Roman" w:eastAsia="仿宋" w:hAnsi="Times New Roman" w:cs="Times New Roman"/>
                <w:noProof/>
                <w:kern w:val="0"/>
                <w:sz w:val="20"/>
                <w:szCs w:val="20"/>
              </w:rPr>
              <w:t xml:space="preserve">4 </w:t>
            </w:r>
            <w:r w:rsidRPr="00BC304E">
              <w:rPr>
                <w:rFonts w:ascii="Times New Roman" w:eastAsia="仿宋" w:hAnsi="Times New Roman" w:cs="Times New Roman"/>
                <w:noProof/>
                <w:kern w:val="0"/>
                <w:sz w:val="20"/>
                <w:szCs w:val="20"/>
              </w:rPr>
              <w:t>因兴趣择业对</w:t>
            </w:r>
            <w:r w:rsidR="00F22BB5" w:rsidRPr="00BC304E">
              <w:rPr>
                <w:rFonts w:ascii="Times New Roman" w:eastAsia="仿宋" w:hAnsi="Times New Roman" w:cs="Times New Roman"/>
                <w:noProof/>
                <w:kern w:val="0"/>
                <w:sz w:val="20"/>
                <w:szCs w:val="20"/>
              </w:rPr>
              <w:t>日均工作时长</w:t>
            </w:r>
            <w:r w:rsidRPr="00BC304E">
              <w:rPr>
                <w:rFonts w:ascii="Times New Roman" w:eastAsia="仿宋" w:hAnsi="Times New Roman" w:cs="Times New Roman"/>
                <w:noProof/>
                <w:kern w:val="0"/>
                <w:sz w:val="20"/>
                <w:szCs w:val="20"/>
              </w:rPr>
              <w:t>影响职业认同的调节效应（模型</w:t>
            </w:r>
            <w:r w:rsidR="008E6F20" w:rsidRPr="00BC304E">
              <w:rPr>
                <w:rFonts w:ascii="Times New Roman" w:eastAsia="仿宋" w:hAnsi="Times New Roman" w:cs="Times New Roman"/>
                <w:noProof/>
                <w:kern w:val="0"/>
                <w:sz w:val="20"/>
                <w:szCs w:val="20"/>
              </w:rPr>
              <w:t>5</w:t>
            </w:r>
            <w:r w:rsidRPr="00BC304E">
              <w:rPr>
                <w:rFonts w:ascii="Times New Roman" w:eastAsia="仿宋" w:hAnsi="Times New Roman" w:cs="Times New Roman"/>
                <w:noProof/>
                <w:kern w:val="0"/>
                <w:sz w:val="20"/>
                <w:szCs w:val="20"/>
              </w:rPr>
              <w:t>）</w:t>
            </w:r>
          </w:p>
        </w:tc>
      </w:tr>
    </w:tbl>
    <w:p w14:paraId="04522CB5" w14:textId="3E36066D" w:rsidR="00DB7E78" w:rsidRPr="005E47BC" w:rsidRDefault="00DB7E78" w:rsidP="005E47BC">
      <w:pPr>
        <w:pStyle w:val="5"/>
        <w:spacing w:beforeLines="50" w:before="156" w:afterLines="50" w:after="156" w:line="276" w:lineRule="auto"/>
        <w:ind w:firstLine="420"/>
        <w:rPr>
          <w:rFonts w:ascii="宋体" w:eastAsia="宋体" w:hAnsi="宋体"/>
          <w:color w:val="EE0000"/>
          <w:highlight w:val="yellow"/>
        </w:rPr>
      </w:pPr>
      <w:bookmarkStart w:id="93" w:name="OLE_LINK19"/>
      <w:r w:rsidRPr="00B447EE">
        <w:rPr>
          <w:rFonts w:ascii="宋体" w:eastAsia="宋体" w:hAnsi="宋体" w:hint="eastAsia"/>
          <w:color w:val="EE0000"/>
          <w:highlight w:val="yellow"/>
        </w:rPr>
        <w:t>（</w:t>
      </w:r>
      <w:r w:rsidRPr="005E47BC">
        <w:rPr>
          <w:rFonts w:ascii="Times New Roman" w:eastAsia="宋体" w:hAnsi="Times New Roman" w:cs="Times New Roman"/>
          <w:color w:val="EE0000"/>
          <w:highlight w:val="yellow"/>
        </w:rPr>
        <w:t>3</w:t>
      </w:r>
      <w:r w:rsidRPr="00B447EE">
        <w:rPr>
          <w:rFonts w:ascii="宋体" w:eastAsia="宋体" w:hAnsi="宋体" w:hint="eastAsia"/>
          <w:color w:val="EE0000"/>
          <w:highlight w:val="yellow"/>
        </w:rPr>
        <w:t>）</w:t>
      </w:r>
      <w:r w:rsidR="00DC41DD" w:rsidRPr="00B447EE">
        <w:rPr>
          <w:rFonts w:ascii="宋体" w:eastAsia="宋体" w:hAnsi="宋体" w:hint="eastAsia"/>
          <w:color w:val="EE0000"/>
          <w:highlight w:val="yellow"/>
        </w:rPr>
        <w:t>两</w:t>
      </w:r>
      <w:r w:rsidR="00DC41DD">
        <w:rPr>
          <w:rFonts w:ascii="宋体" w:eastAsia="宋体" w:hAnsi="宋体" w:hint="eastAsia"/>
          <w:color w:val="EE0000"/>
          <w:highlight w:val="yellow"/>
        </w:rPr>
        <w:t>类</w:t>
      </w:r>
      <w:r w:rsidRPr="00D46FF0">
        <w:rPr>
          <w:rFonts w:ascii="宋体" w:eastAsia="宋体" w:hAnsi="宋体" w:hint="eastAsia"/>
          <w:color w:val="EE0000"/>
          <w:highlight w:val="yellow"/>
        </w:rPr>
        <w:t>择业动机的独立效应</w:t>
      </w:r>
      <w:r w:rsidR="00DC41DD">
        <w:rPr>
          <w:rFonts w:ascii="宋体" w:eastAsia="宋体" w:hAnsi="宋体" w:hint="eastAsia"/>
          <w:color w:val="EE0000"/>
          <w:highlight w:val="yellow"/>
        </w:rPr>
        <w:t>与复合效应</w:t>
      </w:r>
    </w:p>
    <w:p w14:paraId="2363A39B" w14:textId="6DDBB59E" w:rsidR="00A54D14" w:rsidRPr="00DA7063" w:rsidRDefault="00D46FF0" w:rsidP="00DA7063">
      <w:pPr>
        <w:autoSpaceDE w:val="0"/>
        <w:autoSpaceDN w:val="0"/>
        <w:adjustRightInd w:val="0"/>
        <w:spacing w:line="276" w:lineRule="auto"/>
        <w:ind w:firstLineChars="200" w:firstLine="480"/>
        <w:rPr>
          <w:rFonts w:ascii="宋体" w:eastAsia="宋体" w:hAnsi="宋体"/>
          <w:color w:val="EE0000"/>
          <w:sz w:val="24"/>
          <w:highlight w:val="yellow"/>
        </w:rPr>
      </w:pPr>
      <w:r w:rsidRPr="00E133B9">
        <w:rPr>
          <w:rFonts w:ascii="宋体" w:eastAsia="宋体" w:hAnsi="宋体" w:hint="eastAsia"/>
          <w:color w:val="EE0000"/>
          <w:sz w:val="24"/>
          <w:highlight w:val="yellow"/>
        </w:rPr>
        <w:t>模型</w:t>
      </w:r>
      <w:r w:rsidRPr="00E133B9">
        <w:rPr>
          <w:rFonts w:ascii="Times New Roman" w:eastAsia="宋体" w:hAnsi="Times New Roman" w:cs="Times New Roman"/>
          <w:color w:val="EE0000"/>
          <w:sz w:val="24"/>
          <w:highlight w:val="yellow"/>
        </w:rPr>
        <w:t>2</w:t>
      </w:r>
      <w:r w:rsidRPr="00E133B9">
        <w:rPr>
          <w:rFonts w:ascii="宋体" w:eastAsia="宋体" w:hAnsi="宋体" w:hint="eastAsia"/>
          <w:color w:val="EE0000"/>
          <w:sz w:val="24"/>
          <w:highlight w:val="yellow"/>
        </w:rPr>
        <w:t>至模型</w:t>
      </w:r>
      <w:r w:rsidRPr="00E133B9">
        <w:rPr>
          <w:rFonts w:ascii="Times New Roman" w:eastAsia="宋体" w:hAnsi="Times New Roman" w:cs="Times New Roman"/>
          <w:color w:val="EE0000"/>
          <w:sz w:val="24"/>
          <w:highlight w:val="yellow"/>
        </w:rPr>
        <w:t>5</w:t>
      </w:r>
      <w:r w:rsidR="006B25CB" w:rsidRPr="00E133B9">
        <w:rPr>
          <w:rFonts w:ascii="宋体" w:eastAsia="宋体" w:hAnsi="宋体" w:hint="eastAsia"/>
          <w:color w:val="EE0000"/>
          <w:sz w:val="24"/>
          <w:highlight w:val="yellow"/>
        </w:rPr>
        <w:t>虽然将“因收入择业”和“因兴趣择业”</w:t>
      </w:r>
      <w:r w:rsidR="00547D31" w:rsidRPr="00E133B9">
        <w:rPr>
          <w:rFonts w:ascii="宋体" w:eastAsia="宋体" w:hAnsi="宋体" w:hint="eastAsia"/>
          <w:color w:val="EE0000"/>
          <w:sz w:val="24"/>
          <w:highlight w:val="yellow"/>
        </w:rPr>
        <w:t>作为彼此的控制变量</w:t>
      </w:r>
      <w:r w:rsidR="00563947" w:rsidRPr="00E133B9">
        <w:rPr>
          <w:rFonts w:ascii="宋体" w:eastAsia="宋体" w:hAnsi="宋体" w:hint="eastAsia"/>
          <w:color w:val="EE0000"/>
          <w:sz w:val="24"/>
          <w:highlight w:val="yellow"/>
        </w:rPr>
        <w:t>，但</w:t>
      </w:r>
      <w:r w:rsidR="00A909FB" w:rsidRPr="00E133B9">
        <w:rPr>
          <w:rFonts w:ascii="宋体" w:eastAsia="宋体" w:hAnsi="宋体" w:hint="eastAsia"/>
          <w:color w:val="EE0000"/>
          <w:sz w:val="24"/>
          <w:highlight w:val="yellow"/>
        </w:rPr>
        <w:t>事实上仍</w:t>
      </w:r>
      <w:r w:rsidR="00563947" w:rsidRPr="00E133B9">
        <w:rPr>
          <w:rFonts w:ascii="宋体" w:eastAsia="宋体" w:hAnsi="宋体" w:hint="eastAsia"/>
          <w:color w:val="EE0000"/>
          <w:sz w:val="24"/>
          <w:highlight w:val="yellow"/>
        </w:rPr>
        <w:t>是</w:t>
      </w:r>
      <w:r w:rsidR="00A909FB" w:rsidRPr="00E133B9">
        <w:rPr>
          <w:rFonts w:ascii="宋体" w:eastAsia="宋体" w:hAnsi="宋体" w:hint="eastAsia"/>
          <w:color w:val="EE0000"/>
          <w:sz w:val="24"/>
          <w:highlight w:val="yellow"/>
        </w:rPr>
        <w:t>在</w:t>
      </w:r>
      <w:r w:rsidR="00563947" w:rsidRPr="00E133B9">
        <w:rPr>
          <w:rFonts w:ascii="宋体" w:eastAsia="宋体" w:hAnsi="宋体" w:hint="eastAsia"/>
          <w:color w:val="EE0000"/>
          <w:sz w:val="24"/>
          <w:highlight w:val="yellow"/>
        </w:rPr>
        <w:t>“是否因收入择业”和“是否因兴趣择业”</w:t>
      </w:r>
      <w:r w:rsidR="00A909FB" w:rsidRPr="00E133B9">
        <w:rPr>
          <w:rFonts w:ascii="宋体" w:eastAsia="宋体" w:hAnsi="宋体" w:hint="eastAsia"/>
          <w:color w:val="EE0000"/>
          <w:sz w:val="24"/>
          <w:highlight w:val="yellow"/>
        </w:rPr>
        <w:t>的虚拟变量框架中进行对比。</w:t>
      </w:r>
      <w:r w:rsidR="003E5545" w:rsidRPr="00E133B9">
        <w:rPr>
          <w:rFonts w:ascii="宋体" w:eastAsia="宋体" w:hAnsi="宋体" w:hint="eastAsia"/>
          <w:color w:val="EE0000"/>
          <w:sz w:val="24"/>
          <w:highlight w:val="yellow"/>
        </w:rPr>
        <w:t>这样的对比固然能凸显两类择业动机的效果，但一方面无法厘清各自在互不干扰条件下的独立效应，也</w:t>
      </w:r>
      <w:r w:rsidR="002928AA" w:rsidRPr="00E133B9">
        <w:rPr>
          <w:rFonts w:ascii="宋体" w:eastAsia="宋体" w:hAnsi="宋体" w:hint="eastAsia"/>
          <w:color w:val="EE0000"/>
          <w:sz w:val="24"/>
          <w:highlight w:val="yellow"/>
        </w:rPr>
        <w:t>无法关照</w:t>
      </w:r>
      <w:r w:rsidR="003E5545" w:rsidRPr="00E133B9">
        <w:rPr>
          <w:rFonts w:ascii="宋体" w:eastAsia="宋体" w:hAnsi="宋体" w:hint="eastAsia"/>
          <w:color w:val="EE0000"/>
          <w:sz w:val="24"/>
          <w:highlight w:val="yellow"/>
        </w:rPr>
        <w:t>现实生活中个体动机</w:t>
      </w:r>
      <w:r w:rsidR="00844F5D" w:rsidRPr="00844F5D">
        <w:rPr>
          <w:rFonts w:ascii="宋体" w:eastAsia="宋体" w:hAnsi="宋体"/>
          <w:color w:val="EE0000"/>
          <w:sz w:val="24"/>
          <w:highlight w:val="yellow"/>
        </w:rPr>
        <w:t>可能重叠</w:t>
      </w:r>
      <w:r w:rsidR="003E5545" w:rsidRPr="00E133B9">
        <w:rPr>
          <w:rFonts w:ascii="宋体" w:eastAsia="宋体" w:hAnsi="宋体" w:hint="eastAsia"/>
          <w:color w:val="EE0000"/>
          <w:sz w:val="24"/>
          <w:highlight w:val="yellow"/>
        </w:rPr>
        <w:t>的复杂性。从数据结果看，只因收入择业、只因兴趣择业和既因收入又因兴趣择业的子群体样本数分别为</w:t>
      </w:r>
      <w:r w:rsidR="003E5545" w:rsidRPr="00E133B9">
        <w:rPr>
          <w:rFonts w:ascii="Times New Roman" w:eastAsia="宋体" w:hAnsi="Times New Roman" w:cs="Times New Roman"/>
          <w:color w:val="EE0000"/>
          <w:sz w:val="24"/>
          <w:highlight w:val="yellow"/>
        </w:rPr>
        <w:t>3647</w:t>
      </w:r>
      <w:r w:rsidR="003E5545" w:rsidRPr="00E133B9">
        <w:rPr>
          <w:rFonts w:ascii="宋体" w:eastAsia="宋体" w:hAnsi="宋体" w:hint="eastAsia"/>
          <w:color w:val="EE0000"/>
          <w:sz w:val="24"/>
          <w:highlight w:val="yellow"/>
        </w:rPr>
        <w:t>、</w:t>
      </w:r>
      <w:r w:rsidR="003E5545" w:rsidRPr="00E133B9">
        <w:rPr>
          <w:rFonts w:ascii="Times New Roman" w:eastAsia="宋体" w:hAnsi="Times New Roman" w:cs="Times New Roman"/>
          <w:color w:val="EE0000"/>
          <w:sz w:val="24"/>
          <w:highlight w:val="yellow"/>
        </w:rPr>
        <w:t>4175</w:t>
      </w:r>
      <w:r w:rsidR="003E5545" w:rsidRPr="00E133B9">
        <w:rPr>
          <w:rFonts w:ascii="宋体" w:eastAsia="宋体" w:hAnsi="宋体" w:hint="eastAsia"/>
          <w:color w:val="EE0000"/>
          <w:sz w:val="24"/>
          <w:highlight w:val="yellow"/>
        </w:rPr>
        <w:t>和</w:t>
      </w:r>
      <w:r w:rsidR="003E5545" w:rsidRPr="00E133B9">
        <w:rPr>
          <w:rFonts w:ascii="Times New Roman" w:eastAsia="宋体" w:hAnsi="Times New Roman" w:cs="Times New Roman"/>
          <w:color w:val="EE0000"/>
          <w:sz w:val="24"/>
          <w:highlight w:val="yellow"/>
        </w:rPr>
        <w:t>2097</w:t>
      </w:r>
      <w:r w:rsidR="003E5545" w:rsidRPr="00E133B9">
        <w:rPr>
          <w:rFonts w:ascii="宋体" w:eastAsia="宋体" w:hAnsi="宋体" w:hint="eastAsia"/>
          <w:color w:val="EE0000"/>
          <w:sz w:val="24"/>
          <w:highlight w:val="yellow"/>
        </w:rPr>
        <w:t>。</w:t>
      </w:r>
      <w:r w:rsidR="0005260C" w:rsidRPr="00E133B9">
        <w:rPr>
          <w:rFonts w:ascii="宋体" w:eastAsia="宋体" w:hAnsi="宋体" w:hint="eastAsia"/>
          <w:color w:val="EE0000"/>
          <w:sz w:val="24"/>
          <w:highlight w:val="yellow"/>
        </w:rPr>
        <w:t>这提示我们，需要进一步探究不同择业动机组合的差异化效应</w:t>
      </w:r>
      <w:r w:rsidR="00E26F22" w:rsidRPr="00D20AD7">
        <w:rPr>
          <w:rFonts w:ascii="宋体" w:eastAsia="宋体" w:hAnsi="宋体" w:hint="eastAsia"/>
          <w:color w:val="EE0000"/>
          <w:sz w:val="24"/>
          <w:highlight w:val="yellow"/>
        </w:rPr>
        <w:t>（见附表</w:t>
      </w:r>
      <w:r w:rsidR="00E26F22" w:rsidRPr="00D20AD7">
        <w:rPr>
          <w:rFonts w:ascii="Times New Roman" w:eastAsia="宋体" w:hAnsi="Times New Roman" w:cs="Times New Roman"/>
          <w:color w:val="EE0000"/>
          <w:sz w:val="24"/>
          <w:highlight w:val="yellow"/>
        </w:rPr>
        <w:t>1</w:t>
      </w:r>
      <w:r w:rsidR="00E26F22" w:rsidRPr="00D20AD7">
        <w:rPr>
          <w:rFonts w:ascii="宋体" w:eastAsia="宋体" w:hAnsi="宋体" w:hint="eastAsia"/>
          <w:color w:val="EE0000"/>
          <w:sz w:val="24"/>
          <w:highlight w:val="yellow"/>
        </w:rPr>
        <w:t>）</w:t>
      </w:r>
      <w:r w:rsidR="00972588" w:rsidRPr="00D20AD7">
        <w:rPr>
          <w:rFonts w:ascii="宋体" w:eastAsia="宋体" w:hAnsi="宋体"/>
          <w:color w:val="EE0000"/>
          <w:sz w:val="24"/>
          <w:highlight w:val="yellow"/>
        </w:rPr>
        <w:t>。</w:t>
      </w:r>
    </w:p>
    <w:p w14:paraId="6F5544AE" w14:textId="4D149D40" w:rsidR="00615940" w:rsidRPr="00AD5540" w:rsidRDefault="002C32F5" w:rsidP="003B26CA">
      <w:pPr>
        <w:autoSpaceDE w:val="0"/>
        <w:autoSpaceDN w:val="0"/>
        <w:adjustRightInd w:val="0"/>
        <w:spacing w:line="276" w:lineRule="auto"/>
        <w:ind w:firstLineChars="200" w:firstLine="480"/>
        <w:rPr>
          <w:rFonts w:ascii="宋体" w:eastAsia="宋体" w:hAnsi="宋体"/>
          <w:color w:val="EE0000"/>
          <w:sz w:val="24"/>
          <w:highlight w:val="yellow"/>
        </w:rPr>
      </w:pPr>
      <w:r>
        <w:rPr>
          <w:rFonts w:ascii="宋体" w:eastAsia="宋体" w:hAnsi="宋体" w:hint="eastAsia"/>
          <w:color w:val="EE0000"/>
          <w:sz w:val="24"/>
          <w:highlight w:val="yellow"/>
        </w:rPr>
        <w:t>如图</w:t>
      </w:r>
      <w:r w:rsidRPr="00C72412">
        <w:rPr>
          <w:rFonts w:ascii="Times New Roman" w:eastAsia="宋体" w:hAnsi="Times New Roman" w:cs="Times New Roman"/>
          <w:color w:val="EE0000"/>
          <w:sz w:val="24"/>
          <w:highlight w:val="yellow"/>
        </w:rPr>
        <w:t>3</w:t>
      </w:r>
      <w:r w:rsidR="00F644DD">
        <w:rPr>
          <w:rFonts w:ascii="宋体" w:eastAsia="宋体" w:hAnsi="宋体" w:hint="eastAsia"/>
          <w:color w:val="EE0000"/>
          <w:sz w:val="24"/>
          <w:highlight w:val="yellow"/>
        </w:rPr>
        <w:t>所</w:t>
      </w:r>
      <w:r w:rsidR="00B106DF" w:rsidRPr="00AD5540">
        <w:rPr>
          <w:rFonts w:ascii="宋体" w:eastAsia="宋体" w:hAnsi="宋体" w:hint="eastAsia"/>
          <w:color w:val="EE0000"/>
          <w:sz w:val="24"/>
          <w:highlight w:val="yellow"/>
        </w:rPr>
        <w:t>示，</w:t>
      </w:r>
      <w:r w:rsidR="00EC2AAF" w:rsidRPr="00AD5540">
        <w:rPr>
          <w:rFonts w:ascii="宋体" w:eastAsia="宋体" w:hAnsi="宋体" w:hint="eastAsia"/>
          <w:color w:val="EE0000"/>
          <w:sz w:val="24"/>
          <w:highlight w:val="yellow"/>
        </w:rPr>
        <w:t>在“只因收入择业”和“只因兴趣择业”</w:t>
      </w:r>
      <w:r w:rsidR="0056225C" w:rsidRPr="00AD5540">
        <w:rPr>
          <w:rFonts w:ascii="宋体" w:eastAsia="宋体" w:hAnsi="宋体" w:hint="eastAsia"/>
          <w:color w:val="EE0000"/>
          <w:sz w:val="24"/>
          <w:highlight w:val="yellow"/>
        </w:rPr>
        <w:t>这</w:t>
      </w:r>
      <w:r w:rsidR="00FD503D" w:rsidRPr="00AD5540">
        <w:rPr>
          <w:rFonts w:ascii="宋体" w:eastAsia="宋体" w:hAnsi="宋体"/>
          <w:color w:val="EE0000"/>
          <w:sz w:val="24"/>
          <w:highlight w:val="yellow"/>
        </w:rPr>
        <w:t>两个子群体中</w:t>
      </w:r>
      <w:r w:rsidR="001348C3" w:rsidRPr="00AD5540">
        <w:rPr>
          <w:rFonts w:ascii="宋体" w:eastAsia="宋体" w:hAnsi="宋体" w:hint="eastAsia"/>
          <w:color w:val="EE0000"/>
          <w:sz w:val="24"/>
          <w:highlight w:val="yellow"/>
        </w:rPr>
        <w:t>，</w:t>
      </w:r>
      <w:r w:rsidR="00FD503D" w:rsidRPr="00AD5540">
        <w:rPr>
          <w:rFonts w:ascii="宋体" w:eastAsia="宋体" w:hAnsi="宋体"/>
          <w:color w:val="EE0000"/>
          <w:sz w:val="24"/>
          <w:highlight w:val="yellow"/>
        </w:rPr>
        <w:t>月收入与日均工作时长对职业认同的基准效应均达到显著水平。</w:t>
      </w:r>
      <w:r w:rsidR="00764FF7" w:rsidRPr="00AD5540">
        <w:rPr>
          <w:rFonts w:ascii="宋体" w:eastAsia="宋体" w:hAnsi="宋体" w:hint="eastAsia"/>
          <w:color w:val="EE0000"/>
          <w:sz w:val="24"/>
          <w:highlight w:val="yellow"/>
        </w:rPr>
        <w:t>其中，</w:t>
      </w:r>
      <w:r w:rsidR="004D79A3" w:rsidRPr="00AD5540">
        <w:rPr>
          <w:rFonts w:ascii="宋体" w:eastAsia="宋体" w:hAnsi="宋体" w:hint="eastAsia"/>
          <w:color w:val="EE0000"/>
          <w:sz w:val="24"/>
          <w:highlight w:val="yellow"/>
        </w:rPr>
        <w:t>月收入对职业认同的回归系数在</w:t>
      </w:r>
      <w:r w:rsidR="001E7770" w:rsidRPr="00AD5540">
        <w:rPr>
          <w:rFonts w:ascii="宋体" w:eastAsia="宋体" w:hAnsi="宋体"/>
          <w:color w:val="EE0000"/>
          <w:sz w:val="24"/>
          <w:highlight w:val="yellow"/>
        </w:rPr>
        <w:t>“只因兴趣择业”组</w:t>
      </w:r>
      <w:r w:rsidR="001E7770" w:rsidRPr="00AD5540">
        <w:rPr>
          <w:rFonts w:ascii="宋体" w:eastAsia="宋体" w:hAnsi="宋体" w:hint="eastAsia"/>
          <w:color w:val="EE0000"/>
          <w:sz w:val="24"/>
          <w:highlight w:val="yellow"/>
        </w:rPr>
        <w:t>更大</w:t>
      </w:r>
      <w:r w:rsidR="00EF6F33" w:rsidRPr="00AD5540">
        <w:rPr>
          <w:rFonts w:ascii="宋体" w:eastAsia="宋体" w:hAnsi="宋体"/>
          <w:color w:val="EE0000"/>
          <w:sz w:val="24"/>
          <w:highlight w:val="yellow"/>
        </w:rPr>
        <w:t>（</w:t>
      </w:r>
      <w:r w:rsidR="00EF6F33" w:rsidRPr="00AD5540">
        <w:rPr>
          <w:rFonts w:ascii="Times New Roman" w:eastAsia="宋体" w:hAnsi="Times New Roman" w:cs="Times New Roman"/>
          <w:i/>
          <w:iCs/>
          <w:color w:val="EE0000"/>
          <w:sz w:val="24"/>
          <w:highlight w:val="yellow"/>
        </w:rPr>
        <w:t>β</w:t>
      </w:r>
      <w:r w:rsidR="00EF6F33" w:rsidRPr="00AD5540">
        <w:rPr>
          <w:rFonts w:ascii="Times New Roman" w:eastAsia="宋体" w:hAnsi="Times New Roman" w:cs="Times New Roman"/>
          <w:color w:val="EE0000"/>
          <w:sz w:val="24"/>
          <w:highlight w:val="yellow"/>
        </w:rPr>
        <w:t xml:space="preserve"> = 0.</w:t>
      </w:r>
      <w:r w:rsidR="00CC66A2" w:rsidRPr="00AD5540">
        <w:rPr>
          <w:rFonts w:ascii="Times New Roman" w:eastAsia="宋体" w:hAnsi="Times New Roman" w:cs="Times New Roman" w:hint="eastAsia"/>
          <w:color w:val="EE0000"/>
          <w:sz w:val="24"/>
          <w:highlight w:val="yellow"/>
        </w:rPr>
        <w:t>591</w:t>
      </w:r>
      <w:r w:rsidR="00EF6F33" w:rsidRPr="00AD5540">
        <w:rPr>
          <w:rFonts w:ascii="Times New Roman" w:eastAsia="宋体" w:hAnsi="Times New Roman" w:cs="Times New Roman"/>
          <w:color w:val="EE0000"/>
          <w:sz w:val="24"/>
          <w:highlight w:val="yellow"/>
        </w:rPr>
        <w:t>，</w:t>
      </w:r>
      <w:r w:rsidR="00EF6F33" w:rsidRPr="00AD5540">
        <w:rPr>
          <w:rFonts w:ascii="Times New Roman" w:eastAsia="宋体" w:hAnsi="Times New Roman" w:cs="Times New Roman"/>
          <w:i/>
          <w:iCs/>
          <w:color w:val="EE0000"/>
          <w:sz w:val="24"/>
          <w:highlight w:val="yellow"/>
        </w:rPr>
        <w:t>p</w:t>
      </w:r>
      <w:r w:rsidR="00EF6F33" w:rsidRPr="00AD5540">
        <w:rPr>
          <w:rFonts w:ascii="Times New Roman" w:eastAsia="宋体" w:hAnsi="Times New Roman" w:cs="Times New Roman"/>
          <w:color w:val="EE0000"/>
          <w:sz w:val="24"/>
          <w:highlight w:val="yellow"/>
        </w:rPr>
        <w:t xml:space="preserve"> &lt; 0.0</w:t>
      </w:r>
      <w:r w:rsidR="00CC66A2" w:rsidRPr="00AD5540">
        <w:rPr>
          <w:rFonts w:ascii="Times New Roman" w:eastAsia="宋体" w:hAnsi="Times New Roman" w:cs="Times New Roman" w:hint="eastAsia"/>
          <w:color w:val="EE0000"/>
          <w:sz w:val="24"/>
          <w:highlight w:val="yellow"/>
        </w:rPr>
        <w:t>01</w:t>
      </w:r>
      <w:r w:rsidR="00EF6F33" w:rsidRPr="00AD5540">
        <w:rPr>
          <w:rFonts w:ascii="宋体" w:eastAsia="宋体" w:hAnsi="宋体" w:hint="eastAsia"/>
          <w:color w:val="EE0000"/>
          <w:sz w:val="24"/>
          <w:highlight w:val="yellow"/>
        </w:rPr>
        <w:t>）</w:t>
      </w:r>
      <w:r w:rsidR="001E7770" w:rsidRPr="00AD5540">
        <w:rPr>
          <w:rFonts w:ascii="宋体" w:eastAsia="宋体" w:hAnsi="宋体"/>
          <w:color w:val="EE0000"/>
          <w:sz w:val="24"/>
          <w:highlight w:val="yellow"/>
        </w:rPr>
        <w:t>，</w:t>
      </w:r>
      <w:r w:rsidR="00E4348F" w:rsidRPr="00AD5540">
        <w:rPr>
          <w:rFonts w:ascii="宋体" w:eastAsia="宋体" w:hAnsi="宋体" w:hint="eastAsia"/>
          <w:color w:val="EE0000"/>
          <w:sz w:val="24"/>
          <w:highlight w:val="yellow"/>
        </w:rPr>
        <w:t>显示出“只因兴趣择业”</w:t>
      </w:r>
      <w:r w:rsidR="000D4C7F" w:rsidRPr="00AD5540">
        <w:rPr>
          <w:rFonts w:ascii="宋体" w:eastAsia="宋体" w:hAnsi="宋体" w:hint="eastAsia"/>
          <w:color w:val="EE0000"/>
          <w:sz w:val="24"/>
          <w:highlight w:val="yellow"/>
        </w:rPr>
        <w:t>更加</w:t>
      </w:r>
      <w:r w:rsidR="001E7770" w:rsidRPr="00AD5540">
        <w:rPr>
          <w:rFonts w:ascii="宋体" w:eastAsia="宋体" w:hAnsi="宋体"/>
          <w:color w:val="EE0000"/>
          <w:sz w:val="24"/>
          <w:highlight w:val="yellow"/>
        </w:rPr>
        <w:t>积极的调节</w:t>
      </w:r>
      <w:r w:rsidR="00E4348F" w:rsidRPr="00AD5540">
        <w:rPr>
          <w:rFonts w:ascii="宋体" w:eastAsia="宋体" w:hAnsi="宋体" w:hint="eastAsia"/>
          <w:color w:val="EE0000"/>
          <w:sz w:val="24"/>
          <w:highlight w:val="yellow"/>
        </w:rPr>
        <w:t>效应</w:t>
      </w:r>
      <w:r w:rsidR="001E7770" w:rsidRPr="00AD5540">
        <w:rPr>
          <w:rFonts w:ascii="宋体" w:eastAsia="宋体" w:hAnsi="宋体"/>
          <w:color w:val="EE0000"/>
          <w:sz w:val="24"/>
          <w:highlight w:val="yellow"/>
        </w:rPr>
        <w:t>；日均工作时长</w:t>
      </w:r>
      <w:r w:rsidR="00E4348F" w:rsidRPr="00AD5540">
        <w:rPr>
          <w:rFonts w:ascii="宋体" w:eastAsia="宋体" w:hAnsi="宋体" w:hint="eastAsia"/>
          <w:color w:val="EE0000"/>
          <w:sz w:val="24"/>
          <w:highlight w:val="yellow"/>
        </w:rPr>
        <w:t>的</w:t>
      </w:r>
      <w:r w:rsidR="001E7770" w:rsidRPr="00AD5540">
        <w:rPr>
          <w:rFonts w:ascii="宋体" w:eastAsia="宋体" w:hAnsi="宋体"/>
          <w:color w:val="EE0000"/>
          <w:sz w:val="24"/>
          <w:highlight w:val="yellow"/>
        </w:rPr>
        <w:t>负向影响</w:t>
      </w:r>
      <w:r w:rsidR="00DC6BBA" w:rsidRPr="00AD5540">
        <w:rPr>
          <w:rFonts w:ascii="宋体" w:eastAsia="宋体" w:hAnsi="宋体" w:hint="eastAsia"/>
          <w:color w:val="EE0000"/>
          <w:sz w:val="24"/>
          <w:highlight w:val="yellow"/>
        </w:rPr>
        <w:t>也因兴趣</w:t>
      </w:r>
      <w:r w:rsidR="00E4348F" w:rsidRPr="00AD5540">
        <w:rPr>
          <w:rFonts w:ascii="宋体" w:eastAsia="宋体" w:hAnsi="宋体" w:hint="eastAsia"/>
          <w:color w:val="EE0000"/>
          <w:sz w:val="24"/>
          <w:highlight w:val="yellow"/>
        </w:rPr>
        <w:t>的</w:t>
      </w:r>
      <w:r w:rsidR="006778BC" w:rsidRPr="00AD5540">
        <w:rPr>
          <w:rFonts w:ascii="宋体" w:eastAsia="宋体" w:hAnsi="宋体" w:hint="eastAsia"/>
          <w:color w:val="EE0000"/>
          <w:sz w:val="24"/>
          <w:highlight w:val="yellow"/>
        </w:rPr>
        <w:t>独立</w:t>
      </w:r>
      <w:r w:rsidR="00E4348F" w:rsidRPr="00AD5540">
        <w:rPr>
          <w:rFonts w:ascii="宋体" w:eastAsia="宋体" w:hAnsi="宋体" w:hint="eastAsia"/>
          <w:color w:val="EE0000"/>
          <w:sz w:val="24"/>
          <w:highlight w:val="yellow"/>
        </w:rPr>
        <w:t>调节</w:t>
      </w:r>
      <w:r w:rsidR="00DC6BBA" w:rsidRPr="00AD5540">
        <w:rPr>
          <w:rFonts w:ascii="宋体" w:eastAsia="宋体" w:hAnsi="宋体" w:hint="eastAsia"/>
          <w:color w:val="EE0000"/>
          <w:sz w:val="24"/>
          <w:highlight w:val="yellow"/>
        </w:rPr>
        <w:t>而</w:t>
      </w:r>
      <w:r w:rsidR="00CB5521" w:rsidRPr="00AD5540">
        <w:rPr>
          <w:rFonts w:ascii="宋体" w:eastAsia="宋体" w:hAnsi="宋体" w:hint="eastAsia"/>
          <w:color w:val="EE0000"/>
          <w:sz w:val="24"/>
          <w:highlight w:val="yellow"/>
        </w:rPr>
        <w:t>得到更为</w:t>
      </w:r>
      <w:r w:rsidR="001E7770" w:rsidRPr="00AD5540">
        <w:rPr>
          <w:rFonts w:ascii="宋体" w:eastAsia="宋体" w:hAnsi="宋体"/>
          <w:color w:val="EE0000"/>
          <w:sz w:val="24"/>
          <w:highlight w:val="yellow"/>
        </w:rPr>
        <w:t>有效</w:t>
      </w:r>
      <w:r w:rsidR="00CB5521" w:rsidRPr="00AD5540">
        <w:rPr>
          <w:rFonts w:ascii="宋体" w:eastAsia="宋体" w:hAnsi="宋体" w:hint="eastAsia"/>
          <w:color w:val="EE0000"/>
          <w:sz w:val="24"/>
          <w:highlight w:val="yellow"/>
        </w:rPr>
        <w:t>的</w:t>
      </w:r>
      <w:r w:rsidR="00DC6BBA" w:rsidRPr="00AD5540">
        <w:rPr>
          <w:rFonts w:ascii="宋体" w:eastAsia="宋体" w:hAnsi="宋体" w:hint="eastAsia"/>
          <w:color w:val="EE0000"/>
          <w:sz w:val="24"/>
          <w:highlight w:val="yellow"/>
        </w:rPr>
        <w:t>缓解</w:t>
      </w:r>
      <w:r w:rsidR="00CC66A2" w:rsidRPr="00AD5540">
        <w:rPr>
          <w:rFonts w:ascii="宋体" w:eastAsia="宋体" w:hAnsi="宋体"/>
          <w:color w:val="EE0000"/>
          <w:sz w:val="24"/>
          <w:highlight w:val="yellow"/>
        </w:rPr>
        <w:t>（</w:t>
      </w:r>
      <w:r w:rsidR="00CC66A2" w:rsidRPr="00AD5540">
        <w:rPr>
          <w:rFonts w:ascii="Times New Roman" w:eastAsia="宋体" w:hAnsi="Times New Roman" w:cs="Times New Roman"/>
          <w:i/>
          <w:iCs/>
          <w:color w:val="EE0000"/>
          <w:sz w:val="24"/>
          <w:highlight w:val="yellow"/>
        </w:rPr>
        <w:t>β</w:t>
      </w:r>
      <w:r w:rsidR="00CC66A2" w:rsidRPr="00AD5540">
        <w:rPr>
          <w:rFonts w:ascii="Times New Roman" w:eastAsia="宋体" w:hAnsi="Times New Roman" w:cs="Times New Roman"/>
          <w:color w:val="EE0000"/>
          <w:sz w:val="24"/>
          <w:highlight w:val="yellow"/>
        </w:rPr>
        <w:t xml:space="preserve"> = </w:t>
      </w:r>
      <w:r w:rsidR="00CC66A2" w:rsidRPr="00AD5540">
        <w:rPr>
          <w:rFonts w:ascii="Times New Roman" w:eastAsia="宋体" w:hAnsi="Times New Roman" w:cs="Times New Roman" w:hint="eastAsia"/>
          <w:color w:val="EE0000"/>
          <w:sz w:val="24"/>
          <w:highlight w:val="yellow"/>
        </w:rPr>
        <w:t>-</w:t>
      </w:r>
      <w:r w:rsidR="00CC66A2" w:rsidRPr="00AD5540">
        <w:rPr>
          <w:rFonts w:ascii="Times New Roman" w:eastAsia="宋体" w:hAnsi="Times New Roman" w:cs="Times New Roman"/>
          <w:color w:val="EE0000"/>
          <w:sz w:val="24"/>
          <w:highlight w:val="yellow"/>
        </w:rPr>
        <w:t>0.</w:t>
      </w:r>
      <w:r w:rsidR="00CC66A2" w:rsidRPr="00AD5540">
        <w:rPr>
          <w:rFonts w:ascii="Times New Roman" w:eastAsia="宋体" w:hAnsi="Times New Roman" w:cs="Times New Roman" w:hint="eastAsia"/>
          <w:color w:val="EE0000"/>
          <w:sz w:val="24"/>
          <w:highlight w:val="yellow"/>
        </w:rPr>
        <w:t>427</w:t>
      </w:r>
      <w:r w:rsidR="00CC66A2" w:rsidRPr="00AD5540">
        <w:rPr>
          <w:rFonts w:ascii="Times New Roman" w:eastAsia="宋体" w:hAnsi="Times New Roman" w:cs="Times New Roman"/>
          <w:color w:val="EE0000"/>
          <w:sz w:val="24"/>
          <w:highlight w:val="yellow"/>
        </w:rPr>
        <w:t>，</w:t>
      </w:r>
      <w:r w:rsidR="00CC66A2" w:rsidRPr="00AD5540">
        <w:rPr>
          <w:rFonts w:ascii="Times New Roman" w:eastAsia="宋体" w:hAnsi="Times New Roman" w:cs="Times New Roman"/>
          <w:i/>
          <w:iCs/>
          <w:color w:val="EE0000"/>
          <w:sz w:val="24"/>
          <w:highlight w:val="yellow"/>
        </w:rPr>
        <w:t>p</w:t>
      </w:r>
      <w:r w:rsidR="00CC66A2" w:rsidRPr="00AD5540">
        <w:rPr>
          <w:rFonts w:ascii="Times New Roman" w:eastAsia="宋体" w:hAnsi="Times New Roman" w:cs="Times New Roman"/>
          <w:color w:val="EE0000"/>
          <w:sz w:val="24"/>
          <w:highlight w:val="yellow"/>
        </w:rPr>
        <w:t xml:space="preserve"> &lt; 0.0</w:t>
      </w:r>
      <w:r w:rsidR="00CC66A2" w:rsidRPr="00AD5540">
        <w:rPr>
          <w:rFonts w:ascii="Times New Roman" w:eastAsia="宋体" w:hAnsi="Times New Roman" w:cs="Times New Roman" w:hint="eastAsia"/>
          <w:color w:val="EE0000"/>
          <w:sz w:val="24"/>
          <w:highlight w:val="yellow"/>
        </w:rPr>
        <w:t>01</w:t>
      </w:r>
      <w:r w:rsidR="00CC66A2" w:rsidRPr="00AD5540">
        <w:rPr>
          <w:rFonts w:ascii="宋体" w:eastAsia="宋体" w:hAnsi="宋体" w:hint="eastAsia"/>
          <w:color w:val="EE0000"/>
          <w:sz w:val="24"/>
          <w:highlight w:val="yellow"/>
        </w:rPr>
        <w:t>）</w:t>
      </w:r>
      <w:r w:rsidR="001E7770" w:rsidRPr="00AD5540">
        <w:rPr>
          <w:rFonts w:ascii="宋体" w:eastAsia="宋体" w:hAnsi="宋体"/>
          <w:color w:val="EE0000"/>
          <w:sz w:val="24"/>
          <w:highlight w:val="yellow"/>
        </w:rPr>
        <w:t>。反之，“只因收入择业”</w:t>
      </w:r>
      <w:r w:rsidR="00E4348F" w:rsidRPr="00AD5540">
        <w:rPr>
          <w:rFonts w:ascii="宋体" w:eastAsia="宋体" w:hAnsi="宋体" w:hint="eastAsia"/>
          <w:color w:val="EE0000"/>
          <w:sz w:val="24"/>
          <w:highlight w:val="yellow"/>
        </w:rPr>
        <w:t>组</w:t>
      </w:r>
      <w:r w:rsidR="002B6DE8" w:rsidRPr="00AD5540">
        <w:rPr>
          <w:rFonts w:ascii="宋体" w:eastAsia="宋体" w:hAnsi="宋体" w:hint="eastAsia"/>
          <w:color w:val="EE0000"/>
          <w:sz w:val="24"/>
          <w:highlight w:val="yellow"/>
        </w:rPr>
        <w:t>的</w:t>
      </w:r>
      <w:r w:rsidR="001E7770" w:rsidRPr="00AD5540">
        <w:rPr>
          <w:rFonts w:ascii="宋体" w:eastAsia="宋体" w:hAnsi="宋体"/>
          <w:color w:val="EE0000"/>
          <w:sz w:val="24"/>
          <w:highlight w:val="yellow"/>
        </w:rPr>
        <w:t>两个</w:t>
      </w:r>
      <w:r w:rsidR="008A2D18" w:rsidRPr="00AD5540">
        <w:rPr>
          <w:rFonts w:ascii="宋体" w:eastAsia="宋体" w:hAnsi="宋体" w:hint="eastAsia"/>
          <w:color w:val="EE0000"/>
          <w:sz w:val="24"/>
          <w:highlight w:val="yellow"/>
        </w:rPr>
        <w:t>自变量</w:t>
      </w:r>
      <w:r w:rsidR="00943E86" w:rsidRPr="00AD5540">
        <w:rPr>
          <w:rFonts w:ascii="宋体" w:eastAsia="宋体" w:hAnsi="宋体" w:hint="eastAsia"/>
          <w:color w:val="EE0000"/>
          <w:sz w:val="24"/>
          <w:highlight w:val="yellow"/>
        </w:rPr>
        <w:t>都只</w:t>
      </w:r>
      <w:r w:rsidR="002B6DE8" w:rsidRPr="00AD5540">
        <w:rPr>
          <w:rFonts w:ascii="宋体" w:eastAsia="宋体" w:hAnsi="宋体" w:hint="eastAsia"/>
          <w:color w:val="EE0000"/>
          <w:sz w:val="24"/>
          <w:highlight w:val="yellow"/>
        </w:rPr>
        <w:t>受到</w:t>
      </w:r>
      <w:r w:rsidR="00943E86" w:rsidRPr="00AD5540">
        <w:rPr>
          <w:rFonts w:ascii="宋体" w:eastAsia="宋体" w:hAnsi="宋体" w:hint="eastAsia"/>
          <w:color w:val="EE0000"/>
          <w:sz w:val="24"/>
          <w:highlight w:val="yellow"/>
        </w:rPr>
        <w:t>相对</w:t>
      </w:r>
      <w:r w:rsidR="00746B8C" w:rsidRPr="00AD5540">
        <w:rPr>
          <w:rFonts w:ascii="宋体" w:eastAsia="宋体" w:hAnsi="宋体" w:hint="eastAsia"/>
          <w:color w:val="EE0000"/>
          <w:sz w:val="24"/>
          <w:highlight w:val="yellow"/>
        </w:rPr>
        <w:t>消极</w:t>
      </w:r>
      <w:r w:rsidR="001E7770" w:rsidRPr="00AD5540">
        <w:rPr>
          <w:rFonts w:ascii="宋体" w:eastAsia="宋体" w:hAnsi="宋体"/>
          <w:color w:val="EE0000"/>
          <w:sz w:val="24"/>
          <w:highlight w:val="yellow"/>
        </w:rPr>
        <w:t>的</w:t>
      </w:r>
      <w:r w:rsidR="002B6DE8" w:rsidRPr="00AD5540">
        <w:rPr>
          <w:rFonts w:ascii="宋体" w:eastAsia="宋体" w:hAnsi="宋体" w:hint="eastAsia"/>
          <w:color w:val="EE0000"/>
          <w:sz w:val="24"/>
          <w:highlight w:val="yellow"/>
        </w:rPr>
        <w:t>调节</w:t>
      </w:r>
      <w:r w:rsidR="00943E86" w:rsidRPr="00AD5540">
        <w:rPr>
          <w:rFonts w:ascii="宋体" w:eastAsia="宋体" w:hAnsi="宋体" w:hint="eastAsia"/>
          <w:color w:val="EE0000"/>
          <w:sz w:val="24"/>
          <w:highlight w:val="yellow"/>
        </w:rPr>
        <w:t>：</w:t>
      </w:r>
      <w:r w:rsidR="002B6DE8" w:rsidRPr="00AD5540">
        <w:rPr>
          <w:rFonts w:ascii="宋体" w:eastAsia="宋体" w:hAnsi="宋体" w:hint="eastAsia"/>
          <w:color w:val="EE0000"/>
          <w:sz w:val="24"/>
          <w:highlight w:val="yellow"/>
        </w:rPr>
        <w:t>该组中月</w:t>
      </w:r>
      <w:r w:rsidR="00DD56E7" w:rsidRPr="00AD5540">
        <w:rPr>
          <w:rFonts w:ascii="宋体" w:eastAsia="宋体" w:hAnsi="宋体"/>
          <w:color w:val="EE0000"/>
          <w:sz w:val="24"/>
          <w:highlight w:val="yellow"/>
        </w:rPr>
        <w:t>收入</w:t>
      </w:r>
      <w:r w:rsidR="002B6DE8" w:rsidRPr="00AD5540">
        <w:rPr>
          <w:rFonts w:ascii="宋体" w:eastAsia="宋体" w:hAnsi="宋体" w:hint="eastAsia"/>
          <w:color w:val="EE0000"/>
          <w:sz w:val="24"/>
          <w:highlight w:val="yellow"/>
        </w:rPr>
        <w:t>对职业认同</w:t>
      </w:r>
      <w:r w:rsidR="00DD56E7" w:rsidRPr="00AD5540">
        <w:rPr>
          <w:rFonts w:ascii="宋体" w:eastAsia="宋体" w:hAnsi="宋体"/>
          <w:color w:val="EE0000"/>
          <w:sz w:val="24"/>
          <w:highlight w:val="yellow"/>
        </w:rPr>
        <w:t>的</w:t>
      </w:r>
      <w:r w:rsidR="002B6DE8" w:rsidRPr="00AD5540">
        <w:rPr>
          <w:rFonts w:ascii="宋体" w:eastAsia="宋体" w:hAnsi="宋体" w:hint="eastAsia"/>
          <w:color w:val="EE0000"/>
          <w:sz w:val="24"/>
          <w:highlight w:val="yellow"/>
        </w:rPr>
        <w:t>提升效果更</w:t>
      </w:r>
      <w:r w:rsidR="00DD56E7" w:rsidRPr="00AD5540">
        <w:rPr>
          <w:rFonts w:ascii="宋体" w:eastAsia="宋体" w:hAnsi="宋体" w:hint="eastAsia"/>
          <w:color w:val="EE0000"/>
          <w:sz w:val="24"/>
          <w:highlight w:val="yellow"/>
        </w:rPr>
        <w:t>低</w:t>
      </w:r>
      <w:r w:rsidR="00506A96" w:rsidRPr="00AD5540">
        <w:rPr>
          <w:rFonts w:ascii="宋体" w:eastAsia="宋体" w:hAnsi="宋体"/>
          <w:color w:val="EE0000"/>
          <w:sz w:val="24"/>
          <w:highlight w:val="yellow"/>
        </w:rPr>
        <w:t>（</w:t>
      </w:r>
      <w:r w:rsidR="00506A96" w:rsidRPr="00AD5540">
        <w:rPr>
          <w:rFonts w:ascii="Times New Roman" w:eastAsia="宋体" w:hAnsi="Times New Roman" w:cs="Times New Roman"/>
          <w:i/>
          <w:iCs/>
          <w:color w:val="EE0000"/>
          <w:sz w:val="24"/>
          <w:highlight w:val="yellow"/>
        </w:rPr>
        <w:t>β</w:t>
      </w:r>
      <w:r w:rsidR="00506A96" w:rsidRPr="00AD5540">
        <w:rPr>
          <w:rFonts w:ascii="Times New Roman" w:eastAsia="宋体" w:hAnsi="Times New Roman" w:cs="Times New Roman"/>
          <w:color w:val="EE0000"/>
          <w:sz w:val="24"/>
          <w:highlight w:val="yellow"/>
        </w:rPr>
        <w:t xml:space="preserve"> = </w:t>
      </w:r>
      <w:r w:rsidR="00506A96" w:rsidRPr="00AD5540">
        <w:rPr>
          <w:rFonts w:ascii="Times New Roman" w:eastAsia="宋体" w:hAnsi="Times New Roman" w:cs="Times New Roman" w:hint="eastAsia"/>
          <w:color w:val="EE0000"/>
          <w:sz w:val="24"/>
          <w:highlight w:val="yellow"/>
        </w:rPr>
        <w:t>0.366</w:t>
      </w:r>
      <w:r w:rsidR="00506A96" w:rsidRPr="00AD5540">
        <w:rPr>
          <w:rFonts w:ascii="Times New Roman" w:eastAsia="宋体" w:hAnsi="Times New Roman" w:cs="Times New Roman"/>
          <w:color w:val="EE0000"/>
          <w:sz w:val="24"/>
          <w:highlight w:val="yellow"/>
        </w:rPr>
        <w:t>，</w:t>
      </w:r>
      <w:r w:rsidR="00506A96" w:rsidRPr="00AD5540">
        <w:rPr>
          <w:rFonts w:ascii="Times New Roman" w:eastAsia="宋体" w:hAnsi="Times New Roman" w:cs="Times New Roman"/>
          <w:i/>
          <w:iCs/>
          <w:color w:val="EE0000"/>
          <w:sz w:val="24"/>
          <w:highlight w:val="yellow"/>
        </w:rPr>
        <w:t>p</w:t>
      </w:r>
      <w:r w:rsidR="00506A96" w:rsidRPr="00AD5540">
        <w:rPr>
          <w:rFonts w:ascii="Times New Roman" w:eastAsia="宋体" w:hAnsi="Times New Roman" w:cs="Times New Roman"/>
          <w:color w:val="EE0000"/>
          <w:sz w:val="24"/>
          <w:highlight w:val="yellow"/>
        </w:rPr>
        <w:t xml:space="preserve"> &lt; 0.</w:t>
      </w:r>
      <w:r w:rsidR="00506A96" w:rsidRPr="00AD5540">
        <w:rPr>
          <w:rFonts w:ascii="Times New Roman" w:eastAsia="宋体" w:hAnsi="Times New Roman" w:cs="Times New Roman" w:hint="eastAsia"/>
          <w:color w:val="EE0000"/>
          <w:sz w:val="24"/>
          <w:highlight w:val="yellow"/>
        </w:rPr>
        <w:t>01</w:t>
      </w:r>
      <w:r w:rsidR="00506A96" w:rsidRPr="00AD5540">
        <w:rPr>
          <w:rFonts w:ascii="宋体" w:eastAsia="宋体" w:hAnsi="宋体" w:hint="eastAsia"/>
          <w:color w:val="EE0000"/>
          <w:sz w:val="24"/>
          <w:highlight w:val="yellow"/>
        </w:rPr>
        <w:t>）</w:t>
      </w:r>
      <w:r w:rsidR="00DD56E7" w:rsidRPr="00AD5540">
        <w:rPr>
          <w:rFonts w:ascii="宋体" w:eastAsia="宋体" w:hAnsi="宋体"/>
          <w:color w:val="EE0000"/>
          <w:sz w:val="24"/>
          <w:highlight w:val="yellow"/>
        </w:rPr>
        <w:t>，而工作时长</w:t>
      </w:r>
      <w:r w:rsidR="002B6DE8" w:rsidRPr="00AD5540">
        <w:rPr>
          <w:rFonts w:ascii="宋体" w:eastAsia="宋体" w:hAnsi="宋体" w:hint="eastAsia"/>
          <w:color w:val="EE0000"/>
          <w:sz w:val="24"/>
          <w:highlight w:val="yellow"/>
        </w:rPr>
        <w:t>的</w:t>
      </w:r>
      <w:r w:rsidR="00DD56E7" w:rsidRPr="00AD5540">
        <w:rPr>
          <w:rFonts w:ascii="宋体" w:eastAsia="宋体" w:hAnsi="宋体"/>
          <w:color w:val="EE0000"/>
          <w:sz w:val="24"/>
          <w:highlight w:val="yellow"/>
        </w:rPr>
        <w:t>负面影响较</w:t>
      </w:r>
      <w:r w:rsidR="002B6DE8" w:rsidRPr="00AD5540">
        <w:rPr>
          <w:rFonts w:ascii="宋体" w:eastAsia="宋体" w:hAnsi="宋体" w:hint="eastAsia"/>
          <w:color w:val="EE0000"/>
          <w:sz w:val="24"/>
          <w:highlight w:val="yellow"/>
        </w:rPr>
        <w:t>大</w:t>
      </w:r>
      <w:r w:rsidR="00506A96" w:rsidRPr="00AD5540">
        <w:rPr>
          <w:rFonts w:ascii="宋体" w:eastAsia="宋体" w:hAnsi="宋体"/>
          <w:color w:val="EE0000"/>
          <w:sz w:val="24"/>
          <w:highlight w:val="yellow"/>
        </w:rPr>
        <w:t>（</w:t>
      </w:r>
      <w:r w:rsidR="00506A96" w:rsidRPr="00AD5540">
        <w:rPr>
          <w:rFonts w:ascii="Times New Roman" w:eastAsia="宋体" w:hAnsi="Times New Roman" w:cs="Times New Roman"/>
          <w:i/>
          <w:iCs/>
          <w:color w:val="EE0000"/>
          <w:sz w:val="24"/>
          <w:highlight w:val="yellow"/>
        </w:rPr>
        <w:t>β</w:t>
      </w:r>
      <w:r w:rsidR="00506A96" w:rsidRPr="00AD5540">
        <w:rPr>
          <w:rFonts w:ascii="Times New Roman" w:eastAsia="宋体" w:hAnsi="Times New Roman" w:cs="Times New Roman"/>
          <w:color w:val="EE0000"/>
          <w:sz w:val="24"/>
          <w:highlight w:val="yellow"/>
        </w:rPr>
        <w:t xml:space="preserve"> = </w:t>
      </w:r>
      <w:r w:rsidR="00506A96" w:rsidRPr="00AD5540">
        <w:rPr>
          <w:rFonts w:ascii="Times New Roman" w:eastAsia="宋体" w:hAnsi="Times New Roman" w:cs="Times New Roman" w:hint="eastAsia"/>
          <w:color w:val="EE0000"/>
          <w:sz w:val="24"/>
          <w:highlight w:val="yellow"/>
        </w:rPr>
        <w:t>-0.549</w:t>
      </w:r>
      <w:r w:rsidR="00506A96" w:rsidRPr="00AD5540">
        <w:rPr>
          <w:rFonts w:ascii="Times New Roman" w:eastAsia="宋体" w:hAnsi="Times New Roman" w:cs="Times New Roman"/>
          <w:color w:val="EE0000"/>
          <w:sz w:val="24"/>
          <w:highlight w:val="yellow"/>
        </w:rPr>
        <w:t>，</w:t>
      </w:r>
      <w:r w:rsidR="00506A96" w:rsidRPr="00AD5540">
        <w:rPr>
          <w:rFonts w:ascii="Times New Roman" w:eastAsia="宋体" w:hAnsi="Times New Roman" w:cs="Times New Roman"/>
          <w:i/>
          <w:iCs/>
          <w:color w:val="EE0000"/>
          <w:sz w:val="24"/>
          <w:highlight w:val="yellow"/>
        </w:rPr>
        <w:t>p</w:t>
      </w:r>
      <w:r w:rsidR="00506A96" w:rsidRPr="00AD5540">
        <w:rPr>
          <w:rFonts w:ascii="Times New Roman" w:eastAsia="宋体" w:hAnsi="Times New Roman" w:cs="Times New Roman"/>
          <w:color w:val="EE0000"/>
          <w:sz w:val="24"/>
          <w:highlight w:val="yellow"/>
        </w:rPr>
        <w:t xml:space="preserve"> &lt; 0.</w:t>
      </w:r>
      <w:r w:rsidR="00506A96" w:rsidRPr="00AD5540">
        <w:rPr>
          <w:rFonts w:ascii="Times New Roman" w:eastAsia="宋体" w:hAnsi="Times New Roman" w:cs="Times New Roman" w:hint="eastAsia"/>
          <w:color w:val="EE0000"/>
          <w:sz w:val="24"/>
          <w:highlight w:val="yellow"/>
        </w:rPr>
        <w:t>0</w:t>
      </w:r>
      <w:r w:rsidR="00AD5540">
        <w:rPr>
          <w:rFonts w:ascii="Times New Roman" w:eastAsia="宋体" w:hAnsi="Times New Roman" w:cs="Times New Roman" w:hint="eastAsia"/>
          <w:color w:val="EE0000"/>
          <w:sz w:val="24"/>
          <w:highlight w:val="yellow"/>
        </w:rPr>
        <w:t>0</w:t>
      </w:r>
      <w:r w:rsidR="00506A96" w:rsidRPr="00AD5540">
        <w:rPr>
          <w:rFonts w:ascii="Times New Roman" w:eastAsia="宋体" w:hAnsi="Times New Roman" w:cs="Times New Roman" w:hint="eastAsia"/>
          <w:color w:val="EE0000"/>
          <w:sz w:val="24"/>
          <w:highlight w:val="yellow"/>
        </w:rPr>
        <w:t>1</w:t>
      </w:r>
      <w:r w:rsidR="00506A96" w:rsidRPr="00AD5540">
        <w:rPr>
          <w:rFonts w:ascii="宋体" w:eastAsia="宋体" w:hAnsi="宋体" w:hint="eastAsia"/>
          <w:color w:val="EE0000"/>
          <w:sz w:val="24"/>
          <w:highlight w:val="yellow"/>
        </w:rPr>
        <w:t>）</w:t>
      </w:r>
      <w:r w:rsidR="00DD56E7" w:rsidRPr="00AD5540">
        <w:rPr>
          <w:rFonts w:ascii="宋体" w:eastAsia="宋体" w:hAnsi="宋体"/>
          <w:color w:val="EE0000"/>
          <w:sz w:val="24"/>
          <w:highlight w:val="yellow"/>
        </w:rPr>
        <w:t>。</w:t>
      </w:r>
      <w:r w:rsidR="00F74677">
        <w:rPr>
          <w:rFonts w:ascii="宋体" w:eastAsia="宋体" w:hAnsi="宋体" w:hint="eastAsia"/>
          <w:color w:val="EE0000"/>
          <w:sz w:val="24"/>
          <w:highlight w:val="yellow"/>
        </w:rPr>
        <w:t>可见，“有情饮水饱，无情食饭饥”的效应在</w:t>
      </w:r>
      <w:r w:rsidR="00224580">
        <w:rPr>
          <w:rFonts w:ascii="宋体" w:eastAsia="宋体" w:hAnsi="宋体" w:hint="eastAsia"/>
          <w:color w:val="EE0000"/>
          <w:sz w:val="24"/>
          <w:highlight w:val="yellow"/>
        </w:rPr>
        <w:t>单一</w:t>
      </w:r>
      <w:r w:rsidR="00F74677">
        <w:rPr>
          <w:rFonts w:ascii="宋体" w:eastAsia="宋体" w:hAnsi="宋体" w:hint="eastAsia"/>
          <w:color w:val="EE0000"/>
          <w:sz w:val="24"/>
          <w:highlight w:val="yellow"/>
        </w:rPr>
        <w:t>择业动机的</w:t>
      </w:r>
      <w:r w:rsidR="003A2D21">
        <w:rPr>
          <w:rFonts w:ascii="宋体" w:eastAsia="宋体" w:hAnsi="宋体" w:hint="eastAsia"/>
          <w:color w:val="EE0000"/>
          <w:sz w:val="24"/>
          <w:highlight w:val="yellow"/>
        </w:rPr>
        <w:t>子</w:t>
      </w:r>
      <w:r w:rsidR="00D249B8">
        <w:rPr>
          <w:rFonts w:ascii="宋体" w:eastAsia="宋体" w:hAnsi="宋体" w:hint="eastAsia"/>
          <w:color w:val="EE0000"/>
          <w:sz w:val="24"/>
          <w:highlight w:val="yellow"/>
        </w:rPr>
        <w:t>样本</w:t>
      </w:r>
      <w:r w:rsidR="00F74677">
        <w:rPr>
          <w:rFonts w:ascii="宋体" w:eastAsia="宋体" w:hAnsi="宋体" w:hint="eastAsia"/>
          <w:color w:val="EE0000"/>
          <w:sz w:val="24"/>
          <w:highlight w:val="yellow"/>
        </w:rPr>
        <w:t>中依然成立。</w:t>
      </w:r>
    </w:p>
    <w:p w14:paraId="3ADE708C" w14:textId="0EAC3614" w:rsidR="007434DB" w:rsidRDefault="00AD5540" w:rsidP="00C63D58">
      <w:pPr>
        <w:autoSpaceDE w:val="0"/>
        <w:autoSpaceDN w:val="0"/>
        <w:adjustRightInd w:val="0"/>
        <w:spacing w:line="276" w:lineRule="auto"/>
        <w:ind w:firstLineChars="200" w:firstLine="480"/>
        <w:rPr>
          <w:rFonts w:ascii="宋体" w:eastAsia="宋体" w:hAnsi="宋体"/>
          <w:color w:val="EE0000"/>
          <w:sz w:val="24"/>
          <w:highlight w:val="yellow"/>
        </w:rPr>
      </w:pPr>
      <w:r w:rsidRPr="00AD5540">
        <w:rPr>
          <w:rFonts w:ascii="宋体" w:eastAsia="宋体" w:hAnsi="宋体"/>
          <w:color w:val="EE0000"/>
          <w:sz w:val="24"/>
          <w:highlight w:val="yellow"/>
        </w:rPr>
        <w:t>有趣的是，在月收入维度上，</w:t>
      </w:r>
      <w:r>
        <w:rPr>
          <w:rFonts w:ascii="宋体" w:eastAsia="宋体" w:hAnsi="宋体" w:hint="eastAsia"/>
          <w:color w:val="EE0000"/>
          <w:sz w:val="24"/>
          <w:highlight w:val="yellow"/>
        </w:rPr>
        <w:t>同时具有两种择业</w:t>
      </w:r>
      <w:r w:rsidRPr="00AD5540">
        <w:rPr>
          <w:rFonts w:ascii="宋体" w:eastAsia="宋体" w:hAnsi="宋体"/>
          <w:color w:val="EE0000"/>
          <w:sz w:val="24"/>
          <w:highlight w:val="yellow"/>
        </w:rPr>
        <w:t>动机</w:t>
      </w:r>
      <w:r>
        <w:rPr>
          <w:rFonts w:ascii="宋体" w:eastAsia="宋体" w:hAnsi="宋体" w:hint="eastAsia"/>
          <w:color w:val="EE0000"/>
          <w:sz w:val="24"/>
          <w:highlight w:val="yellow"/>
        </w:rPr>
        <w:t>子群体</w:t>
      </w:r>
      <w:r w:rsidRPr="00AD5540">
        <w:rPr>
          <w:rFonts w:ascii="宋体" w:eastAsia="宋体" w:hAnsi="宋体"/>
          <w:color w:val="EE0000"/>
          <w:sz w:val="24"/>
          <w:highlight w:val="yellow"/>
        </w:rPr>
        <w:t>的正向效应反而最弱</w:t>
      </w:r>
      <w:r w:rsidR="003E4EA0" w:rsidRPr="00AD5540">
        <w:rPr>
          <w:rFonts w:ascii="宋体" w:eastAsia="宋体" w:hAnsi="宋体"/>
          <w:color w:val="EE0000"/>
          <w:sz w:val="24"/>
          <w:highlight w:val="yellow"/>
        </w:rPr>
        <w:t>（</w:t>
      </w:r>
      <w:r w:rsidR="003E4EA0" w:rsidRPr="00AD5540">
        <w:rPr>
          <w:rFonts w:ascii="Times New Roman" w:eastAsia="宋体" w:hAnsi="Times New Roman" w:cs="Times New Roman"/>
          <w:i/>
          <w:iCs/>
          <w:color w:val="EE0000"/>
          <w:sz w:val="24"/>
          <w:highlight w:val="yellow"/>
        </w:rPr>
        <w:t>β</w:t>
      </w:r>
      <w:r w:rsidR="003E4EA0" w:rsidRPr="00AD5540">
        <w:rPr>
          <w:rFonts w:ascii="Times New Roman" w:eastAsia="宋体" w:hAnsi="Times New Roman" w:cs="Times New Roman"/>
          <w:color w:val="EE0000"/>
          <w:sz w:val="24"/>
          <w:highlight w:val="yellow"/>
        </w:rPr>
        <w:t xml:space="preserve"> = </w:t>
      </w:r>
      <w:r w:rsidR="003E4EA0">
        <w:rPr>
          <w:rFonts w:ascii="Times New Roman" w:eastAsia="宋体" w:hAnsi="Times New Roman" w:cs="Times New Roman" w:hint="eastAsia"/>
          <w:color w:val="EE0000"/>
          <w:sz w:val="24"/>
          <w:highlight w:val="yellow"/>
        </w:rPr>
        <w:t>0.318</w:t>
      </w:r>
      <w:r w:rsidR="003E4EA0" w:rsidRPr="00AD5540">
        <w:rPr>
          <w:rFonts w:ascii="Times New Roman" w:eastAsia="宋体" w:hAnsi="Times New Roman" w:cs="Times New Roman"/>
          <w:color w:val="EE0000"/>
          <w:sz w:val="24"/>
          <w:highlight w:val="yellow"/>
        </w:rPr>
        <w:t>，</w:t>
      </w:r>
      <w:r w:rsidR="003E4EA0" w:rsidRPr="00AD5540">
        <w:rPr>
          <w:rFonts w:ascii="Times New Roman" w:eastAsia="宋体" w:hAnsi="Times New Roman" w:cs="Times New Roman"/>
          <w:i/>
          <w:iCs/>
          <w:color w:val="EE0000"/>
          <w:sz w:val="24"/>
          <w:highlight w:val="yellow"/>
        </w:rPr>
        <w:t>p</w:t>
      </w:r>
      <w:r w:rsidR="003E4EA0" w:rsidRPr="00AD5540">
        <w:rPr>
          <w:rFonts w:ascii="Times New Roman" w:eastAsia="宋体" w:hAnsi="Times New Roman" w:cs="Times New Roman"/>
          <w:color w:val="EE0000"/>
          <w:sz w:val="24"/>
          <w:highlight w:val="yellow"/>
        </w:rPr>
        <w:t xml:space="preserve"> &lt; 0.</w:t>
      </w:r>
      <w:r w:rsidR="003E4EA0" w:rsidRPr="00AD5540">
        <w:rPr>
          <w:rFonts w:ascii="Times New Roman" w:eastAsia="宋体" w:hAnsi="Times New Roman" w:cs="Times New Roman" w:hint="eastAsia"/>
          <w:color w:val="EE0000"/>
          <w:sz w:val="24"/>
          <w:highlight w:val="yellow"/>
        </w:rPr>
        <w:t>1</w:t>
      </w:r>
      <w:r w:rsidR="003E4EA0" w:rsidRPr="00AD5540">
        <w:rPr>
          <w:rFonts w:ascii="宋体" w:eastAsia="宋体" w:hAnsi="宋体" w:hint="eastAsia"/>
          <w:color w:val="EE0000"/>
          <w:sz w:val="24"/>
          <w:highlight w:val="yellow"/>
        </w:rPr>
        <w:t>）</w:t>
      </w:r>
      <w:r w:rsidRPr="00AD5540">
        <w:rPr>
          <w:rFonts w:ascii="宋体" w:eastAsia="宋体" w:hAnsi="宋体"/>
          <w:color w:val="EE0000"/>
          <w:sz w:val="24"/>
          <w:highlight w:val="yellow"/>
        </w:rPr>
        <w:t>。</w:t>
      </w:r>
      <w:r w:rsidR="005C5197">
        <w:rPr>
          <w:rFonts w:ascii="宋体" w:eastAsia="宋体" w:hAnsi="宋体" w:hint="eastAsia"/>
          <w:color w:val="EE0000"/>
          <w:sz w:val="24"/>
          <w:highlight w:val="yellow"/>
        </w:rPr>
        <w:t>可以认为，</w:t>
      </w:r>
      <w:r w:rsidR="00786F10">
        <w:rPr>
          <w:rFonts w:ascii="宋体" w:eastAsia="宋体" w:hAnsi="宋体" w:hint="eastAsia"/>
          <w:color w:val="EE0000"/>
          <w:sz w:val="24"/>
          <w:highlight w:val="yellow"/>
        </w:rPr>
        <w:t>对</w:t>
      </w:r>
      <w:r w:rsidRPr="00AD5540">
        <w:rPr>
          <w:rFonts w:ascii="宋体" w:eastAsia="宋体" w:hAnsi="宋体"/>
          <w:color w:val="EE0000"/>
          <w:sz w:val="24"/>
          <w:highlight w:val="yellow"/>
        </w:rPr>
        <w:t>既因兴趣又因收入择业的个体而言，职业认同并不完全依赖外在回报，也不</w:t>
      </w:r>
      <w:r w:rsidR="00BE1ADA">
        <w:rPr>
          <w:rFonts w:ascii="宋体" w:eastAsia="宋体" w:hAnsi="宋体" w:hint="eastAsia"/>
          <w:color w:val="EE0000"/>
          <w:sz w:val="24"/>
          <w:highlight w:val="yellow"/>
        </w:rPr>
        <w:t>单独</w:t>
      </w:r>
      <w:r w:rsidRPr="00AD5540">
        <w:rPr>
          <w:rFonts w:ascii="宋体" w:eastAsia="宋体" w:hAnsi="宋体"/>
          <w:color w:val="EE0000"/>
          <w:sz w:val="24"/>
          <w:highlight w:val="yellow"/>
        </w:rPr>
        <w:t>由兴趣驱动，而是由两类</w:t>
      </w:r>
      <w:r w:rsidR="000677D2">
        <w:rPr>
          <w:rFonts w:ascii="宋体" w:eastAsia="宋体" w:hAnsi="宋体" w:hint="eastAsia"/>
          <w:color w:val="EE0000"/>
          <w:sz w:val="24"/>
          <w:highlight w:val="yellow"/>
        </w:rPr>
        <w:t>择业动机</w:t>
      </w:r>
      <w:r w:rsidRPr="00AD5540">
        <w:rPr>
          <w:rFonts w:ascii="宋体" w:eastAsia="宋体" w:hAnsi="宋体"/>
          <w:color w:val="EE0000"/>
          <w:sz w:val="24"/>
          <w:highlight w:val="yellow"/>
        </w:rPr>
        <w:t>共同构成。</w:t>
      </w:r>
      <w:r w:rsidR="00A221B0">
        <w:rPr>
          <w:rFonts w:ascii="宋体" w:eastAsia="宋体" w:hAnsi="宋体" w:hint="eastAsia"/>
          <w:color w:val="EE0000"/>
          <w:sz w:val="24"/>
          <w:highlight w:val="yellow"/>
        </w:rPr>
        <w:t>因此，</w:t>
      </w:r>
      <w:r w:rsidRPr="00AD5540">
        <w:rPr>
          <w:rFonts w:ascii="宋体" w:eastAsia="宋体" w:hAnsi="宋体"/>
          <w:color w:val="EE0000"/>
          <w:sz w:val="24"/>
          <w:highlight w:val="yellow"/>
        </w:rPr>
        <w:t>收入增加不再像对纯兴趣</w:t>
      </w:r>
      <w:r w:rsidR="00072030">
        <w:rPr>
          <w:rFonts w:ascii="宋体" w:eastAsia="宋体" w:hAnsi="宋体" w:hint="eastAsia"/>
          <w:color w:val="EE0000"/>
          <w:sz w:val="24"/>
          <w:highlight w:val="yellow"/>
        </w:rPr>
        <w:t>驱动</w:t>
      </w:r>
      <w:r w:rsidRPr="00AD5540">
        <w:rPr>
          <w:rFonts w:ascii="宋体" w:eastAsia="宋体" w:hAnsi="宋体"/>
          <w:color w:val="EE0000"/>
          <w:sz w:val="24"/>
          <w:highlight w:val="yellow"/>
        </w:rPr>
        <w:t>者那样带来额外的</w:t>
      </w:r>
      <w:r w:rsidR="008733A9">
        <w:rPr>
          <w:rFonts w:ascii="宋体" w:eastAsia="宋体" w:hAnsi="宋体" w:hint="eastAsia"/>
          <w:color w:val="EE0000"/>
          <w:sz w:val="24"/>
          <w:highlight w:val="yellow"/>
        </w:rPr>
        <w:t>认同加持</w:t>
      </w:r>
      <w:r w:rsidR="00942F74">
        <w:rPr>
          <w:rFonts w:ascii="宋体" w:eastAsia="宋体" w:hAnsi="宋体" w:hint="eastAsia"/>
          <w:color w:val="EE0000"/>
          <w:sz w:val="24"/>
          <w:highlight w:val="yellow"/>
        </w:rPr>
        <w:t>，而只是</w:t>
      </w:r>
      <w:r w:rsidR="0037477F">
        <w:rPr>
          <w:rFonts w:ascii="宋体" w:eastAsia="宋体" w:hAnsi="宋体" w:hint="eastAsia"/>
          <w:color w:val="EE0000"/>
          <w:sz w:val="24"/>
          <w:highlight w:val="yellow"/>
        </w:rPr>
        <w:t>固有</w:t>
      </w:r>
      <w:r w:rsidR="00035D98">
        <w:rPr>
          <w:rFonts w:ascii="宋体" w:eastAsia="宋体" w:hAnsi="宋体" w:hint="eastAsia"/>
          <w:color w:val="EE0000"/>
          <w:sz w:val="24"/>
          <w:highlight w:val="yellow"/>
        </w:rPr>
        <w:t>预期下</w:t>
      </w:r>
      <w:r w:rsidR="00942F74">
        <w:rPr>
          <w:rFonts w:ascii="宋体" w:eastAsia="宋体" w:hAnsi="宋体" w:hint="eastAsia"/>
          <w:color w:val="EE0000"/>
          <w:sz w:val="24"/>
          <w:highlight w:val="yellow"/>
        </w:rPr>
        <w:t>的应然所得；</w:t>
      </w:r>
      <w:r w:rsidRPr="00AD5540">
        <w:rPr>
          <w:rFonts w:ascii="宋体" w:eastAsia="宋体" w:hAnsi="宋体"/>
          <w:color w:val="EE0000"/>
          <w:sz w:val="24"/>
          <w:highlight w:val="yellow"/>
        </w:rPr>
        <w:t>也不像对纯收入</w:t>
      </w:r>
      <w:r w:rsidR="006877E5">
        <w:rPr>
          <w:rFonts w:ascii="宋体" w:eastAsia="宋体" w:hAnsi="宋体" w:hint="eastAsia"/>
          <w:color w:val="EE0000"/>
          <w:sz w:val="24"/>
          <w:highlight w:val="yellow"/>
        </w:rPr>
        <w:t>驱动</w:t>
      </w:r>
      <w:r w:rsidRPr="00AD5540">
        <w:rPr>
          <w:rFonts w:ascii="宋体" w:eastAsia="宋体" w:hAnsi="宋体"/>
          <w:color w:val="EE0000"/>
          <w:sz w:val="24"/>
          <w:highlight w:val="yellow"/>
        </w:rPr>
        <w:t>者那样具有唯一</w:t>
      </w:r>
      <w:r w:rsidR="00AF0913">
        <w:rPr>
          <w:rFonts w:ascii="宋体" w:eastAsia="宋体" w:hAnsi="宋体" w:hint="eastAsia"/>
          <w:color w:val="EE0000"/>
          <w:sz w:val="24"/>
          <w:highlight w:val="yellow"/>
        </w:rPr>
        <w:t>满足来源的强边际效益</w:t>
      </w:r>
      <w:r w:rsidRPr="00AD5540">
        <w:rPr>
          <w:rFonts w:ascii="宋体" w:eastAsia="宋体" w:hAnsi="宋体"/>
          <w:color w:val="EE0000"/>
          <w:sz w:val="24"/>
          <w:highlight w:val="yellow"/>
        </w:rPr>
        <w:t>。</w:t>
      </w:r>
    </w:p>
    <w:p w14:paraId="6D5E2522" w14:textId="02908A66" w:rsidR="00706470" w:rsidRDefault="00AD5540" w:rsidP="00C63D58">
      <w:pPr>
        <w:autoSpaceDE w:val="0"/>
        <w:autoSpaceDN w:val="0"/>
        <w:adjustRightInd w:val="0"/>
        <w:spacing w:line="276" w:lineRule="auto"/>
        <w:ind w:firstLineChars="200" w:firstLine="480"/>
        <w:rPr>
          <w:rFonts w:ascii="宋体" w:eastAsia="宋体" w:hAnsi="宋体"/>
          <w:color w:val="EE0000"/>
          <w:sz w:val="24"/>
          <w:highlight w:val="yellow"/>
        </w:rPr>
      </w:pPr>
      <w:r w:rsidRPr="00AD5540">
        <w:rPr>
          <w:rFonts w:ascii="宋体" w:eastAsia="宋体" w:hAnsi="宋体"/>
          <w:color w:val="EE0000"/>
          <w:sz w:val="24"/>
          <w:highlight w:val="yellow"/>
        </w:rPr>
        <w:t>与</w:t>
      </w:r>
      <w:r w:rsidR="00C70199">
        <w:rPr>
          <w:rFonts w:ascii="宋体" w:eastAsia="宋体" w:hAnsi="宋体" w:hint="eastAsia"/>
          <w:color w:val="EE0000"/>
          <w:sz w:val="24"/>
          <w:highlight w:val="yellow"/>
        </w:rPr>
        <w:t>之</w:t>
      </w:r>
      <w:r w:rsidRPr="00AD5540">
        <w:rPr>
          <w:rFonts w:ascii="宋体" w:eastAsia="宋体" w:hAnsi="宋体"/>
          <w:color w:val="EE0000"/>
          <w:sz w:val="24"/>
          <w:highlight w:val="yellow"/>
        </w:rPr>
        <w:t>形成对比的是，</w:t>
      </w:r>
      <w:r w:rsidR="00172376">
        <w:rPr>
          <w:rFonts w:ascii="宋体" w:eastAsia="宋体" w:hAnsi="宋体" w:hint="eastAsia"/>
          <w:color w:val="EE0000"/>
          <w:sz w:val="24"/>
          <w:highlight w:val="yellow"/>
        </w:rPr>
        <w:t>抱有双重择业动机对程序员</w:t>
      </w:r>
      <w:r w:rsidRPr="00AD5540">
        <w:rPr>
          <w:rFonts w:ascii="宋体" w:eastAsia="宋体" w:hAnsi="宋体"/>
          <w:color w:val="EE0000"/>
          <w:sz w:val="24"/>
          <w:highlight w:val="yellow"/>
        </w:rPr>
        <w:t>在</w:t>
      </w:r>
      <w:r w:rsidR="006619AF">
        <w:rPr>
          <w:rFonts w:ascii="宋体" w:eastAsia="宋体" w:hAnsi="宋体" w:hint="eastAsia"/>
          <w:color w:val="EE0000"/>
          <w:sz w:val="24"/>
          <w:highlight w:val="yellow"/>
        </w:rPr>
        <w:t>工作时长的</w:t>
      </w:r>
      <w:r w:rsidRPr="00AD5540">
        <w:rPr>
          <w:rFonts w:ascii="宋体" w:eastAsia="宋体" w:hAnsi="宋体"/>
          <w:color w:val="EE0000"/>
          <w:sz w:val="24"/>
          <w:highlight w:val="yellow"/>
        </w:rPr>
        <w:t>维度反而表现出最高的容忍度</w:t>
      </w:r>
      <w:r w:rsidR="006A0145" w:rsidRPr="00AD5540">
        <w:rPr>
          <w:rFonts w:ascii="宋体" w:eastAsia="宋体" w:hAnsi="宋体"/>
          <w:color w:val="EE0000"/>
          <w:sz w:val="24"/>
          <w:highlight w:val="yellow"/>
        </w:rPr>
        <w:t>（</w:t>
      </w:r>
      <w:r w:rsidR="006A0145" w:rsidRPr="00AD5540">
        <w:rPr>
          <w:rFonts w:ascii="Times New Roman" w:eastAsia="宋体" w:hAnsi="Times New Roman" w:cs="Times New Roman"/>
          <w:i/>
          <w:iCs/>
          <w:color w:val="EE0000"/>
          <w:sz w:val="24"/>
          <w:highlight w:val="yellow"/>
        </w:rPr>
        <w:t>β</w:t>
      </w:r>
      <w:r w:rsidR="006A0145" w:rsidRPr="00AD5540">
        <w:rPr>
          <w:rFonts w:ascii="Times New Roman" w:eastAsia="宋体" w:hAnsi="Times New Roman" w:cs="Times New Roman"/>
          <w:color w:val="EE0000"/>
          <w:sz w:val="24"/>
          <w:highlight w:val="yellow"/>
        </w:rPr>
        <w:t xml:space="preserve"> = </w:t>
      </w:r>
      <w:r w:rsidR="006A0145">
        <w:rPr>
          <w:rFonts w:ascii="Times New Roman" w:eastAsia="宋体" w:hAnsi="Times New Roman" w:cs="Times New Roman" w:hint="eastAsia"/>
          <w:color w:val="EE0000"/>
          <w:sz w:val="24"/>
          <w:highlight w:val="yellow"/>
        </w:rPr>
        <w:t>-0.273</w:t>
      </w:r>
      <w:r w:rsidR="006A0145" w:rsidRPr="00AD5540">
        <w:rPr>
          <w:rFonts w:ascii="Times New Roman" w:eastAsia="宋体" w:hAnsi="Times New Roman" w:cs="Times New Roman"/>
          <w:color w:val="EE0000"/>
          <w:sz w:val="24"/>
          <w:highlight w:val="yellow"/>
        </w:rPr>
        <w:t>，</w:t>
      </w:r>
      <w:r w:rsidR="006A0145" w:rsidRPr="00AD5540">
        <w:rPr>
          <w:rFonts w:ascii="Times New Roman" w:eastAsia="宋体" w:hAnsi="Times New Roman" w:cs="Times New Roman"/>
          <w:i/>
          <w:iCs/>
          <w:color w:val="EE0000"/>
          <w:sz w:val="24"/>
          <w:highlight w:val="yellow"/>
        </w:rPr>
        <w:t>p</w:t>
      </w:r>
      <w:r w:rsidR="006A0145" w:rsidRPr="00AD5540">
        <w:rPr>
          <w:rFonts w:ascii="Times New Roman" w:eastAsia="宋体" w:hAnsi="Times New Roman" w:cs="Times New Roman"/>
          <w:color w:val="EE0000"/>
          <w:sz w:val="24"/>
          <w:highlight w:val="yellow"/>
        </w:rPr>
        <w:t xml:space="preserve"> &lt; 0.</w:t>
      </w:r>
      <w:r w:rsidR="006A0145" w:rsidRPr="00AD5540">
        <w:rPr>
          <w:rFonts w:ascii="Times New Roman" w:eastAsia="宋体" w:hAnsi="Times New Roman" w:cs="Times New Roman" w:hint="eastAsia"/>
          <w:color w:val="EE0000"/>
          <w:sz w:val="24"/>
          <w:highlight w:val="yellow"/>
        </w:rPr>
        <w:t>1</w:t>
      </w:r>
      <w:r w:rsidR="006A0145" w:rsidRPr="00AD5540">
        <w:rPr>
          <w:rFonts w:ascii="宋体" w:eastAsia="宋体" w:hAnsi="宋体" w:hint="eastAsia"/>
          <w:color w:val="EE0000"/>
          <w:sz w:val="24"/>
          <w:highlight w:val="yellow"/>
        </w:rPr>
        <w:t>）</w:t>
      </w:r>
      <w:r w:rsidR="006619AF">
        <w:rPr>
          <w:rFonts w:ascii="宋体" w:eastAsia="宋体" w:hAnsi="宋体" w:hint="eastAsia"/>
          <w:color w:val="EE0000"/>
          <w:sz w:val="24"/>
          <w:highlight w:val="yellow"/>
        </w:rPr>
        <w:t>。可以推断，</w:t>
      </w:r>
      <w:r w:rsidRPr="00AD5540">
        <w:rPr>
          <w:rFonts w:ascii="宋体" w:eastAsia="宋体" w:hAnsi="宋体"/>
          <w:color w:val="EE0000"/>
          <w:sz w:val="24"/>
          <w:highlight w:val="yellow"/>
        </w:rPr>
        <w:t>兴趣</w:t>
      </w:r>
      <w:r w:rsidR="002F19A9">
        <w:rPr>
          <w:rFonts w:ascii="宋体" w:eastAsia="宋体" w:hAnsi="宋体" w:hint="eastAsia"/>
          <w:color w:val="EE0000"/>
          <w:sz w:val="24"/>
          <w:highlight w:val="yellow"/>
        </w:rPr>
        <w:t>为他们</w:t>
      </w:r>
      <w:r w:rsidRPr="00AD5540">
        <w:rPr>
          <w:rFonts w:ascii="宋体" w:eastAsia="宋体" w:hAnsi="宋体"/>
          <w:color w:val="EE0000"/>
          <w:sz w:val="24"/>
          <w:highlight w:val="yellow"/>
        </w:rPr>
        <w:t>提供了内在意义，收入</w:t>
      </w:r>
      <w:r w:rsidR="00DE45DD">
        <w:rPr>
          <w:rFonts w:ascii="宋体" w:eastAsia="宋体" w:hAnsi="宋体" w:hint="eastAsia"/>
          <w:color w:val="EE0000"/>
          <w:sz w:val="24"/>
          <w:highlight w:val="yellow"/>
        </w:rPr>
        <w:t>则</w:t>
      </w:r>
      <w:r w:rsidRPr="00AD5540">
        <w:rPr>
          <w:rFonts w:ascii="宋体" w:eastAsia="宋体" w:hAnsi="宋体"/>
          <w:color w:val="EE0000"/>
          <w:sz w:val="24"/>
          <w:highlight w:val="yellow"/>
        </w:rPr>
        <w:t>提供了外在激励，两种动机共同赋能，使得工作时长</w:t>
      </w:r>
      <w:r w:rsidR="00F77F52">
        <w:rPr>
          <w:rFonts w:ascii="宋体" w:eastAsia="宋体" w:hAnsi="宋体" w:hint="eastAsia"/>
          <w:color w:val="EE0000"/>
          <w:sz w:val="24"/>
          <w:highlight w:val="yellow"/>
        </w:rPr>
        <w:t>对职业认同</w:t>
      </w:r>
      <w:r w:rsidRPr="00AD5540">
        <w:rPr>
          <w:rFonts w:ascii="宋体" w:eastAsia="宋体" w:hAnsi="宋体"/>
          <w:color w:val="EE0000"/>
          <w:sz w:val="24"/>
          <w:highlight w:val="yellow"/>
        </w:rPr>
        <w:t>的负面影响被最大程度削弱。</w:t>
      </w:r>
    </w:p>
    <w:p w14:paraId="3A36C96E" w14:textId="266CF8FE" w:rsidR="00124F9D" w:rsidRDefault="00A1725E" w:rsidP="006E2C7B">
      <w:pPr>
        <w:autoSpaceDE w:val="0"/>
        <w:autoSpaceDN w:val="0"/>
        <w:adjustRightInd w:val="0"/>
        <w:spacing w:line="276" w:lineRule="auto"/>
        <w:ind w:firstLineChars="200" w:firstLine="480"/>
        <w:rPr>
          <w:rFonts w:ascii="宋体" w:eastAsia="宋体" w:hAnsi="宋体"/>
          <w:color w:val="EE0000"/>
          <w:sz w:val="24"/>
          <w:highlight w:val="yellow"/>
        </w:rPr>
      </w:pPr>
      <w:r>
        <w:rPr>
          <w:rFonts w:ascii="宋体" w:eastAsia="宋体" w:hAnsi="宋体" w:hint="eastAsia"/>
          <w:color w:val="EE0000"/>
          <w:sz w:val="24"/>
          <w:highlight w:val="yellow"/>
        </w:rPr>
        <w:t>综上所述，</w:t>
      </w:r>
      <w:r w:rsidRPr="006B56B8">
        <w:rPr>
          <w:rFonts w:ascii="宋体" w:eastAsia="宋体" w:hAnsi="宋体"/>
          <w:color w:val="EE0000"/>
          <w:sz w:val="24"/>
          <w:highlight w:val="yellow"/>
        </w:rPr>
        <w:t>双重动机</w:t>
      </w:r>
      <w:r>
        <w:rPr>
          <w:rFonts w:ascii="宋体" w:eastAsia="宋体" w:hAnsi="宋体" w:hint="eastAsia"/>
          <w:color w:val="EE0000"/>
          <w:sz w:val="24"/>
          <w:highlight w:val="yellow"/>
        </w:rPr>
        <w:t>的复合调节效应对职业认同而言</w:t>
      </w:r>
      <w:r w:rsidR="00144E2F">
        <w:rPr>
          <w:rFonts w:ascii="宋体" w:eastAsia="宋体" w:hAnsi="宋体" w:hint="eastAsia"/>
          <w:color w:val="EE0000"/>
          <w:sz w:val="24"/>
          <w:highlight w:val="yellow"/>
        </w:rPr>
        <w:t>是重构而非</w:t>
      </w:r>
      <w:r w:rsidR="009051C6">
        <w:rPr>
          <w:rFonts w:ascii="宋体" w:eastAsia="宋体" w:hAnsi="宋体" w:hint="eastAsia"/>
          <w:color w:val="EE0000"/>
          <w:sz w:val="24"/>
          <w:highlight w:val="yellow"/>
        </w:rPr>
        <w:t>简单的</w:t>
      </w:r>
      <w:r w:rsidRPr="006B56B8">
        <w:rPr>
          <w:rFonts w:ascii="宋体" w:eastAsia="宋体" w:hAnsi="宋体"/>
          <w:color w:val="EE0000"/>
          <w:sz w:val="24"/>
          <w:highlight w:val="yellow"/>
        </w:rPr>
        <w:t>加法</w:t>
      </w:r>
      <w:r w:rsidR="00144E2F">
        <w:rPr>
          <w:rFonts w:ascii="宋体" w:eastAsia="宋体" w:hAnsi="宋体" w:hint="eastAsia"/>
          <w:color w:val="EE0000"/>
          <w:sz w:val="24"/>
          <w:highlight w:val="yellow"/>
        </w:rPr>
        <w:t>：同时因收入和兴趣择业</w:t>
      </w:r>
      <w:r>
        <w:rPr>
          <w:rFonts w:ascii="宋体" w:eastAsia="宋体" w:hAnsi="宋体" w:hint="eastAsia"/>
          <w:color w:val="EE0000"/>
          <w:sz w:val="24"/>
          <w:highlight w:val="yellow"/>
        </w:rPr>
        <w:t>的程序员</w:t>
      </w:r>
      <w:r w:rsidRPr="006B56B8">
        <w:rPr>
          <w:rFonts w:ascii="宋体" w:eastAsia="宋体" w:hAnsi="宋体"/>
          <w:color w:val="EE0000"/>
          <w:sz w:val="24"/>
          <w:highlight w:val="yellow"/>
        </w:rPr>
        <w:t>对</w:t>
      </w:r>
      <w:r>
        <w:rPr>
          <w:rFonts w:ascii="宋体" w:eastAsia="宋体" w:hAnsi="宋体" w:hint="eastAsia"/>
          <w:color w:val="EE0000"/>
          <w:sz w:val="24"/>
          <w:highlight w:val="yellow"/>
        </w:rPr>
        <w:t>劳动</w:t>
      </w:r>
      <w:r w:rsidRPr="006B56B8">
        <w:rPr>
          <w:rFonts w:ascii="宋体" w:eastAsia="宋体" w:hAnsi="宋体"/>
          <w:color w:val="EE0000"/>
          <w:sz w:val="24"/>
          <w:highlight w:val="yellow"/>
        </w:rPr>
        <w:t>投入有</w:t>
      </w:r>
      <w:r>
        <w:rPr>
          <w:rFonts w:ascii="宋体" w:eastAsia="宋体" w:hAnsi="宋体" w:hint="eastAsia"/>
          <w:color w:val="EE0000"/>
          <w:sz w:val="24"/>
          <w:highlight w:val="yellow"/>
        </w:rPr>
        <w:t>更强忍耐力</w:t>
      </w:r>
      <w:r w:rsidRPr="006B56B8">
        <w:rPr>
          <w:rFonts w:ascii="宋体" w:eastAsia="宋体" w:hAnsi="宋体" w:hint="eastAsia"/>
          <w:color w:val="EE0000"/>
          <w:sz w:val="24"/>
          <w:highlight w:val="yellow"/>
        </w:rPr>
        <w:t>，</w:t>
      </w:r>
      <w:r w:rsidRPr="006B56B8">
        <w:rPr>
          <w:rFonts w:ascii="宋体" w:eastAsia="宋体" w:hAnsi="宋体"/>
          <w:color w:val="EE0000"/>
          <w:sz w:val="24"/>
          <w:highlight w:val="yellow"/>
        </w:rPr>
        <w:t>对</w:t>
      </w:r>
      <w:r>
        <w:rPr>
          <w:rFonts w:ascii="宋体" w:eastAsia="宋体" w:hAnsi="宋体" w:hint="eastAsia"/>
          <w:color w:val="EE0000"/>
          <w:sz w:val="24"/>
          <w:highlight w:val="yellow"/>
        </w:rPr>
        <w:t>劳动</w:t>
      </w:r>
      <w:r w:rsidRPr="006B56B8">
        <w:rPr>
          <w:rFonts w:ascii="宋体" w:eastAsia="宋体" w:hAnsi="宋体"/>
          <w:color w:val="EE0000"/>
          <w:sz w:val="24"/>
          <w:highlight w:val="yellow"/>
        </w:rPr>
        <w:t>回报</w:t>
      </w:r>
      <w:r>
        <w:rPr>
          <w:rFonts w:ascii="宋体" w:eastAsia="宋体" w:hAnsi="宋体" w:hint="eastAsia"/>
          <w:color w:val="EE0000"/>
          <w:sz w:val="24"/>
          <w:highlight w:val="yellow"/>
        </w:rPr>
        <w:t>则</w:t>
      </w:r>
      <w:r w:rsidRPr="006B56B8">
        <w:rPr>
          <w:rFonts w:ascii="宋体" w:eastAsia="宋体" w:hAnsi="宋体"/>
          <w:color w:val="EE0000"/>
          <w:sz w:val="24"/>
          <w:highlight w:val="yellow"/>
        </w:rPr>
        <w:t>更不敏感</w:t>
      </w:r>
      <w:r w:rsidR="003C7C9D">
        <w:rPr>
          <w:rFonts w:ascii="宋体" w:eastAsia="宋体" w:hAnsi="宋体" w:hint="eastAsia"/>
          <w:color w:val="EE0000"/>
          <w:sz w:val="24"/>
          <w:highlight w:val="yellow"/>
        </w:rPr>
        <w:t>，</w:t>
      </w:r>
      <w:r w:rsidR="004C09E0">
        <w:rPr>
          <w:rFonts w:ascii="宋体" w:eastAsia="宋体" w:hAnsi="宋体" w:hint="eastAsia"/>
          <w:color w:val="EE0000"/>
          <w:sz w:val="24"/>
          <w:highlight w:val="yellow"/>
        </w:rPr>
        <w:t>呈现出一种“单一动机锐化反应，双重动机钝化反应”</w:t>
      </w:r>
      <w:r w:rsidR="00D63BA8">
        <w:rPr>
          <w:rFonts w:ascii="宋体" w:eastAsia="宋体" w:hAnsi="宋体" w:hint="eastAsia"/>
          <w:color w:val="EE0000"/>
          <w:sz w:val="24"/>
          <w:highlight w:val="yellow"/>
        </w:rPr>
        <w:t>的效果</w:t>
      </w:r>
      <w:r w:rsidRPr="006B56B8">
        <w:rPr>
          <w:rFonts w:ascii="宋体" w:eastAsia="宋体" w:hAnsi="宋体" w:hint="eastAsia"/>
          <w:color w:val="EE0000"/>
          <w:sz w:val="24"/>
          <w:highlight w:val="yellow"/>
        </w:rPr>
        <w:t>。</w:t>
      </w:r>
    </w:p>
    <w:p w14:paraId="3E67C9D6" w14:textId="3A55EDD7" w:rsidR="006B56B8" w:rsidRPr="006B56B8" w:rsidRDefault="00DA1AB8" w:rsidP="006E2C7B">
      <w:pPr>
        <w:autoSpaceDE w:val="0"/>
        <w:autoSpaceDN w:val="0"/>
        <w:adjustRightInd w:val="0"/>
        <w:spacing w:line="276" w:lineRule="auto"/>
        <w:ind w:firstLineChars="200" w:firstLine="480"/>
        <w:rPr>
          <w:rFonts w:ascii="宋体" w:eastAsia="宋体" w:hAnsi="宋体"/>
          <w:color w:val="EE0000"/>
          <w:sz w:val="24"/>
          <w:highlight w:val="yellow"/>
        </w:rPr>
      </w:pPr>
      <w:r>
        <w:rPr>
          <w:rFonts w:ascii="宋体" w:eastAsia="宋体" w:hAnsi="宋体" w:hint="eastAsia"/>
          <w:color w:val="EE0000"/>
          <w:sz w:val="24"/>
          <w:highlight w:val="yellow"/>
        </w:rPr>
        <w:t>这</w:t>
      </w:r>
      <w:r w:rsidR="00543AEE">
        <w:rPr>
          <w:rFonts w:ascii="宋体" w:eastAsia="宋体" w:hAnsi="宋体" w:hint="eastAsia"/>
          <w:color w:val="EE0000"/>
          <w:sz w:val="24"/>
          <w:highlight w:val="yellow"/>
        </w:rPr>
        <w:t>一发现亦</w:t>
      </w:r>
      <w:r>
        <w:rPr>
          <w:rFonts w:ascii="宋体" w:eastAsia="宋体" w:hAnsi="宋体" w:hint="eastAsia"/>
          <w:color w:val="EE0000"/>
          <w:sz w:val="24"/>
          <w:highlight w:val="yellow"/>
        </w:rPr>
        <w:t>可</w:t>
      </w:r>
      <w:r w:rsidR="00543AEE">
        <w:rPr>
          <w:rFonts w:ascii="宋体" w:eastAsia="宋体" w:hAnsi="宋体" w:hint="eastAsia"/>
          <w:color w:val="EE0000"/>
          <w:sz w:val="24"/>
          <w:highlight w:val="yellow"/>
        </w:rPr>
        <w:t>作为对</w:t>
      </w:r>
      <w:r w:rsidR="00421566">
        <w:rPr>
          <w:rFonts w:ascii="宋体" w:eastAsia="宋体" w:hAnsi="宋体" w:hint="eastAsia"/>
          <w:color w:val="EE0000"/>
          <w:sz w:val="24"/>
          <w:highlight w:val="yellow"/>
        </w:rPr>
        <w:t>单次截面数据</w:t>
      </w:r>
      <w:r w:rsidR="00543AEE">
        <w:rPr>
          <w:rFonts w:ascii="宋体" w:eastAsia="宋体" w:hAnsi="宋体" w:hint="eastAsia"/>
          <w:color w:val="EE0000"/>
          <w:sz w:val="24"/>
          <w:highlight w:val="yellow"/>
        </w:rPr>
        <w:t>中</w:t>
      </w:r>
      <w:r w:rsidR="00421566">
        <w:rPr>
          <w:rFonts w:ascii="宋体" w:eastAsia="宋体" w:hAnsi="宋体" w:hint="eastAsia"/>
          <w:color w:val="EE0000"/>
          <w:sz w:val="24"/>
          <w:highlight w:val="yellow"/>
        </w:rPr>
        <w:t>潜在</w:t>
      </w:r>
      <w:r w:rsidR="00803C44">
        <w:rPr>
          <w:rFonts w:ascii="宋体" w:eastAsia="宋体" w:hAnsi="宋体" w:hint="eastAsia"/>
          <w:color w:val="EE0000"/>
          <w:sz w:val="24"/>
          <w:highlight w:val="yellow"/>
        </w:rPr>
        <w:t>的</w:t>
      </w:r>
      <w:r w:rsidR="00421566">
        <w:rPr>
          <w:rFonts w:ascii="宋体" w:eastAsia="宋体" w:hAnsi="宋体" w:hint="eastAsia"/>
          <w:color w:val="EE0000"/>
          <w:sz w:val="24"/>
          <w:highlight w:val="yellow"/>
        </w:rPr>
        <w:t>“幸存者偏差”</w:t>
      </w:r>
      <w:r w:rsidR="00A03B99">
        <w:rPr>
          <w:rFonts w:ascii="宋体" w:eastAsia="宋体" w:hAnsi="宋体" w:hint="eastAsia"/>
          <w:color w:val="EE0000"/>
          <w:sz w:val="24"/>
          <w:highlight w:val="yellow"/>
        </w:rPr>
        <w:t>问题</w:t>
      </w:r>
      <w:r w:rsidR="005877C4">
        <w:rPr>
          <w:rFonts w:ascii="宋体" w:eastAsia="宋体" w:hAnsi="宋体" w:hint="eastAsia"/>
          <w:color w:val="EE0000"/>
          <w:sz w:val="24"/>
          <w:highlight w:val="yellow"/>
        </w:rPr>
        <w:t>的间接检验</w:t>
      </w:r>
      <w:r w:rsidR="00803C44">
        <w:rPr>
          <w:rFonts w:ascii="宋体" w:eastAsia="宋体" w:hAnsi="宋体" w:hint="eastAsia"/>
          <w:color w:val="EE0000"/>
          <w:sz w:val="24"/>
          <w:highlight w:val="yellow"/>
        </w:rPr>
        <w:t>。</w:t>
      </w:r>
      <w:r w:rsidR="00053958" w:rsidRPr="00825FBE">
        <w:rPr>
          <w:rFonts w:ascii="宋体" w:eastAsia="宋体" w:hAnsi="宋体"/>
          <w:color w:val="EE0000"/>
          <w:sz w:val="24"/>
          <w:highlight w:val="yellow"/>
        </w:rPr>
        <w:t>若</w:t>
      </w:r>
      <w:r w:rsidR="00BD5C49">
        <w:rPr>
          <w:rFonts w:ascii="宋体" w:eastAsia="宋体" w:hAnsi="宋体" w:hint="eastAsia"/>
          <w:color w:val="EE0000"/>
          <w:sz w:val="24"/>
          <w:highlight w:val="yellow"/>
        </w:rPr>
        <w:t>样本中的</w:t>
      </w:r>
      <w:r w:rsidR="00271950">
        <w:rPr>
          <w:rFonts w:ascii="宋体" w:eastAsia="宋体" w:hAnsi="宋体" w:hint="eastAsia"/>
          <w:color w:val="EE0000"/>
          <w:sz w:val="24"/>
          <w:highlight w:val="yellow"/>
        </w:rPr>
        <w:t>“</w:t>
      </w:r>
      <w:r w:rsidR="00053958" w:rsidRPr="00825FBE">
        <w:rPr>
          <w:rFonts w:ascii="宋体" w:eastAsia="宋体" w:hAnsi="宋体"/>
          <w:color w:val="EE0000"/>
          <w:sz w:val="24"/>
          <w:highlight w:val="yellow"/>
        </w:rPr>
        <w:t>幸存者</w:t>
      </w:r>
      <w:r w:rsidR="00271950">
        <w:rPr>
          <w:rFonts w:ascii="宋体" w:eastAsia="宋体" w:hAnsi="宋体" w:hint="eastAsia"/>
          <w:color w:val="EE0000"/>
          <w:sz w:val="24"/>
          <w:highlight w:val="yellow"/>
        </w:rPr>
        <w:t>”</w:t>
      </w:r>
      <w:r w:rsidR="00053958" w:rsidRPr="00825FBE">
        <w:rPr>
          <w:rFonts w:ascii="宋体" w:eastAsia="宋体" w:hAnsi="宋体"/>
          <w:color w:val="EE0000"/>
          <w:sz w:val="24"/>
          <w:highlight w:val="yellow"/>
        </w:rPr>
        <w:t>占据主导地位，</w:t>
      </w:r>
      <w:r w:rsidR="00BD5C49">
        <w:rPr>
          <w:rFonts w:ascii="宋体" w:eastAsia="宋体" w:hAnsi="宋体" w:hint="eastAsia"/>
          <w:color w:val="EE0000"/>
          <w:sz w:val="24"/>
          <w:highlight w:val="yellow"/>
        </w:rPr>
        <w:t>那么在</w:t>
      </w:r>
      <w:r w:rsidR="00053958">
        <w:rPr>
          <w:rFonts w:ascii="宋体" w:eastAsia="宋体" w:hAnsi="宋体" w:hint="eastAsia"/>
          <w:color w:val="EE0000"/>
          <w:sz w:val="24"/>
          <w:highlight w:val="yellow"/>
        </w:rPr>
        <w:t>“只因收入择业”的</w:t>
      </w:r>
      <w:r w:rsidR="00271950">
        <w:rPr>
          <w:rFonts w:ascii="宋体" w:eastAsia="宋体" w:hAnsi="宋体" w:hint="eastAsia"/>
          <w:color w:val="EE0000"/>
          <w:sz w:val="24"/>
          <w:highlight w:val="yellow"/>
        </w:rPr>
        <w:t>程序员</w:t>
      </w:r>
      <w:r w:rsidR="009B557D">
        <w:rPr>
          <w:rFonts w:ascii="宋体" w:eastAsia="宋体" w:hAnsi="宋体" w:hint="eastAsia"/>
          <w:color w:val="EE0000"/>
          <w:sz w:val="24"/>
          <w:highlight w:val="yellow"/>
        </w:rPr>
        <w:t>中</w:t>
      </w:r>
      <w:r w:rsidR="00053958" w:rsidRPr="00825FBE">
        <w:rPr>
          <w:rFonts w:ascii="宋体" w:eastAsia="宋体" w:hAnsi="宋体"/>
          <w:color w:val="EE0000"/>
          <w:sz w:val="24"/>
          <w:highlight w:val="yellow"/>
        </w:rPr>
        <w:t>应主要</w:t>
      </w:r>
      <w:r w:rsidR="009B557D">
        <w:rPr>
          <w:rFonts w:ascii="宋体" w:eastAsia="宋体" w:hAnsi="宋体" w:hint="eastAsia"/>
          <w:color w:val="EE0000"/>
          <w:sz w:val="24"/>
          <w:highlight w:val="yellow"/>
        </w:rPr>
        <w:t>保留更能忍耐</w:t>
      </w:r>
      <w:r w:rsidR="00053958" w:rsidRPr="00825FBE">
        <w:rPr>
          <w:rFonts w:ascii="宋体" w:eastAsia="宋体" w:hAnsi="宋体"/>
          <w:color w:val="EE0000"/>
          <w:sz w:val="24"/>
          <w:highlight w:val="yellow"/>
        </w:rPr>
        <w:t>长工时的</w:t>
      </w:r>
      <w:r w:rsidR="009B557D">
        <w:rPr>
          <w:rFonts w:ascii="宋体" w:eastAsia="宋体" w:hAnsi="宋体" w:hint="eastAsia"/>
          <w:color w:val="EE0000"/>
          <w:sz w:val="24"/>
          <w:highlight w:val="yellow"/>
        </w:rPr>
        <w:t>个体</w:t>
      </w:r>
      <w:r w:rsidR="00385614">
        <w:rPr>
          <w:rFonts w:ascii="宋体" w:eastAsia="宋体" w:hAnsi="宋体" w:hint="eastAsia"/>
          <w:color w:val="EE0000"/>
          <w:sz w:val="24"/>
          <w:highlight w:val="yellow"/>
        </w:rPr>
        <w:t>；相反</w:t>
      </w:r>
      <w:r w:rsidR="0082473A">
        <w:rPr>
          <w:rFonts w:ascii="宋体" w:eastAsia="宋体" w:hAnsi="宋体" w:hint="eastAsia"/>
          <w:color w:val="EE0000"/>
          <w:sz w:val="24"/>
          <w:highlight w:val="yellow"/>
        </w:rPr>
        <w:t>，</w:t>
      </w:r>
      <w:r w:rsidR="00385614">
        <w:rPr>
          <w:rFonts w:ascii="宋体" w:eastAsia="宋体" w:hAnsi="宋体" w:hint="eastAsia"/>
          <w:color w:val="EE0000"/>
          <w:sz w:val="24"/>
          <w:highlight w:val="yellow"/>
        </w:rPr>
        <w:t>那些</w:t>
      </w:r>
      <w:r w:rsidR="0082473A">
        <w:rPr>
          <w:rFonts w:ascii="宋体" w:eastAsia="宋体" w:hAnsi="宋体" w:hint="eastAsia"/>
          <w:color w:val="EE0000"/>
          <w:sz w:val="24"/>
          <w:highlight w:val="yellow"/>
        </w:rPr>
        <w:t>因收入择业又不喜欢编程、赚取</w:t>
      </w:r>
      <w:r w:rsidR="00385614">
        <w:rPr>
          <w:rFonts w:ascii="宋体" w:eastAsia="宋体" w:hAnsi="宋体" w:hint="eastAsia"/>
          <w:color w:val="EE0000"/>
          <w:sz w:val="24"/>
          <w:highlight w:val="yellow"/>
        </w:rPr>
        <w:t>“</w:t>
      </w:r>
      <w:r w:rsidR="0082473A">
        <w:rPr>
          <w:rFonts w:ascii="宋体" w:eastAsia="宋体" w:hAnsi="宋体" w:hint="eastAsia"/>
          <w:color w:val="EE0000"/>
          <w:sz w:val="24"/>
          <w:highlight w:val="yellow"/>
        </w:rPr>
        <w:t>第一桶金</w:t>
      </w:r>
      <w:r w:rsidR="00385614">
        <w:rPr>
          <w:rFonts w:ascii="宋体" w:eastAsia="宋体" w:hAnsi="宋体" w:hint="eastAsia"/>
          <w:color w:val="EE0000"/>
          <w:sz w:val="24"/>
          <w:highlight w:val="yellow"/>
        </w:rPr>
        <w:t>”</w:t>
      </w:r>
      <w:r w:rsidR="0082473A">
        <w:rPr>
          <w:rFonts w:ascii="宋体" w:eastAsia="宋体" w:hAnsi="宋体" w:hint="eastAsia"/>
          <w:color w:val="EE0000"/>
          <w:sz w:val="24"/>
          <w:highlight w:val="yellow"/>
        </w:rPr>
        <w:t>便</w:t>
      </w:r>
      <w:r w:rsidR="001A177D">
        <w:rPr>
          <w:rFonts w:ascii="宋体" w:eastAsia="宋体" w:hAnsi="宋体" w:hint="eastAsia"/>
          <w:color w:val="EE0000"/>
          <w:sz w:val="24"/>
          <w:highlight w:val="yellow"/>
        </w:rPr>
        <w:t>迅速转行</w:t>
      </w:r>
      <w:r w:rsidR="0082473A">
        <w:rPr>
          <w:rFonts w:ascii="宋体" w:eastAsia="宋体" w:hAnsi="宋体" w:hint="eastAsia"/>
          <w:color w:val="EE0000"/>
          <w:sz w:val="24"/>
          <w:highlight w:val="yellow"/>
        </w:rPr>
        <w:t>的“旁观者”（王利平、赵启琛</w:t>
      </w:r>
      <w:r w:rsidR="0082473A" w:rsidRPr="00E96A3E">
        <w:rPr>
          <w:rFonts w:ascii="Times New Roman" w:eastAsia="宋体" w:hAnsi="Times New Roman" w:cs="Times New Roman"/>
          <w:color w:val="EE0000"/>
          <w:sz w:val="24"/>
          <w:highlight w:val="yellow"/>
        </w:rPr>
        <w:t>, 2022</w:t>
      </w:r>
      <w:r w:rsidR="0082473A">
        <w:rPr>
          <w:rFonts w:ascii="宋体" w:eastAsia="宋体" w:hAnsi="宋体" w:hint="eastAsia"/>
          <w:color w:val="EE0000"/>
          <w:sz w:val="24"/>
          <w:highlight w:val="yellow"/>
        </w:rPr>
        <w:t>）</w:t>
      </w:r>
      <w:r w:rsidR="0045645F">
        <w:rPr>
          <w:rFonts w:ascii="宋体" w:eastAsia="宋体" w:hAnsi="宋体" w:hint="eastAsia"/>
          <w:color w:val="EE0000"/>
          <w:sz w:val="24"/>
          <w:highlight w:val="yellow"/>
        </w:rPr>
        <w:t>或</w:t>
      </w:r>
      <w:r w:rsidR="0082473A">
        <w:rPr>
          <w:rFonts w:ascii="宋体" w:eastAsia="宋体" w:hAnsi="宋体" w:hint="eastAsia"/>
          <w:color w:val="EE0000"/>
          <w:sz w:val="24"/>
          <w:highlight w:val="yellow"/>
        </w:rPr>
        <w:t>“</w:t>
      </w:r>
      <w:r w:rsidR="004421D2">
        <w:rPr>
          <w:rFonts w:ascii="宋体" w:eastAsia="宋体" w:hAnsi="宋体" w:hint="eastAsia"/>
          <w:color w:val="EE0000"/>
          <w:sz w:val="24"/>
          <w:highlight w:val="yellow"/>
        </w:rPr>
        <w:t>陌生</w:t>
      </w:r>
      <w:r w:rsidR="0082473A">
        <w:rPr>
          <w:rFonts w:ascii="宋体" w:eastAsia="宋体" w:hAnsi="宋体" w:hint="eastAsia"/>
          <w:color w:val="EE0000"/>
          <w:sz w:val="24"/>
          <w:highlight w:val="yellow"/>
        </w:rPr>
        <w:t>人”（杜月</w:t>
      </w:r>
      <w:r w:rsidR="004421D2" w:rsidRPr="00E96A3E">
        <w:rPr>
          <w:rFonts w:ascii="Times New Roman" w:eastAsia="宋体" w:hAnsi="Times New Roman" w:cs="Times New Roman"/>
          <w:color w:val="EE0000"/>
          <w:sz w:val="24"/>
          <w:highlight w:val="yellow"/>
        </w:rPr>
        <w:t>, 20</w:t>
      </w:r>
      <w:r w:rsidR="006E6268" w:rsidRPr="00E96A3E">
        <w:rPr>
          <w:rFonts w:ascii="Times New Roman" w:eastAsia="宋体" w:hAnsi="Times New Roman" w:cs="Times New Roman"/>
          <w:color w:val="EE0000"/>
          <w:sz w:val="24"/>
          <w:highlight w:val="yellow"/>
        </w:rPr>
        <w:t>20</w:t>
      </w:r>
      <w:r w:rsidR="0082473A">
        <w:rPr>
          <w:rFonts w:ascii="宋体" w:eastAsia="宋体" w:hAnsi="宋体" w:hint="eastAsia"/>
          <w:color w:val="EE0000"/>
          <w:sz w:val="24"/>
          <w:highlight w:val="yellow"/>
        </w:rPr>
        <w:t>）</w:t>
      </w:r>
      <w:r w:rsidR="00032B31">
        <w:rPr>
          <w:rFonts w:ascii="宋体" w:eastAsia="宋体" w:hAnsi="宋体" w:hint="eastAsia"/>
          <w:color w:val="EE0000"/>
          <w:sz w:val="24"/>
          <w:highlight w:val="yellow"/>
        </w:rPr>
        <w:t>则难以被纳入调查样本</w:t>
      </w:r>
      <w:r w:rsidR="00053958">
        <w:rPr>
          <w:rFonts w:ascii="宋体" w:eastAsia="宋体" w:hAnsi="宋体" w:hint="eastAsia"/>
          <w:color w:val="EE0000"/>
          <w:sz w:val="24"/>
          <w:highlight w:val="yellow"/>
        </w:rPr>
        <w:t>。</w:t>
      </w:r>
      <w:r w:rsidR="009317FD">
        <w:rPr>
          <w:rFonts w:ascii="宋体" w:eastAsia="宋体" w:hAnsi="宋体" w:hint="eastAsia"/>
          <w:color w:val="EE0000"/>
          <w:sz w:val="24"/>
          <w:highlight w:val="yellow"/>
        </w:rPr>
        <w:t>在这一情形下，</w:t>
      </w:r>
      <w:r w:rsidR="00053958">
        <w:rPr>
          <w:rFonts w:ascii="宋体" w:eastAsia="宋体" w:hAnsi="宋体" w:hint="eastAsia"/>
          <w:color w:val="EE0000"/>
          <w:sz w:val="24"/>
          <w:highlight w:val="yellow"/>
        </w:rPr>
        <w:t>相应地，工作时长对职业认同</w:t>
      </w:r>
      <w:r w:rsidR="00053958" w:rsidRPr="00825FBE">
        <w:rPr>
          <w:rFonts w:ascii="宋体" w:eastAsia="宋体" w:hAnsi="宋体"/>
          <w:color w:val="EE0000"/>
          <w:sz w:val="24"/>
          <w:highlight w:val="yellow"/>
        </w:rPr>
        <w:t>的负向效应</w:t>
      </w:r>
      <w:r w:rsidR="00A847A3">
        <w:rPr>
          <w:rFonts w:ascii="宋体" w:eastAsia="宋体" w:hAnsi="宋体" w:hint="eastAsia"/>
          <w:color w:val="EE0000"/>
          <w:sz w:val="24"/>
          <w:highlight w:val="yellow"/>
        </w:rPr>
        <w:t>在该群体中</w:t>
      </w:r>
      <w:r w:rsidR="00B51828">
        <w:rPr>
          <w:rFonts w:ascii="宋体" w:eastAsia="宋体" w:hAnsi="宋体" w:hint="eastAsia"/>
          <w:color w:val="EE0000"/>
          <w:sz w:val="24"/>
          <w:highlight w:val="yellow"/>
        </w:rPr>
        <w:t>也</w:t>
      </w:r>
      <w:r w:rsidR="00053958">
        <w:rPr>
          <w:rFonts w:ascii="宋体" w:eastAsia="宋体" w:hAnsi="宋体" w:hint="eastAsia"/>
          <w:color w:val="EE0000"/>
          <w:sz w:val="24"/>
          <w:highlight w:val="yellow"/>
        </w:rPr>
        <w:t>应</w:t>
      </w:r>
      <w:r w:rsidR="00E54279">
        <w:rPr>
          <w:rFonts w:ascii="宋体" w:eastAsia="宋体" w:hAnsi="宋体" w:hint="eastAsia"/>
          <w:color w:val="EE0000"/>
          <w:sz w:val="24"/>
          <w:highlight w:val="yellow"/>
        </w:rPr>
        <w:t>较弱</w:t>
      </w:r>
      <w:r w:rsidR="00053958" w:rsidRPr="00825FBE">
        <w:rPr>
          <w:rFonts w:ascii="宋体" w:eastAsia="宋体" w:hAnsi="宋体"/>
          <w:color w:val="EE0000"/>
          <w:sz w:val="24"/>
          <w:highlight w:val="yellow"/>
        </w:rPr>
        <w:t>。然而，本文结果呈现出</w:t>
      </w:r>
      <w:r w:rsidR="00056C1D">
        <w:rPr>
          <w:rFonts w:ascii="宋体" w:eastAsia="宋体" w:hAnsi="宋体" w:hint="eastAsia"/>
          <w:color w:val="EE0000"/>
          <w:sz w:val="24"/>
          <w:highlight w:val="yellow"/>
        </w:rPr>
        <w:t>相反模式</w:t>
      </w:r>
      <w:r w:rsidR="00053958" w:rsidRPr="00825FBE">
        <w:rPr>
          <w:rFonts w:ascii="宋体" w:eastAsia="宋体" w:hAnsi="宋体" w:hint="eastAsia"/>
          <w:color w:val="EE0000"/>
          <w:sz w:val="24"/>
          <w:highlight w:val="yellow"/>
        </w:rPr>
        <w:t>：</w:t>
      </w:r>
      <w:r w:rsidR="00053958" w:rsidRPr="00825FBE">
        <w:rPr>
          <w:rFonts w:ascii="宋体" w:eastAsia="宋体" w:hAnsi="宋体"/>
          <w:color w:val="EE0000"/>
          <w:sz w:val="24"/>
          <w:highlight w:val="yellow"/>
        </w:rPr>
        <w:t>“只因收入择</w:t>
      </w:r>
      <w:r w:rsidR="00053958" w:rsidRPr="00825FBE">
        <w:rPr>
          <w:rFonts w:ascii="宋体" w:eastAsia="宋体" w:hAnsi="宋体"/>
          <w:color w:val="EE0000"/>
          <w:sz w:val="24"/>
          <w:highlight w:val="yellow"/>
        </w:rPr>
        <w:lastRenderedPageBreak/>
        <w:t>业”组对工时的负向反应显著</w:t>
      </w:r>
      <w:r w:rsidR="00053958">
        <w:rPr>
          <w:rFonts w:ascii="宋体" w:eastAsia="宋体" w:hAnsi="宋体" w:hint="eastAsia"/>
          <w:color w:val="EE0000"/>
          <w:sz w:val="24"/>
          <w:highlight w:val="yellow"/>
        </w:rPr>
        <w:t>最高</w:t>
      </w:r>
      <w:r w:rsidR="00053958" w:rsidRPr="00825FBE">
        <w:rPr>
          <w:rFonts w:ascii="宋体" w:eastAsia="宋体" w:hAnsi="宋体"/>
          <w:color w:val="EE0000"/>
          <w:sz w:val="24"/>
          <w:highlight w:val="yellow"/>
        </w:rPr>
        <w:t>，而双重动机与</w:t>
      </w:r>
      <w:r w:rsidR="00AC4F04">
        <w:rPr>
          <w:rFonts w:ascii="宋体" w:eastAsia="宋体" w:hAnsi="宋体" w:hint="eastAsia"/>
          <w:color w:val="EE0000"/>
          <w:sz w:val="24"/>
          <w:highlight w:val="yellow"/>
        </w:rPr>
        <w:t>纯</w:t>
      </w:r>
      <w:r w:rsidR="00053958" w:rsidRPr="00825FBE">
        <w:rPr>
          <w:rFonts w:ascii="宋体" w:eastAsia="宋体" w:hAnsi="宋体"/>
          <w:color w:val="EE0000"/>
          <w:sz w:val="24"/>
          <w:highlight w:val="yellow"/>
        </w:rPr>
        <w:t>兴趣动机组则</w:t>
      </w:r>
      <w:r w:rsidR="009317FD">
        <w:rPr>
          <w:rFonts w:ascii="宋体" w:eastAsia="宋体" w:hAnsi="宋体" w:hint="eastAsia"/>
          <w:color w:val="EE0000"/>
          <w:sz w:val="24"/>
          <w:highlight w:val="yellow"/>
        </w:rPr>
        <w:t>表现</w:t>
      </w:r>
      <w:r w:rsidR="00053958" w:rsidRPr="00825FBE">
        <w:rPr>
          <w:rFonts w:ascii="宋体" w:eastAsia="宋体" w:hAnsi="宋体"/>
          <w:color w:val="EE0000"/>
          <w:sz w:val="24"/>
          <w:highlight w:val="yellow"/>
        </w:rPr>
        <w:t>出递进式弱化</w:t>
      </w:r>
      <w:r w:rsidR="006707D5">
        <w:rPr>
          <w:rFonts w:ascii="宋体" w:eastAsia="宋体" w:hAnsi="宋体" w:hint="eastAsia"/>
          <w:color w:val="EE0000"/>
          <w:sz w:val="24"/>
          <w:highlight w:val="yellow"/>
        </w:rPr>
        <w:t>特征</w:t>
      </w:r>
      <w:r w:rsidR="00053958" w:rsidRPr="00825FBE">
        <w:rPr>
          <w:rFonts w:ascii="宋体" w:eastAsia="宋体" w:hAnsi="宋体"/>
          <w:color w:val="EE0000"/>
          <w:sz w:val="24"/>
          <w:highlight w:val="yellow"/>
        </w:rPr>
        <w:t>。</w:t>
      </w:r>
      <w:r w:rsidR="00C50D5E">
        <w:rPr>
          <w:rFonts w:ascii="宋体" w:eastAsia="宋体" w:hAnsi="宋体" w:hint="eastAsia"/>
          <w:color w:val="EE0000"/>
          <w:sz w:val="24"/>
          <w:highlight w:val="yellow"/>
        </w:rPr>
        <w:t>这</w:t>
      </w:r>
      <w:r w:rsidR="003121F6">
        <w:rPr>
          <w:rFonts w:ascii="宋体" w:eastAsia="宋体" w:hAnsi="宋体" w:hint="eastAsia"/>
          <w:color w:val="EE0000"/>
          <w:sz w:val="24"/>
          <w:highlight w:val="yellow"/>
        </w:rPr>
        <w:t>充分</w:t>
      </w:r>
      <w:r w:rsidR="00053958" w:rsidRPr="00825FBE">
        <w:rPr>
          <w:rFonts w:ascii="宋体" w:eastAsia="宋体" w:hAnsi="宋体"/>
          <w:color w:val="EE0000"/>
          <w:sz w:val="24"/>
          <w:highlight w:val="yellow"/>
        </w:rPr>
        <w:t>表明，</w:t>
      </w:r>
      <w:r w:rsidR="0012388E">
        <w:rPr>
          <w:rFonts w:ascii="宋体" w:eastAsia="宋体" w:hAnsi="宋体" w:hint="eastAsia"/>
          <w:color w:val="EE0000"/>
          <w:sz w:val="24"/>
          <w:highlight w:val="yellow"/>
        </w:rPr>
        <w:t>即使</w:t>
      </w:r>
      <w:r w:rsidR="009317FD">
        <w:rPr>
          <w:rFonts w:ascii="宋体" w:eastAsia="宋体" w:hAnsi="宋体" w:hint="eastAsia"/>
          <w:color w:val="EE0000"/>
          <w:sz w:val="24"/>
          <w:highlight w:val="yellow"/>
        </w:rPr>
        <w:t>样本中</w:t>
      </w:r>
      <w:r w:rsidR="0012388E">
        <w:rPr>
          <w:rFonts w:ascii="宋体" w:eastAsia="宋体" w:hAnsi="宋体" w:hint="eastAsia"/>
          <w:color w:val="EE0000"/>
          <w:sz w:val="24"/>
          <w:highlight w:val="yellow"/>
        </w:rPr>
        <w:t>存在</w:t>
      </w:r>
      <w:r w:rsidR="009317FD">
        <w:rPr>
          <w:rFonts w:ascii="宋体" w:eastAsia="宋体" w:hAnsi="宋体" w:hint="eastAsia"/>
          <w:color w:val="EE0000"/>
          <w:sz w:val="24"/>
          <w:highlight w:val="yellow"/>
        </w:rPr>
        <w:t>一定程度的</w:t>
      </w:r>
      <w:r w:rsidR="00053958" w:rsidRPr="00825FBE">
        <w:rPr>
          <w:rFonts w:ascii="宋体" w:eastAsia="宋体" w:hAnsi="宋体"/>
          <w:color w:val="EE0000"/>
          <w:sz w:val="24"/>
          <w:highlight w:val="yellow"/>
        </w:rPr>
        <w:t>幸存者偏差，其</w:t>
      </w:r>
      <w:r w:rsidR="0012388E">
        <w:rPr>
          <w:rFonts w:ascii="宋体" w:eastAsia="宋体" w:hAnsi="宋体" w:hint="eastAsia"/>
          <w:color w:val="EE0000"/>
          <w:sz w:val="24"/>
          <w:highlight w:val="yellow"/>
        </w:rPr>
        <w:t>效果</w:t>
      </w:r>
      <w:r w:rsidR="009317FD">
        <w:rPr>
          <w:rFonts w:ascii="宋体" w:eastAsia="宋体" w:hAnsi="宋体" w:hint="eastAsia"/>
          <w:color w:val="EE0000"/>
          <w:sz w:val="24"/>
          <w:highlight w:val="yellow"/>
        </w:rPr>
        <w:t>也</w:t>
      </w:r>
      <w:r w:rsidR="00053958" w:rsidRPr="00825FBE">
        <w:rPr>
          <w:rFonts w:ascii="宋体" w:eastAsia="宋体" w:hAnsi="宋体"/>
          <w:color w:val="EE0000"/>
          <w:sz w:val="24"/>
          <w:highlight w:val="yellow"/>
        </w:rPr>
        <w:t>不足以解释本文所观察到的系统性差异。</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6"/>
      </w:tblGrid>
      <w:tr w:rsidR="00DB7E78" w14:paraId="4F0AF921" w14:textId="77777777" w:rsidTr="00393D3B">
        <w:tc>
          <w:tcPr>
            <w:tcW w:w="8296" w:type="dxa"/>
          </w:tcPr>
          <w:p w14:paraId="79A877DB" w14:textId="77777777" w:rsidR="00DB7E78" w:rsidRDefault="00DB7E78" w:rsidP="00393D3B">
            <w:pPr>
              <w:autoSpaceDE w:val="0"/>
              <w:autoSpaceDN w:val="0"/>
              <w:adjustRightInd w:val="0"/>
              <w:spacing w:beforeLines="100" w:before="312"/>
              <w:jc w:val="center"/>
              <w:rPr>
                <w:rFonts w:ascii="Times New Roman" w:hAnsi="Times New Roman" w:cs="Times New Roman"/>
                <w:kern w:val="0"/>
                <w:sz w:val="24"/>
              </w:rPr>
            </w:pPr>
            <w:r>
              <w:rPr>
                <w:rFonts w:ascii="Times New Roman" w:hAnsi="Times New Roman" w:cs="Times New Roman" w:hint="eastAsia"/>
                <w:noProof/>
                <w:kern w:val="0"/>
                <w:sz w:val="24"/>
              </w:rPr>
              <w:drawing>
                <wp:inline distT="0" distB="0" distL="0" distR="0" wp14:anchorId="170C146D" wp14:editId="104FCDC4">
                  <wp:extent cx="3958223" cy="2879785"/>
                  <wp:effectExtent l="0" t="0" r="4445" b="3175"/>
                  <wp:docPr id="9450790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79086" name="图片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58223" cy="2879785"/>
                          </a:xfrm>
                          <a:prstGeom prst="rect">
                            <a:avLst/>
                          </a:prstGeom>
                        </pic:spPr>
                      </pic:pic>
                    </a:graphicData>
                  </a:graphic>
                </wp:inline>
              </w:drawing>
            </w:r>
          </w:p>
        </w:tc>
      </w:tr>
      <w:tr w:rsidR="00DB7E78" w:rsidRPr="00BA5A0B" w14:paraId="3A42282D" w14:textId="77777777" w:rsidTr="00393D3B">
        <w:tc>
          <w:tcPr>
            <w:tcW w:w="8296" w:type="dxa"/>
          </w:tcPr>
          <w:p w14:paraId="73044878" w14:textId="0DDDC947" w:rsidR="00DB7E78" w:rsidRPr="00E1300A" w:rsidRDefault="00DB7E78" w:rsidP="001652D0">
            <w:pPr>
              <w:autoSpaceDE w:val="0"/>
              <w:autoSpaceDN w:val="0"/>
              <w:adjustRightInd w:val="0"/>
              <w:spacing w:beforeLines="50" w:before="156" w:line="276" w:lineRule="auto"/>
              <w:jc w:val="center"/>
              <w:rPr>
                <w:rFonts w:ascii="Times New Roman" w:eastAsia="仿宋" w:hAnsi="Times New Roman" w:cs="Times New Roman"/>
                <w:noProof/>
                <w:color w:val="EE0000"/>
                <w:kern w:val="0"/>
                <w:sz w:val="20"/>
                <w:szCs w:val="20"/>
                <w:highlight w:val="yellow"/>
              </w:rPr>
            </w:pPr>
            <w:r w:rsidRPr="00E1300A">
              <w:rPr>
                <w:rFonts w:ascii="Times New Roman" w:eastAsia="仿宋" w:hAnsi="Times New Roman" w:cs="Times New Roman"/>
                <w:noProof/>
                <w:color w:val="EE0000"/>
                <w:kern w:val="0"/>
                <w:sz w:val="20"/>
                <w:szCs w:val="20"/>
                <w:highlight w:val="yellow"/>
              </w:rPr>
              <w:t>图</w:t>
            </w:r>
            <w:r w:rsidR="00363E87" w:rsidRPr="00E1300A">
              <w:rPr>
                <w:rFonts w:ascii="Times New Roman" w:eastAsia="仿宋" w:hAnsi="Times New Roman" w:cs="Times New Roman" w:hint="eastAsia"/>
                <w:noProof/>
                <w:color w:val="EE0000"/>
                <w:kern w:val="0"/>
                <w:sz w:val="20"/>
                <w:szCs w:val="20"/>
                <w:highlight w:val="yellow"/>
              </w:rPr>
              <w:t>3</w:t>
            </w:r>
            <w:r w:rsidRPr="00E1300A">
              <w:rPr>
                <w:rFonts w:ascii="Times New Roman" w:eastAsia="仿宋" w:hAnsi="Times New Roman" w:cs="Times New Roman" w:hint="eastAsia"/>
                <w:noProof/>
                <w:color w:val="EE0000"/>
                <w:kern w:val="0"/>
                <w:sz w:val="20"/>
                <w:szCs w:val="20"/>
                <w:highlight w:val="yellow"/>
              </w:rPr>
              <w:t xml:space="preserve"> </w:t>
            </w:r>
            <w:r w:rsidRPr="00E1300A">
              <w:rPr>
                <w:rFonts w:ascii="Times New Roman" w:eastAsia="仿宋" w:hAnsi="Times New Roman" w:cs="Times New Roman" w:hint="eastAsia"/>
                <w:noProof/>
                <w:color w:val="EE0000"/>
                <w:kern w:val="0"/>
                <w:sz w:val="20"/>
                <w:szCs w:val="20"/>
                <w:highlight w:val="yellow"/>
              </w:rPr>
              <w:t>两种</w:t>
            </w:r>
            <w:r w:rsidRPr="00E1300A">
              <w:rPr>
                <w:rFonts w:ascii="Times New Roman" w:eastAsia="仿宋" w:hAnsi="Times New Roman" w:cs="Times New Roman"/>
                <w:noProof/>
                <w:color w:val="EE0000"/>
                <w:kern w:val="0"/>
                <w:sz w:val="20"/>
                <w:szCs w:val="20"/>
                <w:highlight w:val="yellow"/>
              </w:rPr>
              <w:t>择业动机</w:t>
            </w:r>
            <w:r w:rsidRPr="00E1300A">
              <w:rPr>
                <w:rFonts w:ascii="Times New Roman" w:eastAsia="仿宋" w:hAnsi="Times New Roman" w:cs="Times New Roman" w:hint="eastAsia"/>
                <w:noProof/>
                <w:color w:val="EE0000"/>
                <w:kern w:val="0"/>
                <w:sz w:val="20"/>
                <w:szCs w:val="20"/>
                <w:highlight w:val="yellow"/>
              </w:rPr>
              <w:t>的独立</w:t>
            </w:r>
            <w:r w:rsidRPr="00E1300A">
              <w:rPr>
                <w:rFonts w:ascii="Times New Roman" w:eastAsia="仿宋" w:hAnsi="Times New Roman" w:cs="Times New Roman"/>
                <w:noProof/>
                <w:color w:val="EE0000"/>
                <w:kern w:val="0"/>
                <w:sz w:val="20"/>
                <w:szCs w:val="20"/>
                <w:highlight w:val="yellow"/>
              </w:rPr>
              <w:t>调节效应</w:t>
            </w:r>
            <w:r w:rsidR="00591EC9" w:rsidRPr="00E1300A">
              <w:rPr>
                <w:rFonts w:ascii="Times New Roman" w:eastAsia="仿宋" w:hAnsi="Times New Roman" w:cs="Times New Roman" w:hint="eastAsia"/>
                <w:noProof/>
                <w:color w:val="EE0000"/>
                <w:kern w:val="0"/>
                <w:sz w:val="20"/>
                <w:szCs w:val="20"/>
                <w:highlight w:val="yellow"/>
              </w:rPr>
              <w:t>与复合调节效应</w:t>
            </w:r>
          </w:p>
          <w:p w14:paraId="065D0980" w14:textId="3D9B77CD" w:rsidR="00DB7E78" w:rsidRPr="00182115" w:rsidRDefault="00DB7E78" w:rsidP="001652D0">
            <w:pPr>
              <w:autoSpaceDE w:val="0"/>
              <w:autoSpaceDN w:val="0"/>
              <w:adjustRightInd w:val="0"/>
              <w:spacing w:afterLines="100" w:after="312" w:line="276" w:lineRule="auto"/>
              <w:jc w:val="center"/>
              <w:rPr>
                <w:rFonts w:ascii="Times New Roman" w:eastAsia="仿宋" w:hAnsi="Times New Roman" w:cs="Times New Roman"/>
                <w:noProof/>
                <w:kern w:val="0"/>
                <w:sz w:val="20"/>
                <w:szCs w:val="20"/>
              </w:rPr>
            </w:pPr>
            <w:r w:rsidRPr="00E1300A">
              <w:rPr>
                <w:rFonts w:ascii="Times New Roman" w:eastAsia="仿宋" w:hAnsi="Times New Roman" w:cs="Times New Roman" w:hint="eastAsia"/>
                <w:noProof/>
                <w:color w:val="EE0000"/>
                <w:kern w:val="0"/>
                <w:sz w:val="20"/>
                <w:szCs w:val="20"/>
                <w:highlight w:val="yellow"/>
              </w:rPr>
              <w:t>（注：显著性水平设置为</w:t>
            </w:r>
            <w:r w:rsidRPr="00E1300A">
              <w:rPr>
                <w:rFonts w:ascii="Times New Roman" w:eastAsia="仿宋" w:hAnsi="Times New Roman" w:cs="Times New Roman" w:hint="eastAsia"/>
                <w:noProof/>
                <w:color w:val="EE0000"/>
                <w:kern w:val="0"/>
                <w:sz w:val="20"/>
                <w:szCs w:val="20"/>
                <w:highlight w:val="yellow"/>
              </w:rPr>
              <w:t>9</w:t>
            </w:r>
            <w:r w:rsidR="00DA7063" w:rsidRPr="00E1300A">
              <w:rPr>
                <w:rFonts w:ascii="Times New Roman" w:eastAsia="仿宋" w:hAnsi="Times New Roman" w:cs="Times New Roman" w:hint="eastAsia"/>
                <w:noProof/>
                <w:color w:val="EE0000"/>
                <w:kern w:val="0"/>
                <w:sz w:val="20"/>
                <w:szCs w:val="20"/>
                <w:highlight w:val="yellow"/>
              </w:rPr>
              <w:t>0</w:t>
            </w:r>
            <w:r w:rsidRPr="00E1300A">
              <w:rPr>
                <w:rFonts w:ascii="Times New Roman" w:eastAsia="仿宋" w:hAnsi="Times New Roman" w:cs="Times New Roman" w:hint="eastAsia"/>
                <w:noProof/>
                <w:color w:val="EE0000"/>
                <w:kern w:val="0"/>
                <w:sz w:val="20"/>
                <w:szCs w:val="20"/>
                <w:highlight w:val="yellow"/>
              </w:rPr>
              <w:t>%</w:t>
            </w:r>
            <w:r w:rsidRPr="00E1300A">
              <w:rPr>
                <w:rFonts w:ascii="Times New Roman" w:eastAsia="仿宋" w:hAnsi="Times New Roman" w:cs="Times New Roman" w:hint="eastAsia"/>
                <w:noProof/>
                <w:color w:val="EE0000"/>
                <w:kern w:val="0"/>
                <w:sz w:val="20"/>
                <w:szCs w:val="20"/>
                <w:highlight w:val="yellow"/>
              </w:rPr>
              <w:t>，</w:t>
            </w:r>
            <w:r w:rsidRPr="00E1300A">
              <w:rPr>
                <w:rFonts w:ascii="Times New Roman" w:eastAsia="仿宋" w:hAnsi="Times New Roman" w:cs="Times New Roman"/>
                <w:i/>
                <w:iCs/>
                <w:noProof/>
                <w:color w:val="EE0000"/>
                <w:kern w:val="0"/>
                <w:sz w:val="20"/>
                <w:szCs w:val="20"/>
                <w:highlight w:val="yellow"/>
              </w:rPr>
              <w:t>p</w:t>
            </w:r>
            <w:r w:rsidRPr="00E1300A">
              <w:rPr>
                <w:rFonts w:ascii="Times New Roman" w:eastAsia="仿宋" w:hAnsi="Times New Roman" w:cs="Times New Roman"/>
                <w:noProof/>
                <w:color w:val="EE0000"/>
                <w:kern w:val="0"/>
                <w:sz w:val="20"/>
                <w:szCs w:val="20"/>
                <w:highlight w:val="yellow"/>
              </w:rPr>
              <w:t xml:space="preserve"> &lt; 0.</w:t>
            </w:r>
            <w:r w:rsidR="00DA7063" w:rsidRPr="00E1300A">
              <w:rPr>
                <w:rFonts w:ascii="Times New Roman" w:eastAsia="仿宋" w:hAnsi="Times New Roman" w:cs="Times New Roman" w:hint="eastAsia"/>
                <w:noProof/>
                <w:color w:val="EE0000"/>
                <w:kern w:val="0"/>
                <w:sz w:val="20"/>
                <w:szCs w:val="20"/>
                <w:highlight w:val="yellow"/>
              </w:rPr>
              <w:t>1</w:t>
            </w:r>
            <w:r w:rsidRPr="00E1300A">
              <w:rPr>
                <w:rFonts w:ascii="Times New Roman" w:eastAsia="仿宋" w:hAnsi="Times New Roman" w:cs="Times New Roman" w:hint="eastAsia"/>
                <w:noProof/>
                <w:color w:val="EE0000"/>
                <w:kern w:val="0"/>
                <w:sz w:val="20"/>
                <w:szCs w:val="20"/>
                <w:highlight w:val="yellow"/>
              </w:rPr>
              <w:t>）</w:t>
            </w:r>
          </w:p>
        </w:tc>
      </w:tr>
    </w:tbl>
    <w:p w14:paraId="736B4843" w14:textId="3BF5DA23" w:rsidR="009F2DC3" w:rsidRDefault="009F2DC3" w:rsidP="009F2DC3">
      <w:pPr>
        <w:pStyle w:val="3"/>
        <w:spacing w:beforeLines="50" w:before="156" w:afterLines="50" w:after="156" w:line="276" w:lineRule="auto"/>
        <w:rPr>
          <w:rFonts w:ascii="Times New Roman" w:eastAsia="黑体" w:hAnsi="Times New Roman" w:cs="Times New Roman"/>
          <w:color w:val="000000" w:themeColor="text1"/>
          <w:sz w:val="24"/>
          <w:szCs w:val="24"/>
        </w:rPr>
      </w:pPr>
      <w:r w:rsidRPr="001A0113">
        <w:rPr>
          <w:rFonts w:ascii="Times New Roman" w:eastAsia="黑体" w:hAnsi="Times New Roman" w:cs="Times New Roman" w:hint="eastAsia"/>
          <w:color w:val="000000" w:themeColor="text1"/>
          <w:sz w:val="24"/>
          <w:szCs w:val="24"/>
        </w:rPr>
        <w:t>（</w:t>
      </w:r>
      <w:r>
        <w:rPr>
          <w:rFonts w:ascii="Times New Roman" w:eastAsia="黑体" w:hAnsi="Times New Roman" w:cs="Times New Roman" w:hint="eastAsia"/>
          <w:color w:val="000000" w:themeColor="text1"/>
          <w:sz w:val="24"/>
          <w:szCs w:val="24"/>
        </w:rPr>
        <w:t>二</w:t>
      </w:r>
      <w:r w:rsidRPr="001A0113">
        <w:rPr>
          <w:rFonts w:ascii="Times New Roman" w:eastAsia="黑体" w:hAnsi="Times New Roman" w:cs="Times New Roman" w:hint="eastAsia"/>
          <w:color w:val="000000" w:themeColor="text1"/>
          <w:sz w:val="24"/>
          <w:szCs w:val="24"/>
        </w:rPr>
        <w:t>）</w:t>
      </w:r>
      <w:r>
        <w:rPr>
          <w:rFonts w:ascii="Times New Roman" w:eastAsia="黑体" w:hAnsi="Times New Roman" w:cs="Times New Roman" w:hint="eastAsia"/>
          <w:color w:val="000000" w:themeColor="text1"/>
          <w:sz w:val="24"/>
          <w:szCs w:val="24"/>
        </w:rPr>
        <w:t>稳健性检验</w:t>
      </w:r>
    </w:p>
    <w:p w14:paraId="6CC214DC" w14:textId="77777777" w:rsidR="00550762" w:rsidRDefault="0023566E" w:rsidP="00267B31">
      <w:pPr>
        <w:spacing w:line="276" w:lineRule="auto"/>
        <w:ind w:firstLineChars="200" w:firstLine="480"/>
        <w:rPr>
          <w:rFonts w:ascii="宋体" w:eastAsia="宋体" w:hAnsi="宋体"/>
          <w:color w:val="EE0000"/>
          <w:sz w:val="24"/>
          <w:highlight w:val="yellow"/>
        </w:rPr>
      </w:pPr>
      <w:r>
        <w:rPr>
          <w:rFonts w:ascii="宋体" w:eastAsia="宋体" w:hAnsi="宋体" w:hint="eastAsia"/>
          <w:color w:val="EE0000"/>
          <w:sz w:val="24"/>
          <w:highlight w:val="yellow"/>
        </w:rPr>
        <w:t>为进一步检验主效应的稳健性，本文将因变量“职业认同”替换为受访者自评的“收入与工作量的匹配程度”</w:t>
      </w:r>
      <w:r w:rsidR="00EF0854">
        <w:rPr>
          <w:rFonts w:ascii="宋体" w:eastAsia="宋体" w:hAnsi="宋体" w:hint="eastAsia"/>
          <w:color w:val="EE0000"/>
          <w:sz w:val="24"/>
          <w:highlight w:val="yellow"/>
        </w:rPr>
        <w:t>，</w:t>
      </w:r>
      <w:r w:rsidR="000D03E5" w:rsidRPr="000D03E5">
        <w:rPr>
          <w:rFonts w:ascii="宋体" w:eastAsia="宋体" w:hAnsi="宋体" w:hint="eastAsia"/>
          <w:color w:val="EE0000"/>
          <w:sz w:val="24"/>
          <w:highlight w:val="yellow"/>
        </w:rPr>
        <w:t xml:space="preserve"> </w:t>
      </w:r>
      <w:r w:rsidR="000D03E5">
        <w:rPr>
          <w:rFonts w:ascii="宋体" w:eastAsia="宋体" w:hAnsi="宋体" w:hint="eastAsia"/>
          <w:color w:val="EE0000"/>
          <w:sz w:val="24"/>
          <w:highlight w:val="yellow"/>
        </w:rPr>
        <w:t>该变量为一个值域</w:t>
      </w:r>
      <w:r w:rsidR="000D03E5" w:rsidRPr="00A42F10">
        <w:rPr>
          <w:rFonts w:ascii="Times New Roman" w:eastAsia="宋体" w:hAnsi="Times New Roman" w:cs="Times New Roman"/>
          <w:color w:val="EE0000"/>
          <w:sz w:val="24"/>
          <w:highlight w:val="yellow"/>
        </w:rPr>
        <w:t>在</w:t>
      </w:r>
      <w:r w:rsidR="000D03E5" w:rsidRPr="00A42F10">
        <w:rPr>
          <w:rFonts w:ascii="Times New Roman" w:eastAsia="宋体" w:hAnsi="Times New Roman" w:cs="Times New Roman"/>
          <w:color w:val="EE0000"/>
          <w:sz w:val="24"/>
          <w:highlight w:val="yellow"/>
        </w:rPr>
        <w:t>1</w:t>
      </w:r>
      <w:r w:rsidR="000D03E5">
        <w:rPr>
          <w:rFonts w:ascii="宋体" w:eastAsia="宋体" w:hAnsi="宋体" w:hint="eastAsia"/>
          <w:color w:val="EE0000"/>
          <w:sz w:val="24"/>
          <w:highlight w:val="yellow"/>
        </w:rPr>
        <w:t>至</w:t>
      </w:r>
      <w:r w:rsidR="000D03E5" w:rsidRPr="00A42F10">
        <w:rPr>
          <w:rFonts w:ascii="Times New Roman" w:eastAsia="宋体" w:hAnsi="Times New Roman" w:cs="Times New Roman"/>
          <w:color w:val="EE0000"/>
          <w:sz w:val="24"/>
          <w:highlight w:val="yellow"/>
        </w:rPr>
        <w:t>5</w:t>
      </w:r>
      <w:r w:rsidR="000D03E5">
        <w:rPr>
          <w:rFonts w:ascii="宋体" w:eastAsia="宋体" w:hAnsi="宋体" w:hint="eastAsia"/>
          <w:color w:val="EE0000"/>
          <w:sz w:val="24"/>
          <w:highlight w:val="yellow"/>
        </w:rPr>
        <w:t>间的定序变量，</w:t>
      </w:r>
      <w:r w:rsidR="000D03E5" w:rsidRPr="00A42F10">
        <w:rPr>
          <w:rFonts w:ascii="Times New Roman" w:eastAsia="宋体" w:hAnsi="Times New Roman" w:cs="Times New Roman"/>
          <w:color w:val="EE0000"/>
          <w:sz w:val="24"/>
          <w:highlight w:val="yellow"/>
        </w:rPr>
        <w:t>1</w:t>
      </w:r>
      <w:r w:rsidR="000D03E5">
        <w:rPr>
          <w:rFonts w:ascii="宋体" w:eastAsia="宋体" w:hAnsi="宋体" w:hint="eastAsia"/>
          <w:color w:val="EE0000"/>
          <w:sz w:val="24"/>
          <w:highlight w:val="yellow"/>
        </w:rPr>
        <w:t>代表“收入远低于工作量”，</w:t>
      </w:r>
      <w:r w:rsidR="000D03E5" w:rsidRPr="00A42F10">
        <w:rPr>
          <w:rFonts w:ascii="Times New Roman" w:eastAsia="宋体" w:hAnsi="Times New Roman" w:cs="Times New Roman"/>
          <w:color w:val="EE0000"/>
          <w:sz w:val="24"/>
          <w:highlight w:val="yellow"/>
        </w:rPr>
        <w:t>5</w:t>
      </w:r>
      <w:r w:rsidR="000D03E5">
        <w:rPr>
          <w:rFonts w:ascii="宋体" w:eastAsia="宋体" w:hAnsi="宋体" w:hint="eastAsia"/>
          <w:color w:val="EE0000"/>
          <w:sz w:val="24"/>
          <w:highlight w:val="yellow"/>
        </w:rPr>
        <w:t>代表“收入远高于工作量”。</w:t>
      </w:r>
      <w:r w:rsidR="000773B8" w:rsidRPr="000773B8">
        <w:rPr>
          <w:rFonts w:ascii="宋体" w:eastAsia="宋体" w:hAnsi="宋体" w:hint="eastAsia"/>
          <w:color w:val="EE0000"/>
          <w:sz w:val="24"/>
          <w:highlight w:val="yellow"/>
        </w:rPr>
        <w:t xml:space="preserve"> </w:t>
      </w:r>
      <w:r w:rsidR="000773B8">
        <w:rPr>
          <w:rFonts w:ascii="宋体" w:eastAsia="宋体" w:hAnsi="宋体" w:hint="eastAsia"/>
          <w:color w:val="EE0000"/>
          <w:sz w:val="24"/>
          <w:highlight w:val="yellow"/>
        </w:rPr>
        <w:t>该变量可以从另一维度对主效应进行交叉验证。</w:t>
      </w:r>
      <w:r w:rsidR="000D03E5">
        <w:rPr>
          <w:rFonts w:ascii="宋体" w:eastAsia="宋体" w:hAnsi="宋体" w:hint="eastAsia"/>
          <w:color w:val="EE0000"/>
          <w:sz w:val="24"/>
          <w:highlight w:val="yellow"/>
        </w:rPr>
        <w:t>相应地，本文在此</w:t>
      </w:r>
      <w:r w:rsidR="00EF0854">
        <w:rPr>
          <w:rFonts w:ascii="宋体" w:eastAsia="宋体" w:hAnsi="宋体" w:hint="eastAsia"/>
          <w:color w:val="EE0000"/>
          <w:sz w:val="24"/>
          <w:highlight w:val="yellow"/>
        </w:rPr>
        <w:t>采用</w:t>
      </w:r>
      <w:r w:rsidR="00EF0854" w:rsidRPr="00801652">
        <w:rPr>
          <w:rFonts w:ascii="Times New Roman" w:eastAsia="宋体" w:hAnsi="Times New Roman" w:cs="Times New Roman"/>
          <w:color w:val="EE0000"/>
          <w:kern w:val="0"/>
          <w:sz w:val="24"/>
          <w:highlight w:val="yellow"/>
          <w14:ligatures w14:val="none"/>
        </w:rPr>
        <w:t>有序逻辑回归模型（</w:t>
      </w:r>
      <w:r w:rsidR="00EF0854" w:rsidRPr="00801652">
        <w:rPr>
          <w:rFonts w:ascii="Times New Roman" w:eastAsia="宋体" w:hAnsi="Times New Roman" w:cs="Times New Roman"/>
          <w:color w:val="EE0000"/>
          <w:kern w:val="0"/>
          <w:sz w:val="24"/>
          <w:highlight w:val="yellow"/>
          <w14:ligatures w14:val="none"/>
        </w:rPr>
        <w:t>Ordered Logit Model, Ologit</w:t>
      </w:r>
      <w:r w:rsidR="00EF0854" w:rsidRPr="00801652">
        <w:rPr>
          <w:rFonts w:ascii="Times New Roman" w:eastAsia="宋体" w:hAnsi="Times New Roman" w:cs="Times New Roman"/>
          <w:color w:val="EE0000"/>
          <w:kern w:val="0"/>
          <w:sz w:val="24"/>
          <w:highlight w:val="yellow"/>
          <w14:ligatures w14:val="none"/>
        </w:rPr>
        <w:t>）</w:t>
      </w:r>
      <w:r w:rsidR="00EF0854">
        <w:rPr>
          <w:rFonts w:ascii="宋体" w:eastAsia="宋体" w:hAnsi="宋体" w:hint="eastAsia"/>
          <w:color w:val="EE0000"/>
          <w:sz w:val="24"/>
          <w:highlight w:val="yellow"/>
        </w:rPr>
        <w:t>进行再估计</w:t>
      </w:r>
      <w:r w:rsidR="00EF0854" w:rsidRPr="00FF3C7C">
        <w:rPr>
          <w:rFonts w:ascii="宋体" w:eastAsia="宋体" w:hAnsi="宋体" w:hint="eastAsia"/>
          <w:color w:val="EE0000"/>
          <w:sz w:val="24"/>
          <w:highlight w:val="yellow"/>
        </w:rPr>
        <w:t>，</w:t>
      </w:r>
      <w:r w:rsidR="00EF0854" w:rsidRPr="00FF3C7C">
        <w:rPr>
          <w:rFonts w:ascii="Times New Roman" w:eastAsia="宋体" w:hAnsi="Times New Roman" w:cs="Times New Roman"/>
          <w:color w:val="EE0000"/>
          <w:kern w:val="0"/>
          <w:sz w:val="24"/>
          <w:highlight w:val="yellow"/>
          <w14:ligatures w14:val="none"/>
        </w:rPr>
        <w:t>以更贴合</w:t>
      </w:r>
      <w:r w:rsidR="00FF3C7C">
        <w:rPr>
          <w:rFonts w:ascii="Times New Roman" w:eastAsia="宋体" w:hAnsi="Times New Roman" w:cs="Times New Roman" w:hint="eastAsia"/>
          <w:color w:val="EE0000"/>
          <w:kern w:val="0"/>
          <w:sz w:val="24"/>
          <w:highlight w:val="yellow"/>
          <w14:ligatures w14:val="none"/>
        </w:rPr>
        <w:t>替换后</w:t>
      </w:r>
      <w:r w:rsidR="00EF0854" w:rsidRPr="00FF3C7C">
        <w:rPr>
          <w:rFonts w:ascii="Times New Roman" w:eastAsia="宋体" w:hAnsi="Times New Roman" w:cs="Times New Roman"/>
          <w:color w:val="EE0000"/>
          <w:kern w:val="0"/>
          <w:sz w:val="24"/>
          <w:highlight w:val="yellow"/>
          <w14:ligatures w14:val="none"/>
        </w:rPr>
        <w:t>因变量的</w:t>
      </w:r>
      <w:r w:rsidR="00156955">
        <w:rPr>
          <w:rFonts w:ascii="Times New Roman" w:eastAsia="宋体" w:hAnsi="Times New Roman" w:cs="Times New Roman" w:hint="eastAsia"/>
          <w:color w:val="EE0000"/>
          <w:kern w:val="0"/>
          <w:sz w:val="24"/>
          <w:highlight w:val="yellow"/>
          <w14:ligatures w14:val="none"/>
        </w:rPr>
        <w:t>非连续</w:t>
      </w:r>
      <w:r w:rsidR="00EF0854" w:rsidRPr="00FF3C7C">
        <w:rPr>
          <w:rFonts w:ascii="Times New Roman" w:eastAsia="宋体" w:hAnsi="Times New Roman" w:cs="Times New Roman"/>
          <w:color w:val="EE0000"/>
          <w:kern w:val="0"/>
          <w:sz w:val="24"/>
          <w:highlight w:val="yellow"/>
          <w14:ligatures w14:val="none"/>
        </w:rPr>
        <w:t>特征</w:t>
      </w:r>
      <w:r w:rsidRPr="00FF3C7C">
        <w:rPr>
          <w:rFonts w:ascii="宋体" w:eastAsia="宋体" w:hAnsi="宋体" w:hint="eastAsia"/>
          <w:color w:val="EE0000"/>
          <w:sz w:val="24"/>
          <w:highlight w:val="yellow"/>
        </w:rPr>
        <w:t>。</w:t>
      </w:r>
    </w:p>
    <w:p w14:paraId="4BCEC817" w14:textId="5A299838" w:rsidR="00627988" w:rsidRPr="00801652" w:rsidRDefault="00627988" w:rsidP="00267B31">
      <w:pPr>
        <w:spacing w:line="276" w:lineRule="auto"/>
        <w:ind w:firstLineChars="200" w:firstLine="480"/>
        <w:rPr>
          <w:rFonts w:ascii="宋体" w:eastAsia="宋体" w:hAnsi="宋体"/>
          <w:color w:val="EE0000"/>
          <w:sz w:val="24"/>
        </w:rPr>
      </w:pPr>
      <w:r w:rsidRPr="00CF5DDB">
        <w:rPr>
          <w:rFonts w:ascii="宋体" w:eastAsia="宋体" w:hAnsi="宋体" w:hint="eastAsia"/>
          <w:color w:val="EE0000"/>
          <w:sz w:val="24"/>
          <w:highlight w:val="yellow"/>
        </w:rPr>
        <w:t>结果</w:t>
      </w:r>
      <w:r w:rsidR="004E6E98" w:rsidRPr="00CF5DDB">
        <w:rPr>
          <w:rFonts w:ascii="宋体" w:eastAsia="宋体" w:hAnsi="宋体" w:hint="eastAsia"/>
          <w:color w:val="EE0000"/>
          <w:sz w:val="24"/>
          <w:highlight w:val="yellow"/>
        </w:rPr>
        <w:t>如表</w:t>
      </w:r>
      <w:r w:rsidR="004E6E98" w:rsidRPr="00CF5DDB">
        <w:rPr>
          <w:rFonts w:ascii="Times New Roman" w:eastAsia="宋体" w:hAnsi="Times New Roman" w:cs="Times New Roman"/>
          <w:color w:val="EE0000"/>
          <w:sz w:val="24"/>
          <w:highlight w:val="yellow"/>
        </w:rPr>
        <w:t>3-1</w:t>
      </w:r>
      <w:r w:rsidR="004E6E98" w:rsidRPr="00CF5DDB">
        <w:rPr>
          <w:rFonts w:ascii="宋体" w:eastAsia="宋体" w:hAnsi="宋体" w:hint="eastAsia"/>
          <w:color w:val="EE0000"/>
          <w:sz w:val="24"/>
          <w:highlight w:val="yellow"/>
        </w:rPr>
        <w:t>所</w:t>
      </w:r>
      <w:r w:rsidRPr="00CF5DDB">
        <w:rPr>
          <w:rFonts w:ascii="宋体" w:eastAsia="宋体" w:hAnsi="宋体" w:hint="eastAsia"/>
          <w:color w:val="EE0000"/>
          <w:sz w:val="24"/>
          <w:highlight w:val="yellow"/>
        </w:rPr>
        <w:t>示，与月收入低于</w:t>
      </w:r>
      <w:r w:rsidRPr="00CF5DDB">
        <w:rPr>
          <w:rFonts w:ascii="Times New Roman" w:eastAsia="宋体" w:hAnsi="Times New Roman" w:cs="Times New Roman"/>
          <w:color w:val="EE0000"/>
          <w:sz w:val="24"/>
          <w:highlight w:val="yellow"/>
        </w:rPr>
        <w:t>1</w:t>
      </w:r>
      <w:r w:rsidRPr="00CF5DDB">
        <w:rPr>
          <w:rFonts w:ascii="宋体" w:eastAsia="宋体" w:hAnsi="宋体" w:hint="eastAsia"/>
          <w:color w:val="EE0000"/>
          <w:sz w:val="24"/>
          <w:highlight w:val="yellow"/>
        </w:rPr>
        <w:t>万</w:t>
      </w:r>
      <w:r w:rsidR="0007298C" w:rsidRPr="00CF5DDB">
        <w:rPr>
          <w:rFonts w:ascii="宋体" w:eastAsia="宋体" w:hAnsi="宋体" w:hint="eastAsia"/>
          <w:color w:val="EE0000"/>
          <w:sz w:val="24"/>
          <w:highlight w:val="yellow"/>
        </w:rPr>
        <w:t>元</w:t>
      </w:r>
      <w:r w:rsidRPr="00CF5DDB">
        <w:rPr>
          <w:rFonts w:ascii="宋体" w:eastAsia="宋体" w:hAnsi="宋体" w:hint="eastAsia"/>
          <w:color w:val="EE0000"/>
          <w:sz w:val="24"/>
          <w:highlight w:val="yellow"/>
        </w:rPr>
        <w:t>的程序员相比，月收入</w:t>
      </w:r>
      <w:r w:rsidR="00974244" w:rsidRPr="00CF5DDB">
        <w:rPr>
          <w:rFonts w:ascii="宋体" w:eastAsia="宋体" w:hAnsi="宋体" w:hint="eastAsia"/>
          <w:color w:val="EE0000"/>
          <w:sz w:val="24"/>
          <w:highlight w:val="yellow"/>
        </w:rPr>
        <w:t>超过</w:t>
      </w:r>
      <w:r w:rsidR="00974244" w:rsidRPr="00CF5DDB">
        <w:rPr>
          <w:rFonts w:ascii="Times New Roman" w:eastAsia="宋体" w:hAnsi="Times New Roman" w:cs="Times New Roman"/>
          <w:color w:val="EE0000"/>
          <w:sz w:val="24"/>
          <w:highlight w:val="yellow"/>
        </w:rPr>
        <w:t>1</w:t>
      </w:r>
      <w:r w:rsidRPr="00CF5DDB">
        <w:rPr>
          <w:rFonts w:ascii="宋体" w:eastAsia="宋体" w:hAnsi="宋体" w:hint="eastAsia"/>
          <w:color w:val="EE0000"/>
          <w:sz w:val="24"/>
          <w:highlight w:val="yellow"/>
        </w:rPr>
        <w:t>万</w:t>
      </w:r>
      <w:r w:rsidR="00A3799B" w:rsidRPr="00CF5DDB">
        <w:rPr>
          <w:rFonts w:ascii="宋体" w:eastAsia="宋体" w:hAnsi="宋体" w:hint="eastAsia"/>
          <w:color w:val="EE0000"/>
          <w:sz w:val="24"/>
          <w:highlight w:val="yellow"/>
        </w:rPr>
        <w:t>元</w:t>
      </w:r>
      <w:r w:rsidRPr="00CF5DDB">
        <w:rPr>
          <w:rFonts w:ascii="宋体" w:eastAsia="宋体" w:hAnsi="宋体" w:hint="eastAsia"/>
          <w:color w:val="EE0000"/>
          <w:sz w:val="24"/>
          <w:highlight w:val="yellow"/>
        </w:rPr>
        <w:t>的程序员</w:t>
      </w:r>
      <w:r w:rsidR="00B7527F" w:rsidRPr="00CF5DDB">
        <w:rPr>
          <w:rFonts w:ascii="宋体" w:eastAsia="宋体" w:hAnsi="宋体" w:hint="eastAsia"/>
          <w:color w:val="EE0000"/>
          <w:sz w:val="24"/>
          <w:highlight w:val="yellow"/>
        </w:rPr>
        <w:t>显著地更可能认为自己的收入与工作量相匹配，甚至是收入远超工作量</w:t>
      </w:r>
      <w:r w:rsidRPr="00CF5DDB">
        <w:rPr>
          <w:rFonts w:ascii="宋体" w:eastAsia="宋体" w:hAnsi="宋体" w:hint="eastAsia"/>
          <w:color w:val="EE0000"/>
          <w:sz w:val="24"/>
          <w:highlight w:val="yellow"/>
        </w:rPr>
        <w:t>（</w:t>
      </w:r>
      <w:r w:rsidR="00367C7D" w:rsidRPr="00CF5DDB">
        <w:rPr>
          <w:rFonts w:ascii="Times New Roman" w:eastAsia="宋体" w:hAnsi="Times New Roman" w:cs="Times New Roman"/>
          <w:color w:val="EE0000"/>
          <w:sz w:val="24"/>
          <w:highlight w:val="yellow"/>
        </w:rPr>
        <w:t>OR</w:t>
      </w:r>
      <w:r w:rsidRPr="00CF5DDB">
        <w:rPr>
          <w:rFonts w:ascii="Times New Roman" w:eastAsia="宋体" w:hAnsi="Times New Roman" w:cs="Times New Roman"/>
          <w:color w:val="EE0000"/>
          <w:sz w:val="24"/>
          <w:highlight w:val="yellow"/>
        </w:rPr>
        <w:t xml:space="preserve"> = </w:t>
      </w:r>
      <w:r w:rsidRPr="00CF5DDB">
        <w:rPr>
          <w:rFonts w:ascii="Times New Roman" w:eastAsia="宋体" w:hAnsi="Times New Roman" w:cs="Times New Roman" w:hint="eastAsia"/>
          <w:color w:val="EE0000"/>
          <w:sz w:val="24"/>
          <w:highlight w:val="yellow"/>
        </w:rPr>
        <w:t>2.89</w:t>
      </w:r>
      <w:r w:rsidR="007D3607" w:rsidRPr="00CF5DDB">
        <w:rPr>
          <w:rFonts w:ascii="Times New Roman" w:eastAsia="宋体" w:hAnsi="Times New Roman" w:cs="Times New Roman" w:hint="eastAsia"/>
          <w:color w:val="EE0000"/>
          <w:sz w:val="24"/>
          <w:highlight w:val="yellow"/>
        </w:rPr>
        <w:t>5</w:t>
      </w:r>
      <w:r w:rsidRPr="00CF5DDB">
        <w:rPr>
          <w:rFonts w:ascii="Times New Roman" w:eastAsia="宋体" w:hAnsi="Times New Roman" w:cs="Times New Roman"/>
          <w:color w:val="EE0000"/>
          <w:sz w:val="24"/>
          <w:highlight w:val="yellow"/>
        </w:rPr>
        <w:t>，</w:t>
      </w:r>
      <w:r w:rsidRPr="00CF5DDB">
        <w:rPr>
          <w:rFonts w:ascii="Times New Roman" w:eastAsia="宋体" w:hAnsi="Times New Roman" w:cs="Times New Roman"/>
          <w:i/>
          <w:iCs/>
          <w:color w:val="EE0000"/>
          <w:sz w:val="24"/>
          <w:highlight w:val="yellow"/>
        </w:rPr>
        <w:t>p</w:t>
      </w:r>
      <w:r w:rsidRPr="00CF5DDB">
        <w:rPr>
          <w:rFonts w:ascii="Times New Roman" w:eastAsia="宋体" w:hAnsi="Times New Roman" w:cs="Times New Roman"/>
          <w:color w:val="EE0000"/>
          <w:sz w:val="24"/>
          <w:highlight w:val="yellow"/>
        </w:rPr>
        <w:t xml:space="preserve"> &lt; 0.0</w:t>
      </w:r>
      <w:r w:rsidRPr="00CF5DDB">
        <w:rPr>
          <w:rFonts w:ascii="Times New Roman" w:eastAsia="宋体" w:hAnsi="Times New Roman" w:cs="Times New Roman" w:hint="eastAsia"/>
          <w:color w:val="EE0000"/>
          <w:sz w:val="24"/>
          <w:highlight w:val="yellow"/>
        </w:rPr>
        <w:t>01</w:t>
      </w:r>
      <w:r w:rsidRPr="00CF5DDB">
        <w:rPr>
          <w:rFonts w:ascii="宋体" w:eastAsia="宋体" w:hAnsi="宋体" w:hint="eastAsia"/>
          <w:color w:val="EE0000"/>
          <w:sz w:val="24"/>
          <w:highlight w:val="yellow"/>
        </w:rPr>
        <w:t>）</w:t>
      </w:r>
      <w:r w:rsidR="00B7527F" w:rsidRPr="00CF5DDB">
        <w:rPr>
          <w:rFonts w:ascii="宋体" w:eastAsia="宋体" w:hAnsi="宋体" w:hint="eastAsia"/>
          <w:color w:val="EE0000"/>
          <w:sz w:val="24"/>
          <w:highlight w:val="yellow"/>
        </w:rPr>
        <w:t>。</w:t>
      </w:r>
      <w:r w:rsidR="00BF2076" w:rsidRPr="00CF5DDB">
        <w:rPr>
          <w:rFonts w:ascii="宋体" w:eastAsia="宋体" w:hAnsi="宋体" w:hint="eastAsia"/>
          <w:color w:val="EE0000"/>
          <w:sz w:val="24"/>
          <w:highlight w:val="yellow"/>
        </w:rPr>
        <w:t>这一结果可以视为</w:t>
      </w:r>
      <w:r w:rsidR="001248E6" w:rsidRPr="00CF5DDB">
        <w:rPr>
          <w:rFonts w:ascii="宋体" w:eastAsia="宋体" w:hAnsi="宋体" w:hint="eastAsia"/>
          <w:color w:val="EE0000"/>
          <w:sz w:val="24"/>
          <w:highlight w:val="yellow"/>
        </w:rPr>
        <w:t>支持了主效应中</w:t>
      </w:r>
      <w:r w:rsidR="00BF2076" w:rsidRPr="00CF5DDB">
        <w:rPr>
          <w:rFonts w:ascii="宋体" w:eastAsia="宋体" w:hAnsi="宋体" w:hint="eastAsia"/>
          <w:color w:val="EE0000"/>
          <w:sz w:val="24"/>
          <w:highlight w:val="yellow"/>
        </w:rPr>
        <w:t>“收入提升职业认同”</w:t>
      </w:r>
      <w:r w:rsidR="001248E6" w:rsidRPr="00CF5DDB">
        <w:rPr>
          <w:rFonts w:ascii="宋体" w:eastAsia="宋体" w:hAnsi="宋体" w:hint="eastAsia"/>
          <w:color w:val="EE0000"/>
          <w:sz w:val="24"/>
          <w:highlight w:val="yellow"/>
        </w:rPr>
        <w:t>的发现。对日均工作时长超过8小时的程序员而言，其认为“收入与工作量匹配”的可能性显著下降（</w:t>
      </w:r>
      <w:r w:rsidR="001248E6" w:rsidRPr="00CF5DDB">
        <w:rPr>
          <w:rFonts w:ascii="Times New Roman" w:eastAsia="宋体" w:hAnsi="Times New Roman" w:cs="Times New Roman"/>
          <w:color w:val="EE0000"/>
          <w:sz w:val="24"/>
          <w:highlight w:val="yellow"/>
        </w:rPr>
        <w:t xml:space="preserve">OR = </w:t>
      </w:r>
      <w:r w:rsidR="001248E6" w:rsidRPr="00CF5DDB">
        <w:rPr>
          <w:rFonts w:ascii="Times New Roman" w:eastAsia="宋体" w:hAnsi="Times New Roman" w:cs="Times New Roman" w:hint="eastAsia"/>
          <w:color w:val="EE0000"/>
          <w:sz w:val="24"/>
          <w:highlight w:val="yellow"/>
        </w:rPr>
        <w:t>0.665</w:t>
      </w:r>
      <w:r w:rsidR="001248E6" w:rsidRPr="00CF5DDB">
        <w:rPr>
          <w:rFonts w:ascii="Times New Roman" w:eastAsia="宋体" w:hAnsi="Times New Roman" w:cs="Times New Roman"/>
          <w:color w:val="EE0000"/>
          <w:sz w:val="24"/>
          <w:highlight w:val="yellow"/>
        </w:rPr>
        <w:t>，</w:t>
      </w:r>
      <w:r w:rsidR="001248E6" w:rsidRPr="00CF5DDB">
        <w:rPr>
          <w:rFonts w:ascii="Times New Roman" w:eastAsia="宋体" w:hAnsi="Times New Roman" w:cs="Times New Roman"/>
          <w:i/>
          <w:iCs/>
          <w:color w:val="EE0000"/>
          <w:sz w:val="24"/>
          <w:highlight w:val="yellow"/>
        </w:rPr>
        <w:t>p</w:t>
      </w:r>
      <w:r w:rsidR="001248E6" w:rsidRPr="00CF5DDB">
        <w:rPr>
          <w:rFonts w:ascii="Times New Roman" w:eastAsia="宋体" w:hAnsi="Times New Roman" w:cs="Times New Roman"/>
          <w:color w:val="EE0000"/>
          <w:sz w:val="24"/>
          <w:highlight w:val="yellow"/>
        </w:rPr>
        <w:t xml:space="preserve"> &lt; 0.0</w:t>
      </w:r>
      <w:r w:rsidR="001248E6" w:rsidRPr="00CF5DDB">
        <w:rPr>
          <w:rFonts w:ascii="Times New Roman" w:eastAsia="宋体" w:hAnsi="Times New Roman" w:cs="Times New Roman" w:hint="eastAsia"/>
          <w:color w:val="EE0000"/>
          <w:sz w:val="24"/>
          <w:highlight w:val="yellow"/>
        </w:rPr>
        <w:t>01</w:t>
      </w:r>
      <w:r w:rsidR="001248E6" w:rsidRPr="00CF5DDB">
        <w:rPr>
          <w:rFonts w:ascii="宋体" w:eastAsia="宋体" w:hAnsi="宋体" w:hint="eastAsia"/>
          <w:color w:val="EE0000"/>
          <w:sz w:val="24"/>
          <w:highlight w:val="yellow"/>
        </w:rPr>
        <w:t>），同样与“工作时长削弱职业认同”的主效应发现相一致。</w:t>
      </w:r>
      <w:r w:rsidR="00C158AF" w:rsidRPr="00CF5DDB">
        <w:rPr>
          <w:rFonts w:ascii="宋体" w:eastAsia="宋体" w:hAnsi="宋体" w:hint="eastAsia"/>
          <w:color w:val="EE0000"/>
          <w:sz w:val="24"/>
          <w:highlight w:val="yellow"/>
        </w:rPr>
        <w:t>因此，模型</w:t>
      </w:r>
      <w:r w:rsidR="00C158AF" w:rsidRPr="00356979">
        <w:rPr>
          <w:rFonts w:ascii="Times New Roman" w:eastAsia="宋体" w:hAnsi="Times New Roman" w:cs="Times New Roman"/>
          <w:color w:val="EE0000"/>
          <w:sz w:val="24"/>
          <w:highlight w:val="yellow"/>
        </w:rPr>
        <w:t>6</w:t>
      </w:r>
      <w:r w:rsidR="00C158AF" w:rsidRPr="00CF5DDB">
        <w:rPr>
          <w:rFonts w:ascii="宋体" w:eastAsia="宋体" w:hAnsi="宋体" w:hint="eastAsia"/>
          <w:color w:val="EE0000"/>
          <w:sz w:val="24"/>
          <w:highlight w:val="yellow"/>
        </w:rPr>
        <w:t>替换因变量后的估计结果与模型</w:t>
      </w:r>
      <w:r w:rsidR="00C158AF" w:rsidRPr="00356979">
        <w:rPr>
          <w:rFonts w:ascii="Times New Roman" w:eastAsia="宋体" w:hAnsi="Times New Roman" w:cs="Times New Roman"/>
          <w:color w:val="EE0000"/>
          <w:sz w:val="24"/>
          <w:highlight w:val="yellow"/>
        </w:rPr>
        <w:t>1</w:t>
      </w:r>
      <w:r w:rsidR="00C158AF" w:rsidRPr="00CF5DDB">
        <w:rPr>
          <w:rFonts w:ascii="宋体" w:eastAsia="宋体" w:hAnsi="宋体" w:hint="eastAsia"/>
          <w:color w:val="EE0000"/>
          <w:sz w:val="24"/>
          <w:highlight w:val="yellow"/>
        </w:rPr>
        <w:t>方向一致，从而强化了本文主效应结论的稳健性。</w:t>
      </w:r>
    </w:p>
    <w:p w14:paraId="455986AA" w14:textId="31359B8B" w:rsidR="00087C3E" w:rsidRPr="008865C8" w:rsidRDefault="00087C3E" w:rsidP="00087C3E">
      <w:pPr>
        <w:spacing w:beforeLines="100" w:before="312" w:afterLines="50" w:after="156" w:line="276" w:lineRule="auto"/>
        <w:jc w:val="center"/>
        <w:rPr>
          <w:rFonts w:ascii="Times New Roman" w:eastAsia="宋体" w:hAnsi="Times New Roman" w:cs="Times New Roman"/>
          <w:color w:val="EE0000"/>
          <w:sz w:val="24"/>
          <w:highlight w:val="yellow"/>
        </w:rPr>
      </w:pPr>
      <w:r w:rsidRPr="008865C8">
        <w:rPr>
          <w:rFonts w:ascii="Times New Roman" w:eastAsia="宋体" w:hAnsi="Times New Roman" w:cs="Times New Roman"/>
          <w:color w:val="EE0000"/>
          <w:sz w:val="24"/>
          <w:highlight w:val="yellow"/>
        </w:rPr>
        <w:t>表</w:t>
      </w:r>
      <w:r w:rsidRPr="008865C8">
        <w:rPr>
          <w:rFonts w:ascii="Times New Roman" w:eastAsia="宋体" w:hAnsi="Times New Roman" w:cs="Times New Roman" w:hint="eastAsia"/>
          <w:color w:val="EE0000"/>
          <w:sz w:val="24"/>
          <w:highlight w:val="yellow"/>
        </w:rPr>
        <w:t>3-1</w:t>
      </w:r>
      <w:r w:rsidRPr="008865C8">
        <w:rPr>
          <w:rFonts w:ascii="Times New Roman" w:eastAsia="宋体" w:hAnsi="Times New Roman" w:cs="Times New Roman"/>
          <w:color w:val="EE0000"/>
          <w:sz w:val="24"/>
          <w:highlight w:val="yellow"/>
        </w:rPr>
        <w:t xml:space="preserve"> </w:t>
      </w:r>
      <w:r w:rsidRPr="008865C8">
        <w:rPr>
          <w:rFonts w:ascii="Times New Roman" w:eastAsia="宋体" w:hAnsi="Times New Roman" w:cs="Times New Roman" w:hint="eastAsia"/>
          <w:color w:val="EE0000"/>
          <w:sz w:val="24"/>
          <w:highlight w:val="yellow"/>
        </w:rPr>
        <w:t>替换因变量后的主效应</w:t>
      </w:r>
    </w:p>
    <w:tbl>
      <w:tblPr>
        <w:tblW w:w="5000" w:type="pct"/>
        <w:tblLook w:val="0000" w:firstRow="0" w:lastRow="0" w:firstColumn="0" w:lastColumn="0" w:noHBand="0" w:noVBand="0"/>
      </w:tblPr>
      <w:tblGrid>
        <w:gridCol w:w="4153"/>
        <w:gridCol w:w="4153"/>
      </w:tblGrid>
      <w:tr w:rsidR="008865C8" w:rsidRPr="008865C8" w14:paraId="00E86EE1" w14:textId="77777777" w:rsidTr="00C458BF">
        <w:trPr>
          <w:tblHeader/>
        </w:trPr>
        <w:tc>
          <w:tcPr>
            <w:tcW w:w="2500" w:type="pct"/>
            <w:tcBorders>
              <w:top w:val="single" w:sz="12" w:space="0" w:color="auto"/>
              <w:left w:val="nil"/>
              <w:bottom w:val="single" w:sz="12" w:space="0" w:color="auto"/>
              <w:right w:val="nil"/>
            </w:tcBorders>
          </w:tcPr>
          <w:p w14:paraId="168FF89C"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变量</w:t>
            </w:r>
          </w:p>
        </w:tc>
        <w:tc>
          <w:tcPr>
            <w:tcW w:w="2500" w:type="pct"/>
            <w:tcBorders>
              <w:top w:val="single" w:sz="12" w:space="0" w:color="auto"/>
              <w:left w:val="nil"/>
              <w:bottom w:val="single" w:sz="12" w:space="0" w:color="auto"/>
              <w:right w:val="nil"/>
            </w:tcBorders>
          </w:tcPr>
          <w:p w14:paraId="2C412BC6"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模型</w:t>
            </w:r>
            <w:r w:rsidRPr="008865C8">
              <w:rPr>
                <w:rFonts w:ascii="Times New Roman" w:eastAsia="宋体" w:hAnsi="Times New Roman" w:cs="Times New Roman"/>
                <w:color w:val="EE0000"/>
                <w:kern w:val="0"/>
                <w:sz w:val="20"/>
                <w:szCs w:val="20"/>
                <w:highlight w:val="yellow"/>
              </w:rPr>
              <w:t>6</w:t>
            </w:r>
          </w:p>
        </w:tc>
      </w:tr>
      <w:tr w:rsidR="008865C8" w:rsidRPr="008865C8" w14:paraId="2B445F15" w14:textId="77777777" w:rsidTr="00C458BF">
        <w:tc>
          <w:tcPr>
            <w:tcW w:w="2500" w:type="pct"/>
            <w:vMerge w:val="restart"/>
            <w:tcBorders>
              <w:top w:val="nil"/>
              <w:left w:val="nil"/>
            </w:tcBorders>
            <w:vAlign w:val="center"/>
          </w:tcPr>
          <w:p w14:paraId="6FF26DA6"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月收入</w:t>
            </w:r>
          </w:p>
          <w:p w14:paraId="42657730"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lastRenderedPageBreak/>
              <w:t>（低于</w:t>
            </w:r>
            <w:r w:rsidRPr="008865C8">
              <w:rPr>
                <w:rFonts w:ascii="Times New Roman" w:eastAsia="宋体" w:hAnsi="Times New Roman" w:cs="Times New Roman"/>
                <w:color w:val="EE0000"/>
                <w:kern w:val="0"/>
                <w:sz w:val="20"/>
                <w:szCs w:val="20"/>
                <w:highlight w:val="yellow"/>
              </w:rPr>
              <w:t>1</w:t>
            </w:r>
            <w:r w:rsidRPr="008865C8">
              <w:rPr>
                <w:rFonts w:ascii="Times New Roman" w:eastAsia="宋体" w:hAnsi="Times New Roman" w:cs="Times New Roman"/>
                <w:color w:val="EE0000"/>
                <w:kern w:val="0"/>
                <w:sz w:val="20"/>
                <w:szCs w:val="20"/>
                <w:highlight w:val="yellow"/>
              </w:rPr>
              <w:t>万元</w:t>
            </w:r>
            <w:r w:rsidRPr="008865C8">
              <w:rPr>
                <w:rFonts w:ascii="Times New Roman" w:eastAsia="宋体" w:hAnsi="Times New Roman" w:cs="Times New Roman"/>
                <w:color w:val="EE0000"/>
                <w:kern w:val="0"/>
                <w:sz w:val="20"/>
                <w:szCs w:val="20"/>
                <w:highlight w:val="yellow"/>
              </w:rPr>
              <w:t>=0</w:t>
            </w:r>
            <w:r w:rsidRPr="008865C8">
              <w:rPr>
                <w:rFonts w:ascii="Times New Roman" w:eastAsia="宋体" w:hAnsi="Times New Roman" w:cs="Times New Roman"/>
                <w:color w:val="EE0000"/>
                <w:kern w:val="0"/>
                <w:sz w:val="20"/>
                <w:szCs w:val="20"/>
                <w:highlight w:val="yellow"/>
              </w:rPr>
              <w:t>）</w:t>
            </w:r>
          </w:p>
        </w:tc>
        <w:tc>
          <w:tcPr>
            <w:tcW w:w="2500" w:type="pct"/>
            <w:vAlign w:val="center"/>
          </w:tcPr>
          <w:p w14:paraId="499A3172" w14:textId="5787E928" w:rsidR="00C458BF" w:rsidRPr="008865C8" w:rsidRDefault="002F71EB"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hint="eastAsia"/>
                <w:color w:val="EE0000"/>
                <w:kern w:val="0"/>
                <w:sz w:val="20"/>
                <w:szCs w:val="20"/>
                <w:highlight w:val="yellow"/>
              </w:rPr>
              <w:lastRenderedPageBreak/>
              <w:t>2.89</w:t>
            </w:r>
            <w:r w:rsidR="00733318" w:rsidRPr="008865C8">
              <w:rPr>
                <w:rFonts w:ascii="Times New Roman" w:eastAsia="宋体" w:hAnsi="Times New Roman" w:cs="Times New Roman" w:hint="eastAsia"/>
                <w:color w:val="EE0000"/>
                <w:kern w:val="0"/>
                <w:sz w:val="20"/>
                <w:szCs w:val="20"/>
                <w:highlight w:val="yellow"/>
              </w:rPr>
              <w:t>5</w:t>
            </w:r>
            <w:r w:rsidR="00C458BF" w:rsidRPr="008865C8">
              <w:rPr>
                <w:rFonts w:ascii="Times New Roman" w:eastAsia="宋体" w:hAnsi="Times New Roman" w:cs="Times New Roman"/>
                <w:color w:val="EE0000"/>
                <w:kern w:val="0"/>
                <w:sz w:val="20"/>
                <w:szCs w:val="20"/>
                <w:highlight w:val="yellow"/>
                <w:vertAlign w:val="superscript"/>
              </w:rPr>
              <w:t>***</w:t>
            </w:r>
          </w:p>
        </w:tc>
      </w:tr>
      <w:tr w:rsidR="008865C8" w:rsidRPr="008865C8" w14:paraId="2F6B1E3C" w14:textId="77777777" w:rsidTr="00C458BF">
        <w:tc>
          <w:tcPr>
            <w:tcW w:w="2500" w:type="pct"/>
            <w:vMerge/>
            <w:tcBorders>
              <w:left w:val="nil"/>
              <w:bottom w:val="nil"/>
            </w:tcBorders>
            <w:vAlign w:val="center"/>
          </w:tcPr>
          <w:p w14:paraId="790080D1"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p>
        </w:tc>
        <w:tc>
          <w:tcPr>
            <w:tcW w:w="2500" w:type="pct"/>
            <w:vAlign w:val="center"/>
          </w:tcPr>
          <w:p w14:paraId="235ACA1D" w14:textId="4B327D26"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(0.</w:t>
            </w:r>
            <w:r w:rsidR="003D042E" w:rsidRPr="008865C8">
              <w:rPr>
                <w:rFonts w:ascii="Times New Roman" w:eastAsia="宋体" w:hAnsi="Times New Roman" w:cs="Times New Roman" w:hint="eastAsia"/>
                <w:color w:val="EE0000"/>
                <w:kern w:val="0"/>
                <w:sz w:val="20"/>
                <w:szCs w:val="20"/>
                <w:highlight w:val="yellow"/>
              </w:rPr>
              <w:t>111</w:t>
            </w:r>
            <w:r w:rsidRPr="008865C8">
              <w:rPr>
                <w:rFonts w:ascii="Times New Roman" w:eastAsia="宋体" w:hAnsi="Times New Roman" w:cs="Times New Roman"/>
                <w:color w:val="EE0000"/>
                <w:kern w:val="0"/>
                <w:sz w:val="20"/>
                <w:szCs w:val="20"/>
                <w:highlight w:val="yellow"/>
              </w:rPr>
              <w:t>)</w:t>
            </w:r>
          </w:p>
        </w:tc>
      </w:tr>
      <w:tr w:rsidR="008865C8" w:rsidRPr="008865C8" w14:paraId="67778518" w14:textId="77777777" w:rsidTr="00C458BF">
        <w:tc>
          <w:tcPr>
            <w:tcW w:w="2500" w:type="pct"/>
            <w:vMerge w:val="restart"/>
            <w:tcBorders>
              <w:top w:val="nil"/>
              <w:left w:val="nil"/>
            </w:tcBorders>
            <w:vAlign w:val="center"/>
          </w:tcPr>
          <w:p w14:paraId="3B73A270"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日均工作时长</w:t>
            </w:r>
          </w:p>
          <w:p w14:paraId="5E2B76D5"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（不超过</w:t>
            </w:r>
            <w:r w:rsidRPr="008865C8">
              <w:rPr>
                <w:rFonts w:ascii="Times New Roman" w:eastAsia="宋体" w:hAnsi="Times New Roman" w:cs="Times New Roman"/>
                <w:color w:val="EE0000"/>
                <w:kern w:val="0"/>
                <w:sz w:val="20"/>
                <w:szCs w:val="20"/>
                <w:highlight w:val="yellow"/>
              </w:rPr>
              <w:t>8</w:t>
            </w:r>
            <w:r w:rsidRPr="008865C8">
              <w:rPr>
                <w:rFonts w:ascii="Times New Roman" w:eastAsia="宋体" w:hAnsi="Times New Roman" w:cs="Times New Roman"/>
                <w:color w:val="EE0000"/>
                <w:kern w:val="0"/>
                <w:sz w:val="20"/>
                <w:szCs w:val="20"/>
                <w:highlight w:val="yellow"/>
              </w:rPr>
              <w:t>小时</w:t>
            </w:r>
            <w:r w:rsidRPr="008865C8">
              <w:rPr>
                <w:rFonts w:ascii="Times New Roman" w:eastAsia="宋体" w:hAnsi="Times New Roman" w:cs="Times New Roman"/>
                <w:color w:val="EE0000"/>
                <w:kern w:val="0"/>
                <w:sz w:val="20"/>
                <w:szCs w:val="20"/>
                <w:highlight w:val="yellow"/>
              </w:rPr>
              <w:t>=0</w:t>
            </w:r>
            <w:r w:rsidRPr="008865C8">
              <w:rPr>
                <w:rFonts w:ascii="Times New Roman" w:eastAsia="宋体" w:hAnsi="Times New Roman" w:cs="Times New Roman"/>
                <w:color w:val="EE0000"/>
                <w:kern w:val="0"/>
                <w:sz w:val="20"/>
                <w:szCs w:val="20"/>
                <w:highlight w:val="yellow"/>
              </w:rPr>
              <w:t>）</w:t>
            </w:r>
          </w:p>
        </w:tc>
        <w:tc>
          <w:tcPr>
            <w:tcW w:w="2500" w:type="pct"/>
          </w:tcPr>
          <w:p w14:paraId="447AA28B" w14:textId="55EA9984"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vertAlign w:val="superscript"/>
              </w:rPr>
            </w:pPr>
            <w:r w:rsidRPr="008865C8">
              <w:rPr>
                <w:rFonts w:ascii="Times New Roman" w:eastAsia="宋体" w:hAnsi="Times New Roman" w:cs="Times New Roman"/>
                <w:color w:val="EE0000"/>
                <w:kern w:val="0"/>
                <w:sz w:val="20"/>
                <w:szCs w:val="20"/>
                <w:highlight w:val="yellow"/>
              </w:rPr>
              <w:t>0.</w:t>
            </w:r>
            <w:r w:rsidR="003D042E" w:rsidRPr="008865C8">
              <w:rPr>
                <w:rFonts w:ascii="Times New Roman" w:eastAsia="宋体" w:hAnsi="Times New Roman" w:cs="Times New Roman" w:hint="eastAsia"/>
                <w:color w:val="EE0000"/>
                <w:kern w:val="0"/>
                <w:sz w:val="20"/>
                <w:szCs w:val="20"/>
                <w:highlight w:val="yellow"/>
              </w:rPr>
              <w:t>665</w:t>
            </w:r>
            <w:r w:rsidRPr="008865C8">
              <w:rPr>
                <w:rFonts w:ascii="Times New Roman" w:eastAsia="宋体" w:hAnsi="Times New Roman" w:cs="Times New Roman"/>
                <w:color w:val="EE0000"/>
                <w:kern w:val="0"/>
                <w:sz w:val="20"/>
                <w:szCs w:val="20"/>
                <w:highlight w:val="yellow"/>
                <w:vertAlign w:val="superscript"/>
              </w:rPr>
              <w:t>***</w:t>
            </w:r>
          </w:p>
        </w:tc>
      </w:tr>
      <w:tr w:rsidR="008865C8" w:rsidRPr="008865C8" w14:paraId="6C5043BF" w14:textId="77777777" w:rsidTr="00C458BF">
        <w:tc>
          <w:tcPr>
            <w:tcW w:w="2500" w:type="pct"/>
            <w:vMerge/>
            <w:tcBorders>
              <w:left w:val="nil"/>
              <w:bottom w:val="nil"/>
            </w:tcBorders>
            <w:vAlign w:val="center"/>
          </w:tcPr>
          <w:p w14:paraId="6F39D5B0"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p>
        </w:tc>
        <w:tc>
          <w:tcPr>
            <w:tcW w:w="2500" w:type="pct"/>
          </w:tcPr>
          <w:p w14:paraId="18C7B754" w14:textId="78C3C3C9"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(0.0</w:t>
            </w:r>
            <w:r w:rsidR="003D042E" w:rsidRPr="008865C8">
              <w:rPr>
                <w:rFonts w:ascii="Times New Roman" w:eastAsia="宋体" w:hAnsi="Times New Roman" w:cs="Times New Roman" w:hint="eastAsia"/>
                <w:color w:val="EE0000"/>
                <w:kern w:val="0"/>
                <w:sz w:val="20"/>
                <w:szCs w:val="20"/>
                <w:highlight w:val="yellow"/>
              </w:rPr>
              <w:t>22</w:t>
            </w:r>
            <w:r w:rsidRPr="008865C8">
              <w:rPr>
                <w:rFonts w:ascii="Times New Roman" w:eastAsia="宋体" w:hAnsi="Times New Roman" w:cs="Times New Roman"/>
                <w:color w:val="EE0000"/>
                <w:kern w:val="0"/>
                <w:sz w:val="20"/>
                <w:szCs w:val="20"/>
                <w:highlight w:val="yellow"/>
              </w:rPr>
              <w:t>)</w:t>
            </w:r>
          </w:p>
        </w:tc>
      </w:tr>
      <w:tr w:rsidR="008865C8" w:rsidRPr="008865C8" w14:paraId="65CBA376" w14:textId="77777777" w:rsidTr="003E0A49">
        <w:tc>
          <w:tcPr>
            <w:tcW w:w="2500" w:type="pct"/>
            <w:tcBorders>
              <w:left w:val="nil"/>
              <w:bottom w:val="single" w:sz="4" w:space="0" w:color="auto"/>
              <w:right w:val="nil"/>
            </w:tcBorders>
          </w:tcPr>
          <w:p w14:paraId="20158B33"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控制变量</w:t>
            </w:r>
          </w:p>
        </w:tc>
        <w:tc>
          <w:tcPr>
            <w:tcW w:w="2500" w:type="pct"/>
            <w:tcBorders>
              <w:top w:val="nil"/>
              <w:left w:val="nil"/>
              <w:bottom w:val="single" w:sz="4" w:space="0" w:color="auto"/>
              <w:right w:val="nil"/>
            </w:tcBorders>
          </w:tcPr>
          <w:p w14:paraId="7589DDE5"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控制</w:t>
            </w:r>
          </w:p>
        </w:tc>
      </w:tr>
      <w:tr w:rsidR="008865C8" w:rsidRPr="008865C8" w14:paraId="0CB9C12C" w14:textId="77777777" w:rsidTr="003E0A49">
        <w:tc>
          <w:tcPr>
            <w:tcW w:w="2500" w:type="pct"/>
            <w:tcBorders>
              <w:top w:val="single" w:sz="4" w:space="0" w:color="auto"/>
              <w:left w:val="nil"/>
              <w:right w:val="nil"/>
            </w:tcBorders>
            <w:vAlign w:val="center"/>
          </w:tcPr>
          <w:p w14:paraId="7A3BC88A" w14:textId="2EC9A97D" w:rsidR="00C458BF" w:rsidRPr="008865C8" w:rsidRDefault="00EE05D6"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hint="eastAsia"/>
                <w:color w:val="EE0000"/>
                <w:kern w:val="0"/>
                <w:sz w:val="20"/>
                <w:szCs w:val="20"/>
                <w:highlight w:val="yellow"/>
              </w:rPr>
              <w:t>伪</w:t>
            </w:r>
            <w:r w:rsidR="00C458BF" w:rsidRPr="008865C8">
              <w:rPr>
                <w:rFonts w:ascii="Times New Roman" w:eastAsia="宋体" w:hAnsi="Times New Roman" w:cs="Times New Roman"/>
                <w:i/>
                <w:iCs/>
                <w:color w:val="EE0000"/>
                <w:kern w:val="0"/>
                <w:sz w:val="20"/>
                <w:szCs w:val="20"/>
                <w:highlight w:val="yellow"/>
              </w:rPr>
              <w:t>R</w:t>
            </w:r>
            <w:r w:rsidR="00C458BF" w:rsidRPr="008865C8">
              <w:rPr>
                <w:rFonts w:ascii="Times New Roman" w:eastAsia="宋体" w:hAnsi="Times New Roman" w:cs="Times New Roman"/>
                <w:i/>
                <w:iCs/>
                <w:color w:val="EE0000"/>
                <w:kern w:val="0"/>
                <w:sz w:val="20"/>
                <w:szCs w:val="20"/>
                <w:highlight w:val="yellow"/>
                <w:vertAlign w:val="superscript"/>
              </w:rPr>
              <w:t>2</w:t>
            </w:r>
          </w:p>
        </w:tc>
        <w:tc>
          <w:tcPr>
            <w:tcW w:w="2500" w:type="pct"/>
            <w:tcBorders>
              <w:top w:val="single" w:sz="4" w:space="0" w:color="auto"/>
              <w:left w:val="nil"/>
              <w:right w:val="nil"/>
            </w:tcBorders>
          </w:tcPr>
          <w:p w14:paraId="62895BFE" w14:textId="3729C233"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0.0</w:t>
            </w:r>
            <w:r w:rsidR="00915CC4" w:rsidRPr="008865C8">
              <w:rPr>
                <w:rFonts w:ascii="Times New Roman" w:eastAsia="宋体" w:hAnsi="Times New Roman" w:cs="Times New Roman" w:hint="eastAsia"/>
                <w:color w:val="EE0000"/>
                <w:kern w:val="0"/>
                <w:sz w:val="20"/>
                <w:szCs w:val="20"/>
                <w:highlight w:val="yellow"/>
              </w:rPr>
              <w:t>78</w:t>
            </w:r>
          </w:p>
        </w:tc>
      </w:tr>
      <w:tr w:rsidR="008865C8" w:rsidRPr="008865C8" w14:paraId="0CF899BB" w14:textId="77777777" w:rsidTr="00C458BF">
        <w:tc>
          <w:tcPr>
            <w:tcW w:w="2500" w:type="pct"/>
            <w:tcBorders>
              <w:top w:val="nil"/>
              <w:left w:val="nil"/>
              <w:bottom w:val="single" w:sz="12" w:space="0" w:color="auto"/>
              <w:right w:val="nil"/>
            </w:tcBorders>
            <w:vAlign w:val="center"/>
          </w:tcPr>
          <w:p w14:paraId="4D345A60" w14:textId="777777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样本量</w:t>
            </w:r>
          </w:p>
        </w:tc>
        <w:tc>
          <w:tcPr>
            <w:tcW w:w="2500" w:type="pct"/>
            <w:tcBorders>
              <w:top w:val="nil"/>
              <w:left w:val="nil"/>
              <w:bottom w:val="single" w:sz="12" w:space="0" w:color="auto"/>
              <w:right w:val="nil"/>
            </w:tcBorders>
          </w:tcPr>
          <w:p w14:paraId="6C7BE0DA" w14:textId="3AFB3477" w:rsidR="00C458BF" w:rsidRPr="008865C8" w:rsidRDefault="00C458BF" w:rsidP="00A80CE7">
            <w:pPr>
              <w:autoSpaceDE w:val="0"/>
              <w:autoSpaceDN w:val="0"/>
              <w:adjustRightInd w:val="0"/>
              <w:jc w:val="center"/>
              <w:rPr>
                <w:rFonts w:ascii="Times New Roman" w:eastAsia="宋体" w:hAnsi="Times New Roman" w:cs="Times New Roman"/>
                <w:color w:val="EE0000"/>
                <w:kern w:val="0"/>
                <w:sz w:val="20"/>
                <w:szCs w:val="20"/>
                <w:highlight w:val="yellow"/>
              </w:rPr>
            </w:pPr>
            <w:r w:rsidRPr="008865C8">
              <w:rPr>
                <w:rFonts w:ascii="Times New Roman" w:eastAsia="宋体" w:hAnsi="Times New Roman" w:cs="Times New Roman"/>
                <w:color w:val="EE0000"/>
                <w:kern w:val="0"/>
                <w:sz w:val="20"/>
                <w:szCs w:val="20"/>
                <w:highlight w:val="yellow"/>
              </w:rPr>
              <w:t>144</w:t>
            </w:r>
            <w:r w:rsidR="00211D8B" w:rsidRPr="008865C8">
              <w:rPr>
                <w:rFonts w:ascii="Times New Roman" w:eastAsia="宋体" w:hAnsi="Times New Roman" w:cs="Times New Roman" w:hint="eastAsia"/>
                <w:color w:val="EE0000"/>
                <w:kern w:val="0"/>
                <w:sz w:val="20"/>
                <w:szCs w:val="20"/>
                <w:highlight w:val="yellow"/>
              </w:rPr>
              <w:t>8</w:t>
            </w:r>
            <w:r w:rsidRPr="008865C8">
              <w:rPr>
                <w:rFonts w:ascii="Times New Roman" w:eastAsia="宋体" w:hAnsi="Times New Roman" w:cs="Times New Roman"/>
                <w:color w:val="EE0000"/>
                <w:kern w:val="0"/>
                <w:sz w:val="20"/>
                <w:szCs w:val="20"/>
                <w:highlight w:val="yellow"/>
              </w:rPr>
              <w:t>5</w:t>
            </w:r>
          </w:p>
        </w:tc>
      </w:tr>
    </w:tbl>
    <w:p w14:paraId="382E4EEF" w14:textId="6414EBF1" w:rsidR="00087C3E" w:rsidRPr="008865C8" w:rsidRDefault="00087C3E" w:rsidP="00087C3E">
      <w:pPr>
        <w:autoSpaceDE w:val="0"/>
        <w:autoSpaceDN w:val="0"/>
        <w:adjustRightInd w:val="0"/>
        <w:spacing w:afterLines="100" w:after="312" w:line="276" w:lineRule="auto"/>
        <w:ind w:firstLineChars="200" w:firstLine="400"/>
        <w:rPr>
          <w:rFonts w:ascii="Times New Roman" w:eastAsia="宋体" w:hAnsi="Times New Roman" w:cs="Times New Roman"/>
          <w:color w:val="EE0000"/>
          <w:kern w:val="0"/>
          <w:sz w:val="20"/>
          <w:szCs w:val="20"/>
        </w:rPr>
      </w:pPr>
      <w:r w:rsidRPr="008865C8">
        <w:rPr>
          <w:rFonts w:ascii="Times New Roman" w:eastAsia="宋体" w:hAnsi="Times New Roman" w:cs="Times New Roman"/>
          <w:color w:val="EE0000"/>
          <w:kern w:val="0"/>
          <w:sz w:val="20"/>
          <w:szCs w:val="20"/>
          <w:highlight w:val="yellow"/>
        </w:rPr>
        <w:t>注：（</w:t>
      </w:r>
      <w:r w:rsidRPr="008865C8">
        <w:rPr>
          <w:rFonts w:ascii="Times New Roman" w:eastAsia="宋体" w:hAnsi="Times New Roman" w:cs="Times New Roman"/>
          <w:color w:val="EE0000"/>
          <w:kern w:val="0"/>
          <w:sz w:val="20"/>
          <w:szCs w:val="20"/>
          <w:highlight w:val="yellow"/>
        </w:rPr>
        <w:t>1</w:t>
      </w:r>
      <w:r w:rsidRPr="008865C8">
        <w:rPr>
          <w:rFonts w:ascii="Times New Roman" w:eastAsia="宋体" w:hAnsi="Times New Roman" w:cs="Times New Roman"/>
          <w:color w:val="EE0000"/>
          <w:kern w:val="0"/>
          <w:sz w:val="20"/>
          <w:szCs w:val="20"/>
          <w:highlight w:val="yellow"/>
        </w:rPr>
        <w:t>）</w:t>
      </w:r>
      <w:r w:rsidR="009D14FD">
        <w:rPr>
          <w:rFonts w:ascii="Times New Roman" w:eastAsia="宋体" w:hAnsi="Times New Roman" w:cs="Times New Roman" w:hint="eastAsia"/>
          <w:color w:val="EE0000"/>
          <w:kern w:val="0"/>
          <w:sz w:val="20"/>
          <w:szCs w:val="20"/>
          <w:highlight w:val="yellow"/>
          <w:vertAlign w:val="superscript"/>
        </w:rPr>
        <w:t>+</w:t>
      </w:r>
      <w:r w:rsidRPr="008865C8">
        <w:rPr>
          <w:rFonts w:ascii="Times New Roman" w:eastAsia="宋体" w:hAnsi="Times New Roman" w:cs="Times New Roman"/>
          <w:color w:val="EE0000"/>
          <w:kern w:val="0"/>
          <w:sz w:val="20"/>
          <w:szCs w:val="20"/>
          <w:highlight w:val="yellow"/>
        </w:rPr>
        <w:t xml:space="preserve"> </w:t>
      </w:r>
      <w:r w:rsidRPr="008865C8">
        <w:rPr>
          <w:rFonts w:ascii="Times New Roman" w:eastAsia="宋体" w:hAnsi="Times New Roman" w:cs="Times New Roman"/>
          <w:i/>
          <w:iCs/>
          <w:color w:val="EE0000"/>
          <w:kern w:val="0"/>
          <w:sz w:val="20"/>
          <w:szCs w:val="20"/>
          <w:highlight w:val="yellow"/>
        </w:rPr>
        <w:t>p</w:t>
      </w:r>
      <w:r w:rsidRPr="008865C8">
        <w:rPr>
          <w:rFonts w:ascii="Times New Roman" w:eastAsia="宋体" w:hAnsi="Times New Roman" w:cs="Times New Roman"/>
          <w:color w:val="EE0000"/>
          <w:kern w:val="0"/>
          <w:sz w:val="20"/>
          <w:szCs w:val="20"/>
          <w:highlight w:val="yellow"/>
        </w:rPr>
        <w:t xml:space="preserve"> &lt; 0.1, </w:t>
      </w:r>
      <w:r w:rsidRPr="008865C8">
        <w:rPr>
          <w:rFonts w:ascii="Times New Roman" w:eastAsia="宋体" w:hAnsi="Times New Roman" w:cs="Times New Roman"/>
          <w:color w:val="EE0000"/>
          <w:kern w:val="0"/>
          <w:sz w:val="20"/>
          <w:szCs w:val="20"/>
          <w:highlight w:val="yellow"/>
          <w:vertAlign w:val="superscript"/>
        </w:rPr>
        <w:t>*</w:t>
      </w:r>
      <w:r w:rsidRPr="008865C8">
        <w:rPr>
          <w:rFonts w:ascii="Times New Roman" w:eastAsia="宋体" w:hAnsi="Times New Roman" w:cs="Times New Roman"/>
          <w:color w:val="EE0000"/>
          <w:kern w:val="0"/>
          <w:sz w:val="20"/>
          <w:szCs w:val="20"/>
          <w:highlight w:val="yellow"/>
        </w:rPr>
        <w:t xml:space="preserve"> </w:t>
      </w:r>
      <w:r w:rsidRPr="008865C8">
        <w:rPr>
          <w:rFonts w:ascii="Times New Roman" w:eastAsia="宋体" w:hAnsi="Times New Roman" w:cs="Times New Roman"/>
          <w:i/>
          <w:iCs/>
          <w:color w:val="EE0000"/>
          <w:kern w:val="0"/>
          <w:sz w:val="20"/>
          <w:szCs w:val="20"/>
          <w:highlight w:val="yellow"/>
        </w:rPr>
        <w:t>p</w:t>
      </w:r>
      <w:r w:rsidRPr="008865C8">
        <w:rPr>
          <w:rFonts w:ascii="Times New Roman" w:eastAsia="宋体" w:hAnsi="Times New Roman" w:cs="Times New Roman"/>
          <w:color w:val="EE0000"/>
          <w:kern w:val="0"/>
          <w:sz w:val="20"/>
          <w:szCs w:val="20"/>
          <w:highlight w:val="yellow"/>
        </w:rPr>
        <w:t xml:space="preserve"> &lt; 0.05, </w:t>
      </w:r>
      <w:r w:rsidRPr="008865C8">
        <w:rPr>
          <w:rFonts w:ascii="Times New Roman" w:eastAsia="宋体" w:hAnsi="Times New Roman" w:cs="Times New Roman"/>
          <w:color w:val="EE0000"/>
          <w:kern w:val="0"/>
          <w:sz w:val="20"/>
          <w:szCs w:val="20"/>
          <w:highlight w:val="yellow"/>
          <w:vertAlign w:val="superscript"/>
        </w:rPr>
        <w:t>**</w:t>
      </w:r>
      <w:r w:rsidRPr="008865C8">
        <w:rPr>
          <w:rFonts w:ascii="Times New Roman" w:eastAsia="宋体" w:hAnsi="Times New Roman" w:cs="Times New Roman"/>
          <w:color w:val="EE0000"/>
          <w:kern w:val="0"/>
          <w:sz w:val="20"/>
          <w:szCs w:val="20"/>
          <w:highlight w:val="yellow"/>
        </w:rPr>
        <w:t xml:space="preserve"> </w:t>
      </w:r>
      <w:r w:rsidRPr="008865C8">
        <w:rPr>
          <w:rFonts w:ascii="Times New Roman" w:eastAsia="宋体" w:hAnsi="Times New Roman" w:cs="Times New Roman"/>
          <w:i/>
          <w:iCs/>
          <w:color w:val="EE0000"/>
          <w:kern w:val="0"/>
          <w:sz w:val="20"/>
          <w:szCs w:val="20"/>
          <w:highlight w:val="yellow"/>
        </w:rPr>
        <w:t>p</w:t>
      </w:r>
      <w:r w:rsidRPr="008865C8">
        <w:rPr>
          <w:rFonts w:ascii="Times New Roman" w:eastAsia="宋体" w:hAnsi="Times New Roman" w:cs="Times New Roman"/>
          <w:color w:val="EE0000"/>
          <w:kern w:val="0"/>
          <w:sz w:val="20"/>
          <w:szCs w:val="20"/>
          <w:highlight w:val="yellow"/>
        </w:rPr>
        <w:t xml:space="preserve"> &lt; 0.01, </w:t>
      </w:r>
      <w:r w:rsidRPr="008865C8">
        <w:rPr>
          <w:rFonts w:ascii="Times New Roman" w:eastAsia="宋体" w:hAnsi="Times New Roman" w:cs="Times New Roman"/>
          <w:color w:val="EE0000"/>
          <w:kern w:val="0"/>
          <w:sz w:val="20"/>
          <w:szCs w:val="20"/>
          <w:highlight w:val="yellow"/>
          <w:vertAlign w:val="superscript"/>
        </w:rPr>
        <w:t>***</w:t>
      </w:r>
      <w:r w:rsidRPr="008865C8">
        <w:rPr>
          <w:rFonts w:ascii="Times New Roman" w:eastAsia="宋体" w:hAnsi="Times New Roman" w:cs="Times New Roman"/>
          <w:color w:val="EE0000"/>
          <w:kern w:val="0"/>
          <w:sz w:val="20"/>
          <w:szCs w:val="20"/>
          <w:highlight w:val="yellow"/>
        </w:rPr>
        <w:t xml:space="preserve"> </w:t>
      </w:r>
      <w:r w:rsidRPr="008865C8">
        <w:rPr>
          <w:rFonts w:ascii="Times New Roman" w:eastAsia="宋体" w:hAnsi="Times New Roman" w:cs="Times New Roman"/>
          <w:i/>
          <w:iCs/>
          <w:color w:val="EE0000"/>
          <w:kern w:val="0"/>
          <w:sz w:val="20"/>
          <w:szCs w:val="20"/>
          <w:highlight w:val="yellow"/>
        </w:rPr>
        <w:t>p</w:t>
      </w:r>
      <w:r w:rsidRPr="008865C8">
        <w:rPr>
          <w:rFonts w:ascii="Times New Roman" w:eastAsia="宋体" w:hAnsi="Times New Roman" w:cs="Times New Roman"/>
          <w:color w:val="EE0000"/>
          <w:kern w:val="0"/>
          <w:sz w:val="20"/>
          <w:szCs w:val="20"/>
          <w:highlight w:val="yellow"/>
        </w:rPr>
        <w:t xml:space="preserve"> &lt; 0.001</w:t>
      </w:r>
      <w:r w:rsidRPr="008865C8">
        <w:rPr>
          <w:rFonts w:ascii="Times New Roman" w:eastAsia="宋体" w:hAnsi="Times New Roman" w:cs="Times New Roman"/>
          <w:color w:val="EE0000"/>
          <w:kern w:val="0"/>
          <w:sz w:val="20"/>
          <w:szCs w:val="20"/>
          <w:highlight w:val="yellow"/>
        </w:rPr>
        <w:t>；（</w:t>
      </w:r>
      <w:r w:rsidRPr="008865C8">
        <w:rPr>
          <w:rFonts w:ascii="Times New Roman" w:eastAsia="宋体" w:hAnsi="Times New Roman" w:cs="Times New Roman"/>
          <w:color w:val="EE0000"/>
          <w:kern w:val="0"/>
          <w:sz w:val="20"/>
          <w:szCs w:val="20"/>
          <w:highlight w:val="yellow"/>
        </w:rPr>
        <w:t>2</w:t>
      </w:r>
      <w:r w:rsidRPr="008865C8">
        <w:rPr>
          <w:rFonts w:ascii="Times New Roman" w:eastAsia="宋体" w:hAnsi="Times New Roman" w:cs="Times New Roman"/>
          <w:color w:val="EE0000"/>
          <w:kern w:val="0"/>
          <w:sz w:val="20"/>
          <w:szCs w:val="20"/>
          <w:highlight w:val="yellow"/>
        </w:rPr>
        <w:t>）</w:t>
      </w:r>
      <w:r w:rsidR="00D17D75" w:rsidRPr="008865C8">
        <w:rPr>
          <w:rFonts w:ascii="Times New Roman" w:eastAsia="宋体" w:hAnsi="Times New Roman" w:cs="Times New Roman" w:hint="eastAsia"/>
          <w:color w:val="EE0000"/>
          <w:kern w:val="0"/>
          <w:sz w:val="20"/>
          <w:szCs w:val="20"/>
          <w:highlight w:val="yellow"/>
        </w:rPr>
        <w:t>表内所列为比值比（</w:t>
      </w:r>
      <w:r w:rsidR="00D17D75" w:rsidRPr="008865C8">
        <w:rPr>
          <w:rFonts w:ascii="Times New Roman" w:eastAsia="宋体" w:hAnsi="Times New Roman" w:cs="Times New Roman" w:hint="eastAsia"/>
          <w:color w:val="EE0000"/>
          <w:kern w:val="0"/>
          <w:sz w:val="20"/>
          <w:szCs w:val="20"/>
          <w:highlight w:val="yellow"/>
        </w:rPr>
        <w:t>Odds</w:t>
      </w:r>
      <w:r w:rsidR="00D17D75" w:rsidRPr="008865C8">
        <w:rPr>
          <w:rFonts w:ascii="Times New Roman" w:eastAsia="宋体" w:hAnsi="Times New Roman" w:cs="Times New Roman"/>
          <w:color w:val="EE0000"/>
          <w:kern w:val="0"/>
          <w:sz w:val="20"/>
          <w:szCs w:val="20"/>
          <w:highlight w:val="yellow"/>
        </w:rPr>
        <w:t xml:space="preserve"> Ratio, OR</w:t>
      </w:r>
      <w:r w:rsidR="00D17D75" w:rsidRPr="008865C8">
        <w:rPr>
          <w:rFonts w:ascii="Times New Roman" w:eastAsia="宋体" w:hAnsi="Times New Roman" w:cs="Times New Roman" w:hint="eastAsia"/>
          <w:color w:val="EE0000"/>
          <w:kern w:val="0"/>
          <w:sz w:val="20"/>
          <w:szCs w:val="20"/>
          <w:highlight w:val="yellow"/>
        </w:rPr>
        <w:t>），</w:t>
      </w:r>
      <w:r w:rsidRPr="008865C8">
        <w:rPr>
          <w:rFonts w:ascii="Times New Roman" w:eastAsia="宋体" w:hAnsi="Times New Roman" w:cs="Times New Roman"/>
          <w:color w:val="EE0000"/>
          <w:kern w:val="0"/>
          <w:sz w:val="20"/>
          <w:szCs w:val="20"/>
          <w:highlight w:val="yellow"/>
        </w:rPr>
        <w:t>括号内为稳健标准误。</w:t>
      </w:r>
    </w:p>
    <w:p w14:paraId="5E671015" w14:textId="65D231D6" w:rsidR="00267B31" w:rsidRDefault="007F5E8D" w:rsidP="00C458BF">
      <w:pPr>
        <w:spacing w:line="276" w:lineRule="auto"/>
        <w:ind w:firstLineChars="200" w:firstLine="480"/>
        <w:rPr>
          <w:rFonts w:ascii="宋体" w:eastAsia="宋体" w:hAnsi="宋体"/>
          <w:sz w:val="24"/>
        </w:rPr>
      </w:pPr>
      <w:r w:rsidRPr="007F5E8D">
        <w:rPr>
          <w:rFonts w:ascii="宋体" w:eastAsia="宋体" w:hAnsi="宋体"/>
          <w:sz w:val="24"/>
        </w:rPr>
        <w:t>作为</w:t>
      </w:r>
      <w:r w:rsidR="00641392">
        <w:rPr>
          <w:rFonts w:ascii="宋体" w:eastAsia="宋体" w:hAnsi="宋体" w:hint="eastAsia"/>
          <w:sz w:val="24"/>
        </w:rPr>
        <w:t>本文的</w:t>
      </w:r>
      <w:r w:rsidRPr="007F5E8D">
        <w:rPr>
          <w:rFonts w:ascii="宋体" w:eastAsia="宋体" w:hAnsi="宋体"/>
          <w:sz w:val="24"/>
        </w:rPr>
        <w:t>核心调节变量，“因收入择业”与“因兴趣择业”均为主观陈述，其回答不仅受到个体价值取向影响，也可能带有一定事后追溯性与认知合理化倾向</w:t>
      </w:r>
      <w:r w:rsidR="003D5F18">
        <w:rPr>
          <w:rFonts w:ascii="宋体" w:eastAsia="宋体" w:hAnsi="宋体" w:hint="eastAsia"/>
          <w:sz w:val="24"/>
        </w:rPr>
        <w:t>。</w:t>
      </w:r>
      <w:r w:rsidRPr="007F5E8D">
        <w:rPr>
          <w:rFonts w:ascii="宋体" w:eastAsia="宋体" w:hAnsi="宋体"/>
          <w:sz w:val="24"/>
        </w:rPr>
        <w:t>因此</w:t>
      </w:r>
      <w:r w:rsidR="003D5F18">
        <w:rPr>
          <w:rFonts w:ascii="宋体" w:eastAsia="宋体" w:hAnsi="宋体" w:hint="eastAsia"/>
          <w:sz w:val="24"/>
        </w:rPr>
        <w:t>，</w:t>
      </w:r>
      <w:r w:rsidR="009248E1" w:rsidRPr="00857897">
        <w:rPr>
          <w:rFonts w:ascii="宋体" w:eastAsia="宋体" w:hAnsi="宋体"/>
          <w:sz w:val="24"/>
        </w:rPr>
        <w:t>本文采用倾向得分匹配</w:t>
      </w:r>
      <w:r w:rsidR="009248E1">
        <w:rPr>
          <w:rFonts w:ascii="宋体" w:eastAsia="宋体" w:hAnsi="宋体" w:hint="eastAsia"/>
          <w:sz w:val="24"/>
        </w:rPr>
        <w:t>的</w:t>
      </w:r>
      <w:r w:rsidR="009248E1" w:rsidRPr="00857897">
        <w:rPr>
          <w:rFonts w:ascii="宋体" w:eastAsia="宋体" w:hAnsi="宋体"/>
          <w:sz w:val="24"/>
        </w:rPr>
        <w:t>方法</w:t>
      </w:r>
      <w:r w:rsidR="00857897" w:rsidRPr="00857897">
        <w:rPr>
          <w:rFonts w:ascii="宋体" w:eastAsia="宋体" w:hAnsi="宋体"/>
          <w:sz w:val="24"/>
        </w:rPr>
        <w:t>初步检验调节效应的稳健性，以减少择业动机变量所可能带来的自选择偏误</w:t>
      </w:r>
      <w:r w:rsidR="00F60737">
        <w:rPr>
          <w:rFonts w:ascii="宋体" w:eastAsia="宋体" w:hAnsi="宋体" w:hint="eastAsia"/>
          <w:sz w:val="24"/>
        </w:rPr>
        <w:t>（</w:t>
      </w:r>
      <w:r w:rsidR="00DC4EC7">
        <w:rPr>
          <w:rFonts w:ascii="宋体" w:eastAsia="宋体" w:hAnsi="宋体" w:hint="eastAsia"/>
          <w:sz w:val="24"/>
        </w:rPr>
        <w:t>郑家豪、赵延东</w:t>
      </w:r>
      <w:r w:rsidR="00DC4EC7" w:rsidRPr="00BF75B4">
        <w:rPr>
          <w:rFonts w:ascii="Times New Roman" w:eastAsia="宋体" w:hAnsi="Times New Roman" w:cs="Times New Roman"/>
          <w:sz w:val="24"/>
        </w:rPr>
        <w:t>, 2025</w:t>
      </w:r>
      <w:r w:rsidR="00F60737">
        <w:rPr>
          <w:rFonts w:ascii="宋体" w:eastAsia="宋体" w:hAnsi="宋体" w:hint="eastAsia"/>
          <w:sz w:val="24"/>
        </w:rPr>
        <w:t>）</w:t>
      </w:r>
      <w:r w:rsidR="00857897" w:rsidRPr="00857897">
        <w:rPr>
          <w:rFonts w:ascii="宋体" w:eastAsia="宋体" w:hAnsi="宋体"/>
          <w:sz w:val="24"/>
        </w:rPr>
        <w:t>。</w:t>
      </w:r>
    </w:p>
    <w:p w14:paraId="3D74406B" w14:textId="56F5F677" w:rsidR="00F9459D" w:rsidRDefault="00267B31" w:rsidP="00267B31">
      <w:pPr>
        <w:spacing w:line="276" w:lineRule="auto"/>
        <w:ind w:firstLineChars="200" w:firstLine="480"/>
        <w:rPr>
          <w:rFonts w:ascii="宋体" w:eastAsia="宋体" w:hAnsi="宋体"/>
          <w:sz w:val="24"/>
        </w:rPr>
      </w:pPr>
      <w:r>
        <w:rPr>
          <w:rFonts w:ascii="宋体" w:eastAsia="宋体" w:hAnsi="宋体" w:hint="eastAsia"/>
          <w:sz w:val="24"/>
        </w:rPr>
        <w:t>具体而言，</w:t>
      </w:r>
      <w:r w:rsidR="00F9459D">
        <w:rPr>
          <w:rFonts w:ascii="宋体" w:eastAsia="宋体" w:hAnsi="宋体" w:hint="eastAsia"/>
          <w:sz w:val="24"/>
        </w:rPr>
        <w:t>本文将“因收入择业”与“因兴趣择业”</w:t>
      </w:r>
      <w:r w:rsidR="00D259BB">
        <w:rPr>
          <w:rFonts w:ascii="宋体" w:eastAsia="宋体" w:hAnsi="宋体" w:hint="eastAsia"/>
          <w:sz w:val="24"/>
        </w:rPr>
        <w:t>这两个虚拟变量</w:t>
      </w:r>
      <w:r w:rsidR="00085713">
        <w:rPr>
          <w:rFonts w:ascii="宋体" w:eastAsia="宋体" w:hAnsi="宋体" w:hint="eastAsia"/>
          <w:sz w:val="24"/>
        </w:rPr>
        <w:t>分别</w:t>
      </w:r>
      <w:r w:rsidR="00F9459D">
        <w:rPr>
          <w:rFonts w:ascii="宋体" w:eastAsia="宋体" w:hAnsi="宋体" w:hint="eastAsia"/>
          <w:sz w:val="24"/>
        </w:rPr>
        <w:t>作为处理变量，以主</w:t>
      </w:r>
      <w:r w:rsidR="00EE634D">
        <w:rPr>
          <w:rFonts w:ascii="宋体" w:eastAsia="宋体" w:hAnsi="宋体" w:hint="eastAsia"/>
          <w:sz w:val="24"/>
        </w:rPr>
        <w:t>模型</w:t>
      </w:r>
      <w:r w:rsidR="00F9459D">
        <w:rPr>
          <w:rFonts w:ascii="宋体" w:eastAsia="宋体" w:hAnsi="宋体" w:hint="eastAsia"/>
          <w:sz w:val="24"/>
        </w:rPr>
        <w:t>中的控制变量作为协变量</w:t>
      </w:r>
      <w:r w:rsidR="00B7169A">
        <w:rPr>
          <w:rFonts w:ascii="宋体" w:eastAsia="宋体" w:hAnsi="宋体" w:hint="eastAsia"/>
          <w:sz w:val="24"/>
        </w:rPr>
        <w:t>，</w:t>
      </w:r>
      <w:r w:rsidR="00987415">
        <w:rPr>
          <w:rFonts w:ascii="宋体" w:eastAsia="宋体" w:hAnsi="宋体" w:hint="eastAsia"/>
          <w:sz w:val="24"/>
        </w:rPr>
        <w:t>运用半径匹配法</w:t>
      </w:r>
      <w:r w:rsidR="00440ECD" w:rsidRPr="00440ECD">
        <w:rPr>
          <w:rFonts w:ascii="宋体" w:eastAsia="宋体" w:hAnsi="宋体"/>
          <w:sz w:val="24"/>
        </w:rPr>
        <w:t>在倾向得分差值</w:t>
      </w:r>
      <w:r w:rsidR="00743B12">
        <w:rPr>
          <w:rFonts w:ascii="宋体" w:eastAsia="宋体" w:hAnsi="宋体" w:hint="eastAsia"/>
          <w:sz w:val="24"/>
        </w:rPr>
        <w:t>不超过</w:t>
      </w:r>
      <w:r w:rsidR="00440ECD" w:rsidRPr="00E56596">
        <w:rPr>
          <w:rFonts w:ascii="Times New Roman" w:eastAsia="宋体" w:hAnsi="Times New Roman" w:cs="Times New Roman"/>
          <w:sz w:val="24"/>
        </w:rPr>
        <w:t>0.01</w:t>
      </w:r>
      <w:r w:rsidR="00440ECD" w:rsidRPr="00440ECD">
        <w:rPr>
          <w:rFonts w:ascii="宋体" w:eastAsia="宋体" w:hAnsi="宋体"/>
          <w:sz w:val="24"/>
        </w:rPr>
        <w:t>的个体之间进行匹配</w:t>
      </w:r>
      <w:r w:rsidR="00D53981">
        <w:rPr>
          <w:rFonts w:ascii="宋体" w:eastAsia="宋体" w:hAnsi="宋体" w:hint="eastAsia"/>
          <w:sz w:val="24"/>
        </w:rPr>
        <w:t>。</w:t>
      </w:r>
      <w:r w:rsidR="00C9223A">
        <w:rPr>
          <w:rFonts w:ascii="宋体" w:eastAsia="宋体" w:hAnsi="宋体" w:hint="eastAsia"/>
          <w:sz w:val="24"/>
        </w:rPr>
        <w:t>匹配后</w:t>
      </w:r>
      <w:r w:rsidR="00E04499">
        <w:rPr>
          <w:rFonts w:ascii="宋体" w:eastAsia="宋体" w:hAnsi="宋体" w:hint="eastAsia"/>
          <w:sz w:val="24"/>
        </w:rPr>
        <w:t>处理组与对照组</w:t>
      </w:r>
      <w:r w:rsidR="000758DD">
        <w:rPr>
          <w:rFonts w:ascii="宋体" w:eastAsia="宋体" w:hAnsi="宋体" w:hint="eastAsia"/>
          <w:sz w:val="24"/>
        </w:rPr>
        <w:t>的标准化</w:t>
      </w:r>
      <w:r w:rsidR="00C9223A">
        <w:rPr>
          <w:rFonts w:ascii="宋体" w:eastAsia="宋体" w:hAnsi="宋体" w:hint="eastAsia"/>
          <w:sz w:val="24"/>
        </w:rPr>
        <w:t>偏差基本</w:t>
      </w:r>
      <w:r w:rsidR="003033ED">
        <w:rPr>
          <w:rFonts w:ascii="宋体" w:eastAsia="宋体" w:hAnsi="宋体" w:hint="eastAsia"/>
          <w:sz w:val="24"/>
        </w:rPr>
        <w:t>在</w:t>
      </w:r>
      <w:r w:rsidR="00C9223A" w:rsidRPr="00E56596">
        <w:rPr>
          <w:rFonts w:ascii="Times New Roman" w:eastAsia="宋体" w:hAnsi="Times New Roman" w:cs="Times New Roman"/>
          <w:sz w:val="24"/>
        </w:rPr>
        <w:t>10%</w:t>
      </w:r>
      <w:r w:rsidR="00C9223A">
        <w:rPr>
          <w:rFonts w:ascii="宋体" w:eastAsia="宋体" w:hAnsi="宋体" w:hint="eastAsia"/>
          <w:sz w:val="24"/>
        </w:rPr>
        <w:t>以</w:t>
      </w:r>
      <w:r w:rsidR="000758DD">
        <w:rPr>
          <w:rFonts w:ascii="宋体" w:eastAsia="宋体" w:hAnsi="宋体" w:hint="eastAsia"/>
          <w:sz w:val="24"/>
        </w:rPr>
        <w:t>内</w:t>
      </w:r>
      <w:r w:rsidR="00C9223A">
        <w:rPr>
          <w:rFonts w:ascii="宋体" w:eastAsia="宋体" w:hAnsi="宋体" w:hint="eastAsia"/>
          <w:sz w:val="24"/>
        </w:rPr>
        <w:t>，显示出较好的平衡性</w:t>
      </w:r>
      <w:r w:rsidR="00545F58">
        <w:rPr>
          <w:rFonts w:ascii="宋体" w:eastAsia="宋体" w:hAnsi="宋体" w:hint="eastAsia"/>
          <w:sz w:val="24"/>
        </w:rPr>
        <w:t>及匹配效果</w:t>
      </w:r>
      <w:r w:rsidR="00C9223A">
        <w:rPr>
          <w:rFonts w:ascii="宋体" w:eastAsia="宋体" w:hAnsi="宋体" w:hint="eastAsia"/>
          <w:sz w:val="24"/>
        </w:rPr>
        <w:t>。</w:t>
      </w:r>
    </w:p>
    <w:p w14:paraId="5D09504E" w14:textId="159140E7" w:rsidR="00122D8B" w:rsidRDefault="000B45D2" w:rsidP="000F4648">
      <w:pPr>
        <w:spacing w:line="276" w:lineRule="auto"/>
        <w:ind w:firstLineChars="200" w:firstLine="480"/>
        <w:rPr>
          <w:rFonts w:ascii="宋体" w:eastAsia="宋体" w:hAnsi="宋体"/>
          <w:sz w:val="24"/>
        </w:rPr>
      </w:pPr>
      <w:r>
        <w:rPr>
          <w:rFonts w:ascii="宋体" w:eastAsia="宋体" w:hAnsi="宋体" w:hint="eastAsia"/>
          <w:sz w:val="24"/>
        </w:rPr>
        <w:t>表</w:t>
      </w:r>
      <w:r w:rsidRPr="00DF6628">
        <w:rPr>
          <w:rFonts w:ascii="Times New Roman" w:eastAsia="宋体" w:hAnsi="Times New Roman" w:cs="Times New Roman"/>
          <w:sz w:val="24"/>
        </w:rPr>
        <w:t>3-</w:t>
      </w:r>
      <w:r w:rsidR="00874DD6">
        <w:rPr>
          <w:rFonts w:ascii="Times New Roman" w:eastAsia="宋体" w:hAnsi="Times New Roman" w:cs="Times New Roman" w:hint="eastAsia"/>
          <w:sz w:val="24"/>
        </w:rPr>
        <w:t>2</w:t>
      </w:r>
      <w:r>
        <w:rPr>
          <w:rFonts w:ascii="宋体" w:eastAsia="宋体" w:hAnsi="宋体" w:hint="eastAsia"/>
          <w:sz w:val="24"/>
        </w:rPr>
        <w:t>显示，</w:t>
      </w:r>
      <w:r w:rsidR="00E56D57" w:rsidRPr="00E56D57">
        <w:rPr>
          <w:rFonts w:ascii="宋体" w:eastAsia="宋体" w:hAnsi="宋体"/>
          <w:sz w:val="24"/>
        </w:rPr>
        <w:t>在较好控制择业动机所带来的自选择偏误之后</w:t>
      </w:r>
      <w:r w:rsidR="000F4648">
        <w:rPr>
          <w:rFonts w:ascii="宋体" w:eastAsia="宋体" w:hAnsi="宋体" w:hint="eastAsia"/>
          <w:sz w:val="24"/>
        </w:rPr>
        <w:t>，</w:t>
      </w:r>
      <w:r w:rsidR="00584D1E">
        <w:rPr>
          <w:rFonts w:ascii="宋体" w:eastAsia="宋体" w:hAnsi="宋体" w:hint="eastAsia"/>
          <w:sz w:val="24"/>
        </w:rPr>
        <w:t>模型</w:t>
      </w:r>
      <w:r w:rsidR="0065695E">
        <w:rPr>
          <w:rFonts w:ascii="Times New Roman" w:eastAsia="宋体" w:hAnsi="Times New Roman" w:cs="Times New Roman" w:hint="eastAsia"/>
          <w:sz w:val="24"/>
        </w:rPr>
        <w:t>7</w:t>
      </w:r>
      <w:r w:rsidR="00584D1E">
        <w:rPr>
          <w:rFonts w:ascii="宋体" w:eastAsia="宋体" w:hAnsi="宋体" w:hint="eastAsia"/>
          <w:sz w:val="24"/>
        </w:rPr>
        <w:t>至模型</w:t>
      </w:r>
      <w:r w:rsidR="0065695E">
        <w:rPr>
          <w:rFonts w:ascii="Times New Roman" w:eastAsia="宋体" w:hAnsi="Times New Roman" w:cs="Times New Roman" w:hint="eastAsia"/>
          <w:sz w:val="24"/>
        </w:rPr>
        <w:t>10</w:t>
      </w:r>
      <w:r w:rsidR="00584D1E">
        <w:rPr>
          <w:rFonts w:ascii="宋体" w:eastAsia="宋体" w:hAnsi="宋体" w:hint="eastAsia"/>
          <w:sz w:val="24"/>
        </w:rPr>
        <w:t>中的</w:t>
      </w:r>
      <w:r w:rsidR="00584D1E" w:rsidRPr="00E56596">
        <w:rPr>
          <w:rFonts w:ascii="Times New Roman" w:eastAsia="宋体" w:hAnsi="Times New Roman" w:cs="Times New Roman"/>
          <w:sz w:val="24"/>
        </w:rPr>
        <w:t>4</w:t>
      </w:r>
      <w:r w:rsidR="002618E5" w:rsidRPr="002618E5">
        <w:rPr>
          <w:rFonts w:ascii="宋体" w:eastAsia="宋体" w:hAnsi="宋体"/>
          <w:sz w:val="24"/>
        </w:rPr>
        <w:t>个调节变量</w:t>
      </w:r>
      <w:r w:rsidR="00C96BA6">
        <w:rPr>
          <w:rFonts w:ascii="宋体" w:eastAsia="宋体" w:hAnsi="宋体" w:hint="eastAsia"/>
          <w:sz w:val="24"/>
        </w:rPr>
        <w:t>仍然</w:t>
      </w:r>
      <w:r w:rsidR="00D331A0">
        <w:rPr>
          <w:rFonts w:ascii="宋体" w:eastAsia="宋体" w:hAnsi="宋体" w:hint="eastAsia"/>
          <w:sz w:val="24"/>
        </w:rPr>
        <w:t>显著，并且符号与</w:t>
      </w:r>
      <w:r w:rsidR="00C96BA6">
        <w:rPr>
          <w:rFonts w:ascii="宋体" w:eastAsia="宋体" w:hAnsi="宋体" w:hint="eastAsia"/>
          <w:sz w:val="24"/>
        </w:rPr>
        <w:t>主效应模型</w:t>
      </w:r>
      <w:r w:rsidR="004150B6">
        <w:rPr>
          <w:rFonts w:ascii="宋体" w:eastAsia="宋体" w:hAnsi="宋体" w:hint="eastAsia"/>
          <w:sz w:val="24"/>
        </w:rPr>
        <w:t>保持</w:t>
      </w:r>
      <w:r w:rsidR="00C96BA6">
        <w:rPr>
          <w:rFonts w:ascii="宋体" w:eastAsia="宋体" w:hAnsi="宋体" w:hint="eastAsia"/>
          <w:sz w:val="24"/>
        </w:rPr>
        <w:t>一致</w:t>
      </w:r>
      <w:r w:rsidR="00234683">
        <w:rPr>
          <w:rFonts w:ascii="宋体" w:eastAsia="宋体" w:hAnsi="宋体" w:hint="eastAsia"/>
          <w:sz w:val="24"/>
        </w:rPr>
        <w:t>。</w:t>
      </w:r>
      <w:r w:rsidR="00AA29DC">
        <w:rPr>
          <w:rFonts w:ascii="宋体" w:eastAsia="宋体" w:hAnsi="宋体" w:hint="eastAsia"/>
          <w:sz w:val="24"/>
        </w:rPr>
        <w:t>这一结果</w:t>
      </w:r>
      <w:r w:rsidR="00AA29DC" w:rsidRPr="00AA29DC">
        <w:rPr>
          <w:rFonts w:ascii="宋体" w:eastAsia="宋体" w:hAnsi="宋体"/>
          <w:sz w:val="24"/>
        </w:rPr>
        <w:t>为本文提出的调节效应提供了初步的稳健性支持。</w:t>
      </w:r>
    </w:p>
    <w:p w14:paraId="64C3E169" w14:textId="0CC9B582" w:rsidR="00707703" w:rsidRPr="00A34828" w:rsidRDefault="00A34828" w:rsidP="00A34828">
      <w:pPr>
        <w:spacing w:beforeLines="100" w:before="312" w:afterLines="50" w:after="156" w:line="276" w:lineRule="auto"/>
        <w:jc w:val="center"/>
        <w:rPr>
          <w:rFonts w:ascii="Times New Roman" w:eastAsia="宋体" w:hAnsi="Times New Roman" w:cs="Times New Roman"/>
          <w:sz w:val="24"/>
        </w:rPr>
      </w:pPr>
      <w:bookmarkStart w:id="94" w:name="OLE_LINK18"/>
      <w:r w:rsidRPr="00A34828">
        <w:rPr>
          <w:rFonts w:ascii="Times New Roman" w:eastAsia="宋体" w:hAnsi="Times New Roman" w:cs="Times New Roman"/>
          <w:sz w:val="24"/>
        </w:rPr>
        <w:t>表</w:t>
      </w:r>
      <w:r w:rsidRPr="00A34828">
        <w:rPr>
          <w:rFonts w:ascii="Times New Roman" w:eastAsia="宋体" w:hAnsi="Times New Roman" w:cs="Times New Roman" w:hint="eastAsia"/>
          <w:sz w:val="24"/>
        </w:rPr>
        <w:t>3</w:t>
      </w:r>
      <w:r>
        <w:rPr>
          <w:rFonts w:ascii="Times New Roman" w:eastAsia="宋体" w:hAnsi="Times New Roman" w:cs="Times New Roman" w:hint="eastAsia"/>
          <w:sz w:val="24"/>
        </w:rPr>
        <w:t>-</w:t>
      </w:r>
      <w:r w:rsidR="00C516F6">
        <w:rPr>
          <w:rFonts w:ascii="Times New Roman" w:eastAsia="宋体" w:hAnsi="Times New Roman" w:cs="Times New Roman" w:hint="eastAsia"/>
          <w:sz w:val="24"/>
        </w:rPr>
        <w:t>2</w:t>
      </w:r>
      <w:r w:rsidRPr="00A34828">
        <w:rPr>
          <w:rFonts w:ascii="Times New Roman" w:eastAsia="宋体" w:hAnsi="Times New Roman" w:cs="Times New Roman"/>
          <w:sz w:val="24"/>
        </w:rPr>
        <w:t xml:space="preserve"> </w:t>
      </w:r>
      <w:r w:rsidR="00BE305A">
        <w:rPr>
          <w:rFonts w:ascii="Times New Roman" w:eastAsia="宋体" w:hAnsi="Times New Roman" w:cs="Times New Roman" w:hint="eastAsia"/>
          <w:sz w:val="24"/>
        </w:rPr>
        <w:t>择业动机</w:t>
      </w:r>
      <w:r>
        <w:rPr>
          <w:rFonts w:ascii="Times New Roman" w:eastAsia="宋体" w:hAnsi="Times New Roman" w:cs="Times New Roman" w:hint="eastAsia"/>
          <w:sz w:val="24"/>
        </w:rPr>
        <w:t>匹配</w:t>
      </w:r>
      <w:r w:rsidR="00BE305A">
        <w:rPr>
          <w:rFonts w:ascii="Times New Roman" w:eastAsia="宋体" w:hAnsi="Times New Roman" w:cs="Times New Roman" w:hint="eastAsia"/>
          <w:sz w:val="24"/>
        </w:rPr>
        <w:t>后的主效应</w:t>
      </w:r>
    </w:p>
    <w:tbl>
      <w:tblPr>
        <w:tblW w:w="5000" w:type="pct"/>
        <w:tblLook w:val="0000" w:firstRow="0" w:lastRow="0" w:firstColumn="0" w:lastColumn="0" w:noHBand="0" w:noVBand="0"/>
      </w:tblPr>
      <w:tblGrid>
        <w:gridCol w:w="3614"/>
        <w:gridCol w:w="1173"/>
        <w:gridCol w:w="1173"/>
        <w:gridCol w:w="1173"/>
        <w:gridCol w:w="1173"/>
      </w:tblGrid>
      <w:tr w:rsidR="008723D5" w:rsidRPr="00BC54A1" w14:paraId="1F10F7BB" w14:textId="77777777" w:rsidTr="00B1471F">
        <w:trPr>
          <w:tblHeader/>
        </w:trPr>
        <w:tc>
          <w:tcPr>
            <w:tcW w:w="2176" w:type="pct"/>
            <w:tcBorders>
              <w:top w:val="single" w:sz="12" w:space="0" w:color="auto"/>
              <w:left w:val="nil"/>
              <w:bottom w:val="single" w:sz="12" w:space="0" w:color="auto"/>
              <w:right w:val="nil"/>
            </w:tcBorders>
          </w:tcPr>
          <w:p w14:paraId="041ECBF4"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变量</w:t>
            </w:r>
          </w:p>
        </w:tc>
        <w:tc>
          <w:tcPr>
            <w:tcW w:w="706" w:type="pct"/>
            <w:tcBorders>
              <w:top w:val="single" w:sz="12" w:space="0" w:color="auto"/>
              <w:left w:val="nil"/>
              <w:bottom w:val="single" w:sz="12" w:space="0" w:color="auto"/>
              <w:right w:val="nil"/>
            </w:tcBorders>
          </w:tcPr>
          <w:p w14:paraId="363B88AE" w14:textId="4C513145"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模型</w:t>
            </w:r>
            <w:r w:rsidR="0065695E">
              <w:rPr>
                <w:rFonts w:ascii="Times New Roman" w:eastAsia="宋体" w:hAnsi="Times New Roman" w:cs="Times New Roman" w:hint="eastAsia"/>
                <w:kern w:val="0"/>
                <w:sz w:val="20"/>
                <w:szCs w:val="20"/>
              </w:rPr>
              <w:t>7</w:t>
            </w:r>
          </w:p>
        </w:tc>
        <w:tc>
          <w:tcPr>
            <w:tcW w:w="706" w:type="pct"/>
            <w:tcBorders>
              <w:top w:val="single" w:sz="12" w:space="0" w:color="auto"/>
              <w:left w:val="nil"/>
              <w:bottom w:val="single" w:sz="12" w:space="0" w:color="auto"/>
              <w:right w:val="nil"/>
            </w:tcBorders>
          </w:tcPr>
          <w:p w14:paraId="24F7416C" w14:textId="215E52E3"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模型</w:t>
            </w:r>
            <w:r w:rsidR="0065695E">
              <w:rPr>
                <w:rFonts w:ascii="Times New Roman" w:eastAsia="宋体" w:hAnsi="Times New Roman" w:cs="Times New Roman" w:hint="eastAsia"/>
                <w:kern w:val="0"/>
                <w:sz w:val="20"/>
                <w:szCs w:val="20"/>
              </w:rPr>
              <w:t>8</w:t>
            </w:r>
          </w:p>
        </w:tc>
        <w:tc>
          <w:tcPr>
            <w:tcW w:w="706" w:type="pct"/>
            <w:tcBorders>
              <w:top w:val="single" w:sz="12" w:space="0" w:color="auto"/>
              <w:left w:val="nil"/>
              <w:bottom w:val="single" w:sz="12" w:space="0" w:color="auto"/>
              <w:right w:val="nil"/>
            </w:tcBorders>
          </w:tcPr>
          <w:p w14:paraId="3C958747" w14:textId="0C0C8145"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模型</w:t>
            </w:r>
            <w:r w:rsidR="0065695E">
              <w:rPr>
                <w:rFonts w:ascii="Times New Roman" w:eastAsia="宋体" w:hAnsi="Times New Roman" w:cs="Times New Roman" w:hint="eastAsia"/>
                <w:kern w:val="0"/>
                <w:sz w:val="20"/>
                <w:szCs w:val="20"/>
              </w:rPr>
              <w:t>9</w:t>
            </w:r>
          </w:p>
        </w:tc>
        <w:tc>
          <w:tcPr>
            <w:tcW w:w="706" w:type="pct"/>
            <w:tcBorders>
              <w:top w:val="single" w:sz="12" w:space="0" w:color="auto"/>
              <w:left w:val="nil"/>
              <w:bottom w:val="single" w:sz="12" w:space="0" w:color="auto"/>
              <w:right w:val="nil"/>
            </w:tcBorders>
          </w:tcPr>
          <w:p w14:paraId="4F738DBA" w14:textId="75D39E5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模型</w:t>
            </w:r>
            <w:r w:rsidR="00181EC9">
              <w:rPr>
                <w:rFonts w:ascii="Times New Roman" w:eastAsia="宋体" w:hAnsi="Times New Roman" w:cs="Times New Roman" w:hint="eastAsia"/>
                <w:kern w:val="0"/>
                <w:sz w:val="20"/>
                <w:szCs w:val="20"/>
              </w:rPr>
              <w:t>1</w:t>
            </w:r>
            <w:r w:rsidR="0065695E">
              <w:rPr>
                <w:rFonts w:ascii="Times New Roman" w:eastAsia="宋体" w:hAnsi="Times New Roman" w:cs="Times New Roman" w:hint="eastAsia"/>
                <w:kern w:val="0"/>
                <w:sz w:val="20"/>
                <w:szCs w:val="20"/>
              </w:rPr>
              <w:t>0</w:t>
            </w:r>
          </w:p>
        </w:tc>
      </w:tr>
      <w:tr w:rsidR="008723D5" w:rsidRPr="00BC54A1" w14:paraId="71C6F5FE" w14:textId="77777777" w:rsidTr="00B1471F">
        <w:tc>
          <w:tcPr>
            <w:tcW w:w="2176" w:type="pct"/>
            <w:vMerge w:val="restart"/>
            <w:tcBorders>
              <w:top w:val="nil"/>
              <w:left w:val="nil"/>
            </w:tcBorders>
            <w:vAlign w:val="center"/>
          </w:tcPr>
          <w:p w14:paraId="68FC8EA2"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月收入</w:t>
            </w:r>
          </w:p>
          <w:p w14:paraId="3BF8C48E"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（低于</w:t>
            </w:r>
            <w:r w:rsidRPr="00BC54A1">
              <w:rPr>
                <w:rFonts w:ascii="Times New Roman" w:eastAsia="宋体" w:hAnsi="Times New Roman" w:cs="Times New Roman"/>
                <w:kern w:val="0"/>
                <w:sz w:val="20"/>
                <w:szCs w:val="20"/>
              </w:rPr>
              <w:t>1</w:t>
            </w:r>
            <w:r w:rsidRPr="00BC54A1">
              <w:rPr>
                <w:rFonts w:ascii="Times New Roman" w:eastAsia="宋体" w:hAnsi="Times New Roman" w:cs="Times New Roman"/>
                <w:kern w:val="0"/>
                <w:sz w:val="20"/>
                <w:szCs w:val="20"/>
              </w:rPr>
              <w:t>万元</w:t>
            </w:r>
            <w:r w:rsidRPr="00BC54A1">
              <w:rPr>
                <w:rFonts w:ascii="Times New Roman" w:eastAsia="宋体" w:hAnsi="Times New Roman" w:cs="Times New Roman"/>
                <w:kern w:val="0"/>
                <w:sz w:val="20"/>
                <w:szCs w:val="20"/>
              </w:rPr>
              <w:t>=0</w:t>
            </w:r>
            <w:r w:rsidRPr="00BC54A1">
              <w:rPr>
                <w:rFonts w:ascii="Times New Roman" w:eastAsia="宋体" w:hAnsi="Times New Roman" w:cs="Times New Roman"/>
                <w:kern w:val="0"/>
                <w:sz w:val="20"/>
                <w:szCs w:val="20"/>
              </w:rPr>
              <w:t>）</w:t>
            </w:r>
          </w:p>
        </w:tc>
        <w:tc>
          <w:tcPr>
            <w:tcW w:w="706" w:type="pct"/>
            <w:vAlign w:val="center"/>
          </w:tcPr>
          <w:p w14:paraId="7EEE309E"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0.634</w:t>
            </w:r>
            <w:r w:rsidRPr="00BC54A1">
              <w:rPr>
                <w:rFonts w:ascii="Times New Roman" w:eastAsia="宋体" w:hAnsi="Times New Roman" w:cs="Times New Roman"/>
                <w:kern w:val="0"/>
                <w:sz w:val="20"/>
                <w:szCs w:val="20"/>
                <w:vertAlign w:val="superscript"/>
              </w:rPr>
              <w:t>***</w:t>
            </w:r>
          </w:p>
        </w:tc>
        <w:tc>
          <w:tcPr>
            <w:tcW w:w="706" w:type="pct"/>
            <w:vAlign w:val="center"/>
          </w:tcPr>
          <w:p w14:paraId="12CC0A92" w14:textId="4C36E153"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0.51</w:t>
            </w:r>
            <w:r w:rsidR="00CE7A72" w:rsidRPr="00BC54A1">
              <w:rPr>
                <w:rFonts w:ascii="Times New Roman" w:eastAsia="宋体" w:hAnsi="Times New Roman" w:cs="Times New Roman" w:hint="eastAsia"/>
                <w:kern w:val="0"/>
                <w:sz w:val="20"/>
                <w:szCs w:val="20"/>
              </w:rPr>
              <w:t>3</w:t>
            </w:r>
            <w:r w:rsidRPr="00BC54A1">
              <w:rPr>
                <w:rFonts w:ascii="Times New Roman" w:eastAsia="宋体" w:hAnsi="Times New Roman" w:cs="Times New Roman"/>
                <w:kern w:val="0"/>
                <w:sz w:val="20"/>
                <w:szCs w:val="20"/>
                <w:vertAlign w:val="superscript"/>
              </w:rPr>
              <w:t>***</w:t>
            </w:r>
          </w:p>
        </w:tc>
        <w:tc>
          <w:tcPr>
            <w:tcW w:w="706" w:type="pct"/>
            <w:vAlign w:val="center"/>
          </w:tcPr>
          <w:p w14:paraId="38BE4F8B"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0.427</w:t>
            </w:r>
            <w:r w:rsidRPr="00BC54A1">
              <w:rPr>
                <w:rFonts w:ascii="Times New Roman" w:eastAsia="宋体" w:hAnsi="Times New Roman" w:cs="Times New Roman"/>
                <w:kern w:val="0"/>
                <w:sz w:val="20"/>
                <w:szCs w:val="20"/>
                <w:vertAlign w:val="superscript"/>
              </w:rPr>
              <w:t>***</w:t>
            </w:r>
          </w:p>
        </w:tc>
        <w:tc>
          <w:tcPr>
            <w:tcW w:w="706" w:type="pct"/>
            <w:vAlign w:val="center"/>
          </w:tcPr>
          <w:p w14:paraId="77FE4C6D" w14:textId="54DEBACC"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0.50</w:t>
            </w:r>
            <w:r w:rsidR="00862786" w:rsidRPr="00BC54A1">
              <w:rPr>
                <w:rFonts w:ascii="Times New Roman" w:eastAsia="宋体" w:hAnsi="Times New Roman" w:cs="Times New Roman" w:hint="eastAsia"/>
                <w:kern w:val="0"/>
                <w:sz w:val="20"/>
                <w:szCs w:val="20"/>
              </w:rPr>
              <w:t>9</w:t>
            </w:r>
            <w:r w:rsidRPr="00BC54A1">
              <w:rPr>
                <w:rFonts w:ascii="Times New Roman" w:eastAsia="宋体" w:hAnsi="Times New Roman" w:cs="Times New Roman"/>
                <w:kern w:val="0"/>
                <w:sz w:val="20"/>
                <w:szCs w:val="20"/>
                <w:vertAlign w:val="superscript"/>
              </w:rPr>
              <w:t>***</w:t>
            </w:r>
          </w:p>
        </w:tc>
      </w:tr>
      <w:tr w:rsidR="008723D5" w:rsidRPr="00BC54A1" w14:paraId="04E9F45A" w14:textId="77777777" w:rsidTr="00B1471F">
        <w:tc>
          <w:tcPr>
            <w:tcW w:w="2176" w:type="pct"/>
            <w:vMerge/>
            <w:tcBorders>
              <w:left w:val="nil"/>
              <w:bottom w:val="nil"/>
            </w:tcBorders>
            <w:vAlign w:val="center"/>
          </w:tcPr>
          <w:p w14:paraId="78D80FF9"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vAlign w:val="center"/>
          </w:tcPr>
          <w:p w14:paraId="0AE9F1CC"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(0.070)</w:t>
            </w:r>
          </w:p>
        </w:tc>
        <w:tc>
          <w:tcPr>
            <w:tcW w:w="706" w:type="pct"/>
            <w:vAlign w:val="center"/>
          </w:tcPr>
          <w:p w14:paraId="4BEDE8B0"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(0.059)</w:t>
            </w:r>
          </w:p>
        </w:tc>
        <w:tc>
          <w:tcPr>
            <w:tcW w:w="706" w:type="pct"/>
            <w:vAlign w:val="center"/>
          </w:tcPr>
          <w:p w14:paraId="01049004"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(0.074)</w:t>
            </w:r>
          </w:p>
        </w:tc>
        <w:tc>
          <w:tcPr>
            <w:tcW w:w="706" w:type="pct"/>
            <w:vAlign w:val="center"/>
          </w:tcPr>
          <w:p w14:paraId="2715A865"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(0.059)</w:t>
            </w:r>
          </w:p>
        </w:tc>
      </w:tr>
      <w:tr w:rsidR="008723D5" w:rsidRPr="00BC54A1" w14:paraId="3E998D4E" w14:textId="77777777" w:rsidTr="00B1471F">
        <w:tc>
          <w:tcPr>
            <w:tcW w:w="2176" w:type="pct"/>
            <w:vMerge w:val="restart"/>
            <w:tcBorders>
              <w:top w:val="nil"/>
              <w:left w:val="nil"/>
            </w:tcBorders>
            <w:vAlign w:val="center"/>
          </w:tcPr>
          <w:p w14:paraId="1E4FCE84"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日均工作时长</w:t>
            </w:r>
          </w:p>
          <w:p w14:paraId="76B2676B"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（不超过</w:t>
            </w:r>
            <w:r w:rsidRPr="00BC54A1">
              <w:rPr>
                <w:rFonts w:ascii="Times New Roman" w:eastAsia="宋体" w:hAnsi="Times New Roman" w:cs="Times New Roman"/>
                <w:kern w:val="0"/>
                <w:sz w:val="20"/>
                <w:szCs w:val="20"/>
              </w:rPr>
              <w:t>8</w:t>
            </w:r>
            <w:r w:rsidRPr="00BC54A1">
              <w:rPr>
                <w:rFonts w:ascii="Times New Roman" w:eastAsia="宋体" w:hAnsi="Times New Roman" w:cs="Times New Roman"/>
                <w:kern w:val="0"/>
                <w:sz w:val="20"/>
                <w:szCs w:val="20"/>
              </w:rPr>
              <w:t>小时</w:t>
            </w:r>
            <w:r w:rsidRPr="00BC54A1">
              <w:rPr>
                <w:rFonts w:ascii="Times New Roman" w:eastAsia="宋体" w:hAnsi="Times New Roman" w:cs="Times New Roman"/>
                <w:kern w:val="0"/>
                <w:sz w:val="20"/>
                <w:szCs w:val="20"/>
              </w:rPr>
              <w:t>=0</w:t>
            </w:r>
            <w:r w:rsidRPr="00BC54A1">
              <w:rPr>
                <w:rFonts w:ascii="Times New Roman" w:eastAsia="宋体" w:hAnsi="Times New Roman" w:cs="Times New Roman"/>
                <w:kern w:val="0"/>
                <w:sz w:val="20"/>
                <w:szCs w:val="20"/>
              </w:rPr>
              <w:t>）</w:t>
            </w:r>
          </w:p>
        </w:tc>
        <w:tc>
          <w:tcPr>
            <w:tcW w:w="706" w:type="pct"/>
          </w:tcPr>
          <w:p w14:paraId="02C11931" w14:textId="44695683" w:rsidR="008723D5" w:rsidRPr="00BC54A1" w:rsidRDefault="008723D5" w:rsidP="00BC54A1">
            <w:pPr>
              <w:autoSpaceDE w:val="0"/>
              <w:autoSpaceDN w:val="0"/>
              <w:adjustRightInd w:val="0"/>
              <w:jc w:val="center"/>
              <w:rPr>
                <w:rFonts w:ascii="Times New Roman" w:eastAsia="宋体" w:hAnsi="Times New Roman" w:cs="Times New Roman"/>
                <w:kern w:val="0"/>
                <w:sz w:val="20"/>
                <w:szCs w:val="20"/>
                <w:vertAlign w:val="superscript"/>
              </w:rPr>
            </w:pPr>
            <w:r w:rsidRPr="00BC54A1">
              <w:rPr>
                <w:rFonts w:ascii="Times New Roman" w:eastAsia="宋体" w:hAnsi="Times New Roman" w:cs="Times New Roman"/>
                <w:kern w:val="0"/>
                <w:sz w:val="20"/>
                <w:szCs w:val="20"/>
              </w:rPr>
              <w:t>-0.42</w:t>
            </w:r>
            <w:r w:rsidR="00C902E7" w:rsidRPr="00BC54A1">
              <w:rPr>
                <w:rFonts w:ascii="Times New Roman" w:eastAsia="宋体" w:hAnsi="Times New Roman" w:cs="Times New Roman" w:hint="eastAsia"/>
                <w:kern w:val="0"/>
                <w:sz w:val="20"/>
                <w:szCs w:val="20"/>
              </w:rPr>
              <w:t>8</w:t>
            </w:r>
            <w:r w:rsidRPr="00BC54A1">
              <w:rPr>
                <w:rFonts w:ascii="Times New Roman" w:eastAsia="宋体" w:hAnsi="Times New Roman" w:cs="Times New Roman"/>
                <w:kern w:val="0"/>
                <w:sz w:val="20"/>
                <w:szCs w:val="20"/>
                <w:vertAlign w:val="superscript"/>
              </w:rPr>
              <w:t>***</w:t>
            </w:r>
          </w:p>
        </w:tc>
        <w:tc>
          <w:tcPr>
            <w:tcW w:w="706" w:type="pct"/>
          </w:tcPr>
          <w:p w14:paraId="44F02632" w14:textId="6C6F46D5" w:rsidR="008723D5" w:rsidRPr="00BC54A1" w:rsidRDefault="008723D5" w:rsidP="00BC54A1">
            <w:pPr>
              <w:autoSpaceDE w:val="0"/>
              <w:autoSpaceDN w:val="0"/>
              <w:adjustRightInd w:val="0"/>
              <w:jc w:val="center"/>
              <w:rPr>
                <w:rFonts w:ascii="Times New Roman" w:eastAsia="宋体" w:hAnsi="Times New Roman" w:cs="Times New Roman"/>
                <w:kern w:val="0"/>
                <w:sz w:val="20"/>
                <w:szCs w:val="20"/>
                <w:vertAlign w:val="superscript"/>
              </w:rPr>
            </w:pPr>
            <w:r w:rsidRPr="00BC54A1">
              <w:rPr>
                <w:rFonts w:ascii="Times New Roman" w:eastAsia="宋体" w:hAnsi="Times New Roman" w:cs="Times New Roman"/>
                <w:kern w:val="0"/>
                <w:sz w:val="20"/>
                <w:szCs w:val="20"/>
              </w:rPr>
              <w:t>-0.34</w:t>
            </w:r>
            <w:r w:rsidR="00CE7A72" w:rsidRPr="00BC54A1">
              <w:rPr>
                <w:rFonts w:ascii="Times New Roman" w:eastAsia="宋体" w:hAnsi="Times New Roman" w:cs="Times New Roman" w:hint="eastAsia"/>
                <w:kern w:val="0"/>
                <w:sz w:val="20"/>
                <w:szCs w:val="20"/>
              </w:rPr>
              <w:t>1</w:t>
            </w:r>
            <w:r w:rsidRPr="00BC54A1">
              <w:rPr>
                <w:rFonts w:ascii="Times New Roman" w:eastAsia="宋体" w:hAnsi="Times New Roman" w:cs="Times New Roman"/>
                <w:kern w:val="0"/>
                <w:sz w:val="20"/>
                <w:szCs w:val="20"/>
                <w:vertAlign w:val="superscript"/>
              </w:rPr>
              <w:t>***</w:t>
            </w:r>
          </w:p>
        </w:tc>
        <w:tc>
          <w:tcPr>
            <w:tcW w:w="706" w:type="pct"/>
          </w:tcPr>
          <w:p w14:paraId="4BF62B40" w14:textId="537B2DC4" w:rsidR="008723D5" w:rsidRPr="00BC54A1" w:rsidRDefault="008723D5" w:rsidP="00BC54A1">
            <w:pPr>
              <w:autoSpaceDE w:val="0"/>
              <w:autoSpaceDN w:val="0"/>
              <w:adjustRightInd w:val="0"/>
              <w:jc w:val="center"/>
              <w:rPr>
                <w:rFonts w:ascii="Times New Roman" w:eastAsia="宋体" w:hAnsi="Times New Roman" w:cs="Times New Roman"/>
                <w:kern w:val="0"/>
                <w:sz w:val="20"/>
                <w:szCs w:val="20"/>
                <w:vertAlign w:val="superscript"/>
              </w:rPr>
            </w:pPr>
            <w:r w:rsidRPr="00BC54A1">
              <w:rPr>
                <w:rFonts w:ascii="Times New Roman" w:eastAsia="宋体" w:hAnsi="Times New Roman" w:cs="Times New Roman"/>
                <w:kern w:val="0"/>
                <w:sz w:val="20"/>
                <w:szCs w:val="20"/>
              </w:rPr>
              <w:t>-0.43</w:t>
            </w:r>
            <w:r w:rsidR="008D0774" w:rsidRPr="00BC54A1">
              <w:rPr>
                <w:rFonts w:ascii="Times New Roman" w:eastAsia="宋体" w:hAnsi="Times New Roman" w:cs="Times New Roman" w:hint="eastAsia"/>
                <w:kern w:val="0"/>
                <w:sz w:val="20"/>
                <w:szCs w:val="20"/>
              </w:rPr>
              <w:t>2</w:t>
            </w:r>
            <w:r w:rsidRPr="00BC54A1">
              <w:rPr>
                <w:rFonts w:ascii="Times New Roman" w:eastAsia="宋体" w:hAnsi="Times New Roman" w:cs="Times New Roman"/>
                <w:kern w:val="0"/>
                <w:sz w:val="20"/>
                <w:szCs w:val="20"/>
                <w:vertAlign w:val="superscript"/>
              </w:rPr>
              <w:t>***</w:t>
            </w:r>
          </w:p>
        </w:tc>
        <w:tc>
          <w:tcPr>
            <w:tcW w:w="706" w:type="pct"/>
          </w:tcPr>
          <w:p w14:paraId="3DE613FC"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vertAlign w:val="superscript"/>
              </w:rPr>
            </w:pPr>
            <w:r w:rsidRPr="00BC54A1">
              <w:rPr>
                <w:rFonts w:ascii="Times New Roman" w:eastAsia="宋体" w:hAnsi="Times New Roman" w:cs="Times New Roman"/>
                <w:kern w:val="0"/>
                <w:sz w:val="20"/>
                <w:szCs w:val="20"/>
              </w:rPr>
              <w:t>-0.519</w:t>
            </w:r>
            <w:r w:rsidRPr="00BC54A1">
              <w:rPr>
                <w:rFonts w:ascii="Times New Roman" w:eastAsia="宋体" w:hAnsi="Times New Roman" w:cs="Times New Roman"/>
                <w:kern w:val="0"/>
                <w:sz w:val="20"/>
                <w:szCs w:val="20"/>
                <w:vertAlign w:val="superscript"/>
              </w:rPr>
              <w:t>***</w:t>
            </w:r>
          </w:p>
        </w:tc>
      </w:tr>
      <w:tr w:rsidR="008723D5" w:rsidRPr="00BC54A1" w14:paraId="4D2BF860" w14:textId="77777777" w:rsidTr="00B1471F">
        <w:tc>
          <w:tcPr>
            <w:tcW w:w="2176" w:type="pct"/>
            <w:vMerge/>
            <w:tcBorders>
              <w:left w:val="nil"/>
              <w:bottom w:val="nil"/>
            </w:tcBorders>
            <w:vAlign w:val="center"/>
          </w:tcPr>
          <w:p w14:paraId="23CEAC40"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48AC71AA"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(0.052)</w:t>
            </w:r>
          </w:p>
        </w:tc>
        <w:tc>
          <w:tcPr>
            <w:tcW w:w="706" w:type="pct"/>
          </w:tcPr>
          <w:p w14:paraId="1A91556F"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(0.063)</w:t>
            </w:r>
          </w:p>
        </w:tc>
        <w:tc>
          <w:tcPr>
            <w:tcW w:w="706" w:type="pct"/>
          </w:tcPr>
          <w:p w14:paraId="54875286"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(0.052)</w:t>
            </w:r>
          </w:p>
        </w:tc>
        <w:tc>
          <w:tcPr>
            <w:tcW w:w="706" w:type="pct"/>
          </w:tcPr>
          <w:p w14:paraId="6675B84B"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(0.069)</w:t>
            </w:r>
          </w:p>
        </w:tc>
      </w:tr>
      <w:tr w:rsidR="008723D5" w:rsidRPr="00BC54A1" w14:paraId="217E787D" w14:textId="77777777" w:rsidTr="00B1471F">
        <w:tc>
          <w:tcPr>
            <w:tcW w:w="2176" w:type="pct"/>
            <w:vMerge w:val="restart"/>
            <w:tcBorders>
              <w:top w:val="nil"/>
              <w:left w:val="nil"/>
            </w:tcBorders>
          </w:tcPr>
          <w:p w14:paraId="2AE460A1"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因收入择业</w:t>
            </w:r>
          </w:p>
          <w:p w14:paraId="165BCD98"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（不因收入择业</w:t>
            </w:r>
            <w:r w:rsidRPr="00BC54A1">
              <w:rPr>
                <w:rFonts w:ascii="Times New Roman" w:eastAsia="宋体" w:hAnsi="Times New Roman" w:cs="Times New Roman"/>
                <w:kern w:val="0"/>
                <w:sz w:val="20"/>
                <w:szCs w:val="20"/>
              </w:rPr>
              <w:t>=0</w:t>
            </w:r>
            <w:r w:rsidRPr="00BC54A1">
              <w:rPr>
                <w:rFonts w:ascii="Times New Roman" w:eastAsia="宋体" w:hAnsi="Times New Roman" w:cs="Times New Roman"/>
                <w:kern w:val="0"/>
                <w:sz w:val="20"/>
                <w:szCs w:val="20"/>
              </w:rPr>
              <w:t>）</w:t>
            </w:r>
          </w:p>
        </w:tc>
        <w:tc>
          <w:tcPr>
            <w:tcW w:w="706" w:type="pct"/>
          </w:tcPr>
          <w:p w14:paraId="020CAB6B" w14:textId="6AC178B6"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0.29</w:t>
            </w:r>
            <w:r w:rsidR="00C902E7" w:rsidRPr="00BC54A1">
              <w:rPr>
                <w:rFonts w:ascii="Times New Roman" w:eastAsia="宋体" w:hAnsi="Times New Roman" w:cs="Times New Roman" w:hint="eastAsia"/>
                <w:kern w:val="0"/>
                <w:sz w:val="20"/>
                <w:szCs w:val="20"/>
              </w:rPr>
              <w:t>5</w:t>
            </w:r>
            <w:r w:rsidRPr="00BC54A1">
              <w:rPr>
                <w:rFonts w:ascii="Times New Roman" w:eastAsia="宋体" w:hAnsi="Times New Roman" w:cs="Times New Roman"/>
                <w:kern w:val="0"/>
                <w:sz w:val="20"/>
                <w:szCs w:val="20"/>
                <w:vertAlign w:val="superscript"/>
              </w:rPr>
              <w:t>***</w:t>
            </w:r>
          </w:p>
        </w:tc>
        <w:tc>
          <w:tcPr>
            <w:tcW w:w="706" w:type="pct"/>
          </w:tcPr>
          <w:p w14:paraId="3B18DCC5" w14:textId="1ECA6DCF"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0.2</w:t>
            </w:r>
            <w:r w:rsidR="00CE7A72" w:rsidRPr="00BC54A1">
              <w:rPr>
                <w:rFonts w:ascii="Times New Roman" w:eastAsia="宋体" w:hAnsi="Times New Roman" w:cs="Times New Roman" w:hint="eastAsia"/>
                <w:kern w:val="0"/>
                <w:sz w:val="20"/>
                <w:szCs w:val="20"/>
              </w:rPr>
              <w:t>42</w:t>
            </w:r>
            <w:r w:rsidRPr="00BC54A1">
              <w:rPr>
                <w:rFonts w:ascii="Times New Roman" w:eastAsia="宋体" w:hAnsi="Times New Roman" w:cs="Times New Roman"/>
                <w:kern w:val="0"/>
                <w:sz w:val="20"/>
                <w:szCs w:val="20"/>
                <w:vertAlign w:val="superscript"/>
              </w:rPr>
              <w:t>**</w:t>
            </w:r>
          </w:p>
        </w:tc>
        <w:tc>
          <w:tcPr>
            <w:tcW w:w="706" w:type="pct"/>
          </w:tcPr>
          <w:p w14:paraId="43DA548D" w14:textId="66667C11"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0.138</w:t>
            </w:r>
            <w:r w:rsidRPr="00BC54A1">
              <w:rPr>
                <w:rFonts w:ascii="Times New Roman" w:eastAsia="宋体" w:hAnsi="Times New Roman" w:cs="Times New Roman"/>
                <w:kern w:val="0"/>
                <w:sz w:val="20"/>
                <w:szCs w:val="20"/>
                <w:vertAlign w:val="superscript"/>
              </w:rPr>
              <w:t>*</w:t>
            </w:r>
          </w:p>
        </w:tc>
        <w:tc>
          <w:tcPr>
            <w:tcW w:w="706" w:type="pct"/>
          </w:tcPr>
          <w:p w14:paraId="29EA6DAE" w14:textId="44FF79F5"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0.14</w:t>
            </w:r>
            <w:r w:rsidR="00862786" w:rsidRPr="00BC54A1">
              <w:rPr>
                <w:rFonts w:ascii="Times New Roman" w:eastAsia="宋体" w:hAnsi="Times New Roman" w:cs="Times New Roman" w:hint="eastAsia"/>
                <w:kern w:val="0"/>
                <w:sz w:val="20"/>
                <w:szCs w:val="20"/>
              </w:rPr>
              <w:t>0</w:t>
            </w:r>
            <w:r w:rsidRPr="00BC54A1">
              <w:rPr>
                <w:rFonts w:ascii="Times New Roman" w:eastAsia="宋体" w:hAnsi="Times New Roman" w:cs="Times New Roman"/>
                <w:kern w:val="0"/>
                <w:sz w:val="20"/>
                <w:szCs w:val="20"/>
                <w:vertAlign w:val="superscript"/>
              </w:rPr>
              <w:t>**</w:t>
            </w:r>
          </w:p>
        </w:tc>
      </w:tr>
      <w:tr w:rsidR="008723D5" w:rsidRPr="00BC54A1" w14:paraId="2E19EC64" w14:textId="77777777" w:rsidTr="00B1471F">
        <w:tc>
          <w:tcPr>
            <w:tcW w:w="2176" w:type="pct"/>
            <w:vMerge/>
            <w:tcBorders>
              <w:left w:val="nil"/>
              <w:bottom w:val="nil"/>
            </w:tcBorders>
          </w:tcPr>
          <w:p w14:paraId="0BE129CE" w14:textId="77777777" w:rsidR="008723D5" w:rsidRPr="00BC54A1" w:rsidRDefault="008723D5" w:rsidP="00BC54A1">
            <w:pPr>
              <w:autoSpaceDE w:val="0"/>
              <w:autoSpaceDN w:val="0"/>
              <w:adjustRightInd w:val="0"/>
              <w:rPr>
                <w:rFonts w:ascii="Times New Roman" w:eastAsia="宋体" w:hAnsi="Times New Roman" w:cs="Times New Roman"/>
                <w:kern w:val="0"/>
                <w:sz w:val="20"/>
                <w:szCs w:val="20"/>
              </w:rPr>
            </w:pPr>
          </w:p>
        </w:tc>
        <w:tc>
          <w:tcPr>
            <w:tcW w:w="706" w:type="pct"/>
          </w:tcPr>
          <w:p w14:paraId="1A224D28"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(0.076)</w:t>
            </w:r>
          </w:p>
        </w:tc>
        <w:tc>
          <w:tcPr>
            <w:tcW w:w="706" w:type="pct"/>
          </w:tcPr>
          <w:p w14:paraId="30F6B486" w14:textId="6C64AD20"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(0.07</w:t>
            </w:r>
            <w:r w:rsidR="00CE7A72" w:rsidRPr="00BC54A1">
              <w:rPr>
                <w:rFonts w:ascii="Times New Roman" w:eastAsia="宋体" w:hAnsi="Times New Roman" w:cs="Times New Roman" w:hint="eastAsia"/>
                <w:kern w:val="0"/>
                <w:sz w:val="20"/>
                <w:szCs w:val="20"/>
              </w:rPr>
              <w:t>4</w:t>
            </w:r>
            <w:r w:rsidRPr="00BC54A1">
              <w:rPr>
                <w:rFonts w:ascii="Times New Roman" w:eastAsia="宋体" w:hAnsi="Times New Roman" w:cs="Times New Roman"/>
                <w:kern w:val="0"/>
                <w:sz w:val="20"/>
                <w:szCs w:val="20"/>
              </w:rPr>
              <w:t>)</w:t>
            </w:r>
          </w:p>
        </w:tc>
        <w:tc>
          <w:tcPr>
            <w:tcW w:w="706" w:type="pct"/>
          </w:tcPr>
          <w:p w14:paraId="03784CFA"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(0.054)</w:t>
            </w:r>
          </w:p>
        </w:tc>
        <w:tc>
          <w:tcPr>
            <w:tcW w:w="706" w:type="pct"/>
          </w:tcPr>
          <w:p w14:paraId="392DD38F"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(0.054)</w:t>
            </w:r>
          </w:p>
        </w:tc>
      </w:tr>
      <w:tr w:rsidR="008723D5" w:rsidRPr="00BC54A1" w14:paraId="3C71A7EF" w14:textId="77777777" w:rsidTr="00B1471F">
        <w:tc>
          <w:tcPr>
            <w:tcW w:w="2176" w:type="pct"/>
            <w:vMerge w:val="restart"/>
            <w:tcBorders>
              <w:top w:val="nil"/>
              <w:left w:val="nil"/>
            </w:tcBorders>
          </w:tcPr>
          <w:p w14:paraId="338E9132"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因兴趣择业</w:t>
            </w:r>
          </w:p>
          <w:p w14:paraId="7F64EEF8"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（不因兴趣择业</w:t>
            </w:r>
            <w:r w:rsidRPr="00BC54A1">
              <w:rPr>
                <w:rFonts w:ascii="Times New Roman" w:eastAsia="宋体" w:hAnsi="Times New Roman" w:cs="Times New Roman"/>
                <w:kern w:val="0"/>
                <w:sz w:val="20"/>
                <w:szCs w:val="20"/>
              </w:rPr>
              <w:t>=0</w:t>
            </w:r>
            <w:r w:rsidRPr="00BC54A1">
              <w:rPr>
                <w:rFonts w:ascii="Times New Roman" w:eastAsia="宋体" w:hAnsi="Times New Roman" w:cs="Times New Roman"/>
                <w:kern w:val="0"/>
                <w:sz w:val="20"/>
                <w:szCs w:val="20"/>
              </w:rPr>
              <w:t>）</w:t>
            </w:r>
          </w:p>
        </w:tc>
        <w:tc>
          <w:tcPr>
            <w:tcW w:w="706" w:type="pct"/>
          </w:tcPr>
          <w:p w14:paraId="0CB89BCF" w14:textId="224D4516" w:rsidR="008723D5" w:rsidRPr="00BC54A1" w:rsidRDefault="008723D5" w:rsidP="00BC54A1">
            <w:pPr>
              <w:autoSpaceDE w:val="0"/>
              <w:autoSpaceDN w:val="0"/>
              <w:adjustRightInd w:val="0"/>
              <w:ind w:rightChars="-22" w:right="-46"/>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0.33</w:t>
            </w:r>
            <w:r w:rsidR="00C902E7" w:rsidRPr="00BC54A1">
              <w:rPr>
                <w:rFonts w:ascii="Times New Roman" w:eastAsia="宋体" w:hAnsi="Times New Roman" w:cs="Times New Roman" w:hint="eastAsia"/>
                <w:kern w:val="0"/>
                <w:sz w:val="20"/>
                <w:szCs w:val="20"/>
              </w:rPr>
              <w:t>2</w:t>
            </w:r>
            <w:r w:rsidRPr="00BC54A1">
              <w:rPr>
                <w:rFonts w:ascii="Times New Roman" w:eastAsia="宋体" w:hAnsi="Times New Roman" w:cs="Times New Roman"/>
                <w:kern w:val="0"/>
                <w:sz w:val="20"/>
                <w:szCs w:val="20"/>
                <w:vertAlign w:val="superscript"/>
              </w:rPr>
              <w:t>***</w:t>
            </w:r>
          </w:p>
        </w:tc>
        <w:tc>
          <w:tcPr>
            <w:tcW w:w="706" w:type="pct"/>
          </w:tcPr>
          <w:p w14:paraId="213E0102" w14:textId="2441E90D"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0.3</w:t>
            </w:r>
            <w:r w:rsidR="00CE7A72" w:rsidRPr="00BC54A1">
              <w:rPr>
                <w:rFonts w:ascii="Times New Roman" w:eastAsia="宋体" w:hAnsi="Times New Roman" w:cs="Times New Roman" w:hint="eastAsia"/>
                <w:kern w:val="0"/>
                <w:sz w:val="20"/>
                <w:szCs w:val="20"/>
              </w:rPr>
              <w:t>29</w:t>
            </w:r>
            <w:r w:rsidRPr="00BC54A1">
              <w:rPr>
                <w:rFonts w:ascii="Times New Roman" w:eastAsia="宋体" w:hAnsi="Times New Roman" w:cs="Times New Roman"/>
                <w:kern w:val="0"/>
                <w:sz w:val="20"/>
                <w:szCs w:val="20"/>
                <w:vertAlign w:val="superscript"/>
              </w:rPr>
              <w:t>***</w:t>
            </w:r>
          </w:p>
        </w:tc>
        <w:tc>
          <w:tcPr>
            <w:tcW w:w="706" w:type="pct"/>
          </w:tcPr>
          <w:p w14:paraId="62B97507" w14:textId="659868EE"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0.2</w:t>
            </w:r>
            <w:r w:rsidR="008D0774" w:rsidRPr="00BC54A1">
              <w:rPr>
                <w:rFonts w:ascii="Times New Roman" w:eastAsia="宋体" w:hAnsi="Times New Roman" w:cs="Times New Roman" w:hint="eastAsia"/>
                <w:kern w:val="0"/>
                <w:sz w:val="20"/>
                <w:szCs w:val="20"/>
              </w:rPr>
              <w:t>40</w:t>
            </w:r>
            <w:r w:rsidRPr="00BC54A1">
              <w:rPr>
                <w:rFonts w:ascii="Times New Roman" w:eastAsia="宋体" w:hAnsi="Times New Roman" w:cs="Times New Roman"/>
                <w:kern w:val="0"/>
                <w:sz w:val="20"/>
                <w:szCs w:val="20"/>
                <w:vertAlign w:val="superscript"/>
              </w:rPr>
              <w:t>**</w:t>
            </w:r>
          </w:p>
        </w:tc>
        <w:tc>
          <w:tcPr>
            <w:tcW w:w="706" w:type="pct"/>
          </w:tcPr>
          <w:p w14:paraId="7FCB7C6F"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0.241</w:t>
            </w:r>
            <w:r w:rsidRPr="00BC54A1">
              <w:rPr>
                <w:rFonts w:ascii="Times New Roman" w:eastAsia="宋体" w:hAnsi="Times New Roman" w:cs="Times New Roman"/>
                <w:kern w:val="0"/>
                <w:sz w:val="20"/>
                <w:szCs w:val="20"/>
                <w:vertAlign w:val="superscript"/>
              </w:rPr>
              <w:t>***</w:t>
            </w:r>
          </w:p>
        </w:tc>
      </w:tr>
      <w:tr w:rsidR="008723D5" w:rsidRPr="00BC54A1" w14:paraId="74507666" w14:textId="77777777" w:rsidTr="00B1471F">
        <w:tc>
          <w:tcPr>
            <w:tcW w:w="2176" w:type="pct"/>
            <w:vMerge/>
            <w:tcBorders>
              <w:left w:val="nil"/>
              <w:bottom w:val="nil"/>
            </w:tcBorders>
          </w:tcPr>
          <w:p w14:paraId="6F444E2B"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4E0EF449"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(0.051)</w:t>
            </w:r>
          </w:p>
        </w:tc>
        <w:tc>
          <w:tcPr>
            <w:tcW w:w="706" w:type="pct"/>
          </w:tcPr>
          <w:p w14:paraId="2EBE63A5"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(0.051)</w:t>
            </w:r>
          </w:p>
        </w:tc>
        <w:tc>
          <w:tcPr>
            <w:tcW w:w="706" w:type="pct"/>
          </w:tcPr>
          <w:p w14:paraId="59018396"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(0.073)</w:t>
            </w:r>
          </w:p>
        </w:tc>
        <w:tc>
          <w:tcPr>
            <w:tcW w:w="706" w:type="pct"/>
          </w:tcPr>
          <w:p w14:paraId="2A21F8BF"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(0.071)</w:t>
            </w:r>
          </w:p>
        </w:tc>
      </w:tr>
      <w:tr w:rsidR="008723D5" w:rsidRPr="00BC54A1" w14:paraId="30712AB2" w14:textId="77777777" w:rsidTr="00B1471F">
        <w:tc>
          <w:tcPr>
            <w:tcW w:w="2176" w:type="pct"/>
            <w:vMerge w:val="restart"/>
            <w:tcBorders>
              <w:top w:val="nil"/>
              <w:left w:val="nil"/>
            </w:tcBorders>
            <w:vAlign w:val="center"/>
          </w:tcPr>
          <w:p w14:paraId="4DDB1E0A"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因收入择业</w:t>
            </w:r>
            <m:oMath>
              <m:r>
                <w:rPr>
                  <w:rFonts w:ascii="Cambria Math" w:eastAsia="宋体" w:hAnsi="Cambria Math" w:cs="Times New Roman"/>
                  <w:kern w:val="0"/>
                  <w:sz w:val="20"/>
                  <w:szCs w:val="20"/>
                </w:rPr>
                <m:t>×</m:t>
              </m:r>
            </m:oMath>
            <w:r w:rsidRPr="00BC54A1">
              <w:rPr>
                <w:rFonts w:ascii="Times New Roman" w:eastAsia="宋体" w:hAnsi="Times New Roman" w:cs="Times New Roman"/>
                <w:kern w:val="0"/>
                <w:sz w:val="20"/>
                <w:szCs w:val="20"/>
              </w:rPr>
              <w:t>月收入</w:t>
            </w:r>
          </w:p>
        </w:tc>
        <w:tc>
          <w:tcPr>
            <w:tcW w:w="706" w:type="pct"/>
          </w:tcPr>
          <w:p w14:paraId="5B4B3924" w14:textId="455EDD86"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-0.32</w:t>
            </w:r>
            <w:r w:rsidR="00C902E7" w:rsidRPr="00BC54A1">
              <w:rPr>
                <w:rFonts w:ascii="Times New Roman" w:eastAsia="宋体" w:hAnsi="Times New Roman" w:cs="Times New Roman" w:hint="eastAsia"/>
                <w:kern w:val="0"/>
                <w:sz w:val="20"/>
                <w:szCs w:val="20"/>
              </w:rPr>
              <w:t>0</w:t>
            </w:r>
            <w:r w:rsidRPr="00BC54A1">
              <w:rPr>
                <w:rFonts w:ascii="Times New Roman" w:eastAsia="宋体" w:hAnsi="Times New Roman" w:cs="Times New Roman"/>
                <w:kern w:val="0"/>
                <w:sz w:val="20"/>
                <w:szCs w:val="20"/>
                <w:vertAlign w:val="superscript"/>
              </w:rPr>
              <w:t>**</w:t>
            </w:r>
          </w:p>
        </w:tc>
        <w:tc>
          <w:tcPr>
            <w:tcW w:w="706" w:type="pct"/>
          </w:tcPr>
          <w:p w14:paraId="6FDC06F2"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67036F31"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09CD9F9E"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r>
      <w:tr w:rsidR="008723D5" w:rsidRPr="00BC54A1" w14:paraId="3478A5CF" w14:textId="77777777" w:rsidTr="00B1471F">
        <w:tc>
          <w:tcPr>
            <w:tcW w:w="2176" w:type="pct"/>
            <w:vMerge/>
            <w:tcBorders>
              <w:left w:val="nil"/>
              <w:bottom w:val="nil"/>
            </w:tcBorders>
            <w:vAlign w:val="center"/>
          </w:tcPr>
          <w:p w14:paraId="007FAE48"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6A2A716D"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(0.104)</w:t>
            </w:r>
          </w:p>
        </w:tc>
        <w:tc>
          <w:tcPr>
            <w:tcW w:w="706" w:type="pct"/>
          </w:tcPr>
          <w:p w14:paraId="794E529D"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4CC44014"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1FDB2073"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r>
      <w:tr w:rsidR="008723D5" w:rsidRPr="00BC54A1" w14:paraId="26F74E98" w14:textId="77777777" w:rsidTr="00B1471F">
        <w:tc>
          <w:tcPr>
            <w:tcW w:w="2176" w:type="pct"/>
            <w:vMerge w:val="restart"/>
            <w:tcBorders>
              <w:top w:val="nil"/>
              <w:left w:val="nil"/>
            </w:tcBorders>
            <w:vAlign w:val="center"/>
          </w:tcPr>
          <w:p w14:paraId="137DBB5C"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因收入择业</w:t>
            </w:r>
            <m:oMath>
              <m:r>
                <w:rPr>
                  <w:rFonts w:ascii="Cambria Math" w:eastAsia="宋体" w:hAnsi="Cambria Math" w:cs="Times New Roman"/>
                  <w:kern w:val="0"/>
                  <w:sz w:val="20"/>
                  <w:szCs w:val="20"/>
                </w:rPr>
                <m:t>×</m:t>
              </m:r>
            </m:oMath>
            <w:r w:rsidRPr="00BC54A1">
              <w:rPr>
                <w:rFonts w:ascii="Times New Roman" w:eastAsia="宋体" w:hAnsi="Times New Roman" w:cs="Times New Roman"/>
                <w:kern w:val="0"/>
                <w:sz w:val="20"/>
                <w:szCs w:val="20"/>
              </w:rPr>
              <w:t>日均工作时长</w:t>
            </w:r>
          </w:p>
        </w:tc>
        <w:tc>
          <w:tcPr>
            <w:tcW w:w="706" w:type="pct"/>
          </w:tcPr>
          <w:p w14:paraId="0BC01CE8"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6421A3D4" w14:textId="0FF5E4C8"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-0.2</w:t>
            </w:r>
            <w:r w:rsidR="00CE7A72" w:rsidRPr="00BC54A1">
              <w:rPr>
                <w:rFonts w:ascii="Times New Roman" w:eastAsia="宋体" w:hAnsi="Times New Roman" w:cs="Times New Roman" w:hint="eastAsia"/>
                <w:kern w:val="0"/>
                <w:sz w:val="20"/>
                <w:szCs w:val="20"/>
              </w:rPr>
              <w:t>24</w:t>
            </w:r>
            <w:r w:rsidRPr="00BC54A1">
              <w:rPr>
                <w:rFonts w:ascii="Times New Roman" w:eastAsia="宋体" w:hAnsi="Times New Roman" w:cs="Times New Roman"/>
                <w:kern w:val="0"/>
                <w:sz w:val="20"/>
                <w:szCs w:val="20"/>
                <w:vertAlign w:val="superscript"/>
              </w:rPr>
              <w:t>*</w:t>
            </w:r>
          </w:p>
        </w:tc>
        <w:tc>
          <w:tcPr>
            <w:tcW w:w="706" w:type="pct"/>
          </w:tcPr>
          <w:p w14:paraId="7996FB04"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3028C416"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r>
      <w:tr w:rsidR="008723D5" w:rsidRPr="00BC54A1" w14:paraId="73E4CBC7" w14:textId="77777777" w:rsidTr="00B1471F">
        <w:tc>
          <w:tcPr>
            <w:tcW w:w="2176" w:type="pct"/>
            <w:vMerge/>
            <w:tcBorders>
              <w:left w:val="nil"/>
              <w:bottom w:val="nil"/>
            </w:tcBorders>
            <w:vAlign w:val="center"/>
          </w:tcPr>
          <w:p w14:paraId="788EE572"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6F08666B"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304E071D"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(0.104)</w:t>
            </w:r>
          </w:p>
        </w:tc>
        <w:tc>
          <w:tcPr>
            <w:tcW w:w="706" w:type="pct"/>
          </w:tcPr>
          <w:p w14:paraId="3C73C11F"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3FC49715"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r>
      <w:tr w:rsidR="008723D5" w:rsidRPr="00BC54A1" w14:paraId="7720BC51" w14:textId="77777777" w:rsidTr="00B1471F">
        <w:tc>
          <w:tcPr>
            <w:tcW w:w="2176" w:type="pct"/>
            <w:vMerge w:val="restart"/>
            <w:tcBorders>
              <w:top w:val="nil"/>
              <w:left w:val="nil"/>
            </w:tcBorders>
            <w:vAlign w:val="center"/>
          </w:tcPr>
          <w:p w14:paraId="2B6A989D"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因兴趣择业</w:t>
            </w:r>
            <m:oMath>
              <m:r>
                <w:rPr>
                  <w:rFonts w:ascii="Cambria Math" w:eastAsia="宋体" w:hAnsi="Cambria Math" w:cs="Times New Roman"/>
                  <w:kern w:val="0"/>
                  <w:sz w:val="20"/>
                  <w:szCs w:val="20"/>
                </w:rPr>
                <m:t>×</m:t>
              </m:r>
            </m:oMath>
            <w:r w:rsidRPr="00BC54A1">
              <w:rPr>
                <w:rFonts w:ascii="Times New Roman" w:eastAsia="宋体" w:hAnsi="Times New Roman" w:cs="Times New Roman"/>
                <w:kern w:val="0"/>
                <w:sz w:val="20"/>
                <w:szCs w:val="20"/>
              </w:rPr>
              <w:t>月收入</w:t>
            </w:r>
          </w:p>
        </w:tc>
        <w:tc>
          <w:tcPr>
            <w:tcW w:w="706" w:type="pct"/>
          </w:tcPr>
          <w:p w14:paraId="0ECDD834"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09EC0E59"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3FEF1C70" w14:textId="684F8213"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0.19</w:t>
            </w:r>
            <w:r w:rsidR="008D0774" w:rsidRPr="00BC54A1">
              <w:rPr>
                <w:rFonts w:ascii="Times New Roman" w:eastAsia="宋体" w:hAnsi="Times New Roman" w:cs="Times New Roman" w:hint="eastAsia"/>
                <w:kern w:val="0"/>
                <w:sz w:val="20"/>
                <w:szCs w:val="20"/>
              </w:rPr>
              <w:t>6</w:t>
            </w:r>
            <w:r w:rsidR="009D14FD" w:rsidRPr="009D14FD">
              <w:rPr>
                <w:rFonts w:ascii="Times New Roman" w:eastAsia="宋体" w:hAnsi="Times New Roman" w:cs="Times New Roman" w:hint="eastAsia"/>
                <w:kern w:val="0"/>
                <w:sz w:val="20"/>
                <w:szCs w:val="20"/>
                <w:vertAlign w:val="superscript"/>
              </w:rPr>
              <w:t>+</w:t>
            </w:r>
          </w:p>
        </w:tc>
        <w:tc>
          <w:tcPr>
            <w:tcW w:w="706" w:type="pct"/>
          </w:tcPr>
          <w:p w14:paraId="5322BFB1"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r>
      <w:tr w:rsidR="008723D5" w:rsidRPr="00BC54A1" w14:paraId="2BAC1644" w14:textId="77777777" w:rsidTr="00B1471F">
        <w:tc>
          <w:tcPr>
            <w:tcW w:w="2176" w:type="pct"/>
            <w:vMerge/>
            <w:tcBorders>
              <w:left w:val="nil"/>
              <w:bottom w:val="nil"/>
            </w:tcBorders>
            <w:vAlign w:val="center"/>
          </w:tcPr>
          <w:p w14:paraId="3DE57985"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1CD388BA"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7A30F666"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Pr>
          <w:p w14:paraId="4369950D"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(0.100)</w:t>
            </w:r>
          </w:p>
        </w:tc>
        <w:tc>
          <w:tcPr>
            <w:tcW w:w="706" w:type="pct"/>
          </w:tcPr>
          <w:p w14:paraId="4487E013"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r>
      <w:tr w:rsidR="008723D5" w:rsidRPr="00BC54A1" w14:paraId="1DB71861" w14:textId="77777777" w:rsidTr="00B1471F">
        <w:tc>
          <w:tcPr>
            <w:tcW w:w="2176" w:type="pct"/>
            <w:vMerge w:val="restart"/>
            <w:tcBorders>
              <w:top w:val="nil"/>
              <w:left w:val="nil"/>
              <w:right w:val="nil"/>
            </w:tcBorders>
            <w:vAlign w:val="center"/>
          </w:tcPr>
          <w:p w14:paraId="03DEEE9F"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因兴趣择业</w:t>
            </w:r>
            <m:oMath>
              <m:r>
                <w:rPr>
                  <w:rFonts w:ascii="Cambria Math" w:eastAsia="宋体" w:hAnsi="Cambria Math" w:cs="Times New Roman"/>
                  <w:kern w:val="0"/>
                  <w:sz w:val="20"/>
                  <w:szCs w:val="20"/>
                </w:rPr>
                <m:t>×</m:t>
              </m:r>
            </m:oMath>
            <w:r w:rsidRPr="00BC54A1">
              <w:rPr>
                <w:rFonts w:ascii="Times New Roman" w:eastAsia="宋体" w:hAnsi="Times New Roman" w:cs="Times New Roman"/>
                <w:kern w:val="0"/>
                <w:sz w:val="20"/>
                <w:szCs w:val="20"/>
              </w:rPr>
              <w:t>日均工作时长</w:t>
            </w:r>
          </w:p>
        </w:tc>
        <w:tc>
          <w:tcPr>
            <w:tcW w:w="706" w:type="pct"/>
            <w:tcBorders>
              <w:left w:val="nil"/>
              <w:bottom w:val="nil"/>
              <w:right w:val="nil"/>
            </w:tcBorders>
          </w:tcPr>
          <w:p w14:paraId="14CAC2D8"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Borders>
              <w:left w:val="nil"/>
              <w:bottom w:val="nil"/>
              <w:right w:val="nil"/>
            </w:tcBorders>
          </w:tcPr>
          <w:p w14:paraId="41A19828"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Borders>
              <w:left w:val="nil"/>
              <w:bottom w:val="nil"/>
              <w:right w:val="nil"/>
            </w:tcBorders>
          </w:tcPr>
          <w:p w14:paraId="6F571F81"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Borders>
              <w:left w:val="nil"/>
              <w:bottom w:val="nil"/>
              <w:right w:val="nil"/>
            </w:tcBorders>
          </w:tcPr>
          <w:p w14:paraId="7C60840E"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0.203</w:t>
            </w:r>
            <w:r w:rsidRPr="00BC54A1">
              <w:rPr>
                <w:rFonts w:ascii="Times New Roman" w:eastAsia="宋体" w:hAnsi="Times New Roman" w:cs="Times New Roman"/>
                <w:kern w:val="0"/>
                <w:sz w:val="20"/>
                <w:szCs w:val="20"/>
                <w:vertAlign w:val="superscript"/>
              </w:rPr>
              <w:t>*</w:t>
            </w:r>
          </w:p>
        </w:tc>
      </w:tr>
      <w:tr w:rsidR="008723D5" w:rsidRPr="00BC54A1" w14:paraId="297F2375" w14:textId="77777777" w:rsidTr="00B1471F">
        <w:tc>
          <w:tcPr>
            <w:tcW w:w="2176" w:type="pct"/>
            <w:vMerge/>
            <w:tcBorders>
              <w:left w:val="nil"/>
              <w:right w:val="nil"/>
            </w:tcBorders>
          </w:tcPr>
          <w:p w14:paraId="142F0E7E" w14:textId="77777777" w:rsidR="008723D5" w:rsidRPr="00BC54A1" w:rsidRDefault="008723D5" w:rsidP="00BC54A1">
            <w:pPr>
              <w:autoSpaceDE w:val="0"/>
              <w:autoSpaceDN w:val="0"/>
              <w:adjustRightInd w:val="0"/>
              <w:rPr>
                <w:rFonts w:ascii="Times New Roman" w:eastAsia="宋体" w:hAnsi="Times New Roman" w:cs="Times New Roman"/>
                <w:kern w:val="0"/>
                <w:sz w:val="20"/>
                <w:szCs w:val="20"/>
              </w:rPr>
            </w:pPr>
          </w:p>
        </w:tc>
        <w:tc>
          <w:tcPr>
            <w:tcW w:w="706" w:type="pct"/>
            <w:tcBorders>
              <w:top w:val="nil"/>
              <w:left w:val="nil"/>
              <w:bottom w:val="nil"/>
              <w:right w:val="nil"/>
            </w:tcBorders>
          </w:tcPr>
          <w:p w14:paraId="2F8515F2"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Borders>
              <w:top w:val="nil"/>
              <w:left w:val="nil"/>
              <w:bottom w:val="nil"/>
              <w:right w:val="nil"/>
            </w:tcBorders>
          </w:tcPr>
          <w:p w14:paraId="1FA7C101"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Borders>
              <w:top w:val="nil"/>
              <w:left w:val="nil"/>
              <w:bottom w:val="nil"/>
              <w:right w:val="nil"/>
            </w:tcBorders>
          </w:tcPr>
          <w:p w14:paraId="01A3FFE9"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p>
        </w:tc>
        <w:tc>
          <w:tcPr>
            <w:tcW w:w="706" w:type="pct"/>
            <w:tcBorders>
              <w:top w:val="nil"/>
              <w:left w:val="nil"/>
              <w:bottom w:val="nil"/>
              <w:right w:val="nil"/>
            </w:tcBorders>
          </w:tcPr>
          <w:p w14:paraId="0B9D3822"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(0.100)</w:t>
            </w:r>
          </w:p>
        </w:tc>
      </w:tr>
      <w:tr w:rsidR="008723D5" w:rsidRPr="00BC54A1" w14:paraId="0E9CD719" w14:textId="77777777" w:rsidTr="00B1471F">
        <w:tc>
          <w:tcPr>
            <w:tcW w:w="2176" w:type="pct"/>
            <w:tcBorders>
              <w:left w:val="nil"/>
              <w:right w:val="nil"/>
            </w:tcBorders>
          </w:tcPr>
          <w:p w14:paraId="7F22083A" w14:textId="4DB9A33E"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控制变量</w:t>
            </w:r>
          </w:p>
        </w:tc>
        <w:tc>
          <w:tcPr>
            <w:tcW w:w="706" w:type="pct"/>
            <w:tcBorders>
              <w:top w:val="nil"/>
              <w:left w:val="nil"/>
              <w:bottom w:val="nil"/>
              <w:right w:val="nil"/>
            </w:tcBorders>
          </w:tcPr>
          <w:p w14:paraId="1432405B" w14:textId="46D278C8"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控制</w:t>
            </w:r>
          </w:p>
        </w:tc>
        <w:tc>
          <w:tcPr>
            <w:tcW w:w="706" w:type="pct"/>
            <w:tcBorders>
              <w:top w:val="nil"/>
              <w:left w:val="nil"/>
              <w:bottom w:val="nil"/>
              <w:right w:val="nil"/>
            </w:tcBorders>
          </w:tcPr>
          <w:p w14:paraId="66DB91A9" w14:textId="280A116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控制</w:t>
            </w:r>
          </w:p>
        </w:tc>
        <w:tc>
          <w:tcPr>
            <w:tcW w:w="706" w:type="pct"/>
            <w:tcBorders>
              <w:top w:val="nil"/>
              <w:left w:val="nil"/>
              <w:bottom w:val="nil"/>
              <w:right w:val="nil"/>
            </w:tcBorders>
          </w:tcPr>
          <w:p w14:paraId="106FFFDA" w14:textId="262ABEF2"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控制</w:t>
            </w:r>
          </w:p>
        </w:tc>
        <w:tc>
          <w:tcPr>
            <w:tcW w:w="706" w:type="pct"/>
            <w:tcBorders>
              <w:top w:val="nil"/>
              <w:left w:val="nil"/>
              <w:bottom w:val="nil"/>
              <w:right w:val="nil"/>
            </w:tcBorders>
          </w:tcPr>
          <w:p w14:paraId="33B7008C" w14:textId="4BE578CE"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控制</w:t>
            </w:r>
          </w:p>
        </w:tc>
      </w:tr>
      <w:tr w:rsidR="008723D5" w:rsidRPr="00BC54A1" w14:paraId="24384D41" w14:textId="77777777" w:rsidTr="00B1471F">
        <w:tc>
          <w:tcPr>
            <w:tcW w:w="2176" w:type="pct"/>
            <w:vMerge w:val="restart"/>
            <w:tcBorders>
              <w:top w:val="nil"/>
              <w:left w:val="nil"/>
              <w:right w:val="nil"/>
            </w:tcBorders>
            <w:vAlign w:val="center"/>
          </w:tcPr>
          <w:p w14:paraId="7ACB6FFA"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lastRenderedPageBreak/>
              <w:t>常数项</w:t>
            </w:r>
          </w:p>
        </w:tc>
        <w:tc>
          <w:tcPr>
            <w:tcW w:w="706" w:type="pct"/>
            <w:tcBorders>
              <w:top w:val="nil"/>
              <w:left w:val="nil"/>
              <w:bottom w:val="nil"/>
              <w:right w:val="nil"/>
            </w:tcBorders>
          </w:tcPr>
          <w:p w14:paraId="6649D375" w14:textId="04437A10" w:rsidR="008723D5" w:rsidRPr="00BC54A1" w:rsidRDefault="00C902E7"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hint="eastAsia"/>
                <w:kern w:val="0"/>
                <w:sz w:val="20"/>
                <w:szCs w:val="20"/>
              </w:rPr>
              <w:t>8.960</w:t>
            </w:r>
            <w:r w:rsidR="008723D5" w:rsidRPr="00BC54A1">
              <w:rPr>
                <w:rFonts w:ascii="Times New Roman" w:eastAsia="宋体" w:hAnsi="Times New Roman" w:cs="Times New Roman"/>
                <w:kern w:val="0"/>
                <w:sz w:val="20"/>
                <w:szCs w:val="20"/>
                <w:vertAlign w:val="superscript"/>
              </w:rPr>
              <w:t>***</w:t>
            </w:r>
          </w:p>
        </w:tc>
        <w:tc>
          <w:tcPr>
            <w:tcW w:w="706" w:type="pct"/>
            <w:tcBorders>
              <w:top w:val="nil"/>
              <w:left w:val="nil"/>
              <w:bottom w:val="nil"/>
              <w:right w:val="nil"/>
            </w:tcBorders>
          </w:tcPr>
          <w:p w14:paraId="394227FD" w14:textId="1885240A"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9.0</w:t>
            </w:r>
            <w:r w:rsidR="0042198D" w:rsidRPr="00BC54A1">
              <w:rPr>
                <w:rFonts w:ascii="Times New Roman" w:eastAsia="宋体" w:hAnsi="Times New Roman" w:cs="Times New Roman" w:hint="eastAsia"/>
                <w:kern w:val="0"/>
                <w:sz w:val="20"/>
                <w:szCs w:val="20"/>
              </w:rPr>
              <w:t>06</w:t>
            </w:r>
            <w:r w:rsidRPr="00BC54A1">
              <w:rPr>
                <w:rFonts w:ascii="Times New Roman" w:eastAsia="宋体" w:hAnsi="Times New Roman" w:cs="Times New Roman"/>
                <w:kern w:val="0"/>
                <w:sz w:val="20"/>
                <w:szCs w:val="20"/>
                <w:vertAlign w:val="superscript"/>
              </w:rPr>
              <w:t>***</w:t>
            </w:r>
          </w:p>
        </w:tc>
        <w:tc>
          <w:tcPr>
            <w:tcW w:w="706" w:type="pct"/>
            <w:tcBorders>
              <w:top w:val="nil"/>
              <w:left w:val="nil"/>
              <w:bottom w:val="nil"/>
              <w:right w:val="nil"/>
            </w:tcBorders>
          </w:tcPr>
          <w:p w14:paraId="3A04F1BF" w14:textId="541E0754"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9.1</w:t>
            </w:r>
            <w:r w:rsidR="00953C0B" w:rsidRPr="00BC54A1">
              <w:rPr>
                <w:rFonts w:ascii="Times New Roman" w:eastAsia="宋体" w:hAnsi="Times New Roman" w:cs="Times New Roman" w:hint="eastAsia"/>
                <w:kern w:val="0"/>
                <w:sz w:val="20"/>
                <w:szCs w:val="20"/>
              </w:rPr>
              <w:t>41</w:t>
            </w:r>
            <w:r w:rsidRPr="00BC54A1">
              <w:rPr>
                <w:rFonts w:ascii="Times New Roman" w:eastAsia="宋体" w:hAnsi="Times New Roman" w:cs="Times New Roman"/>
                <w:kern w:val="0"/>
                <w:sz w:val="20"/>
                <w:szCs w:val="20"/>
                <w:vertAlign w:val="superscript"/>
              </w:rPr>
              <w:t>***</w:t>
            </w:r>
          </w:p>
        </w:tc>
        <w:tc>
          <w:tcPr>
            <w:tcW w:w="706" w:type="pct"/>
            <w:tcBorders>
              <w:top w:val="nil"/>
              <w:left w:val="nil"/>
              <w:bottom w:val="nil"/>
              <w:right w:val="nil"/>
            </w:tcBorders>
          </w:tcPr>
          <w:p w14:paraId="6ABB083F" w14:textId="677BC988"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9.1</w:t>
            </w:r>
            <w:r w:rsidR="009F081B" w:rsidRPr="00BC54A1">
              <w:rPr>
                <w:rFonts w:ascii="Times New Roman" w:eastAsia="宋体" w:hAnsi="Times New Roman" w:cs="Times New Roman" w:hint="eastAsia"/>
                <w:kern w:val="0"/>
                <w:sz w:val="20"/>
                <w:szCs w:val="20"/>
              </w:rPr>
              <w:t>41</w:t>
            </w:r>
            <w:r w:rsidRPr="00BC54A1">
              <w:rPr>
                <w:rFonts w:ascii="Times New Roman" w:eastAsia="宋体" w:hAnsi="Times New Roman" w:cs="Times New Roman"/>
                <w:kern w:val="0"/>
                <w:sz w:val="20"/>
                <w:szCs w:val="20"/>
                <w:vertAlign w:val="superscript"/>
              </w:rPr>
              <w:t>***</w:t>
            </w:r>
          </w:p>
        </w:tc>
      </w:tr>
      <w:tr w:rsidR="008723D5" w:rsidRPr="00BC54A1" w14:paraId="1CE0DB85" w14:textId="77777777" w:rsidTr="00B1471F">
        <w:tc>
          <w:tcPr>
            <w:tcW w:w="2176" w:type="pct"/>
            <w:vMerge/>
            <w:tcBorders>
              <w:left w:val="nil"/>
              <w:bottom w:val="single" w:sz="4" w:space="0" w:color="auto"/>
              <w:right w:val="nil"/>
            </w:tcBorders>
          </w:tcPr>
          <w:p w14:paraId="1EF86D77" w14:textId="77777777" w:rsidR="008723D5" w:rsidRPr="00BC54A1" w:rsidRDefault="008723D5" w:rsidP="00BC54A1">
            <w:pPr>
              <w:autoSpaceDE w:val="0"/>
              <w:autoSpaceDN w:val="0"/>
              <w:adjustRightInd w:val="0"/>
              <w:rPr>
                <w:rFonts w:ascii="Times New Roman" w:eastAsia="宋体" w:hAnsi="Times New Roman" w:cs="Times New Roman"/>
                <w:kern w:val="0"/>
                <w:sz w:val="20"/>
                <w:szCs w:val="20"/>
              </w:rPr>
            </w:pPr>
          </w:p>
        </w:tc>
        <w:tc>
          <w:tcPr>
            <w:tcW w:w="706" w:type="pct"/>
            <w:tcBorders>
              <w:top w:val="nil"/>
              <w:left w:val="nil"/>
              <w:bottom w:val="single" w:sz="4" w:space="0" w:color="auto"/>
              <w:right w:val="nil"/>
            </w:tcBorders>
          </w:tcPr>
          <w:p w14:paraId="09BC7104"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(0.370)</w:t>
            </w:r>
          </w:p>
        </w:tc>
        <w:tc>
          <w:tcPr>
            <w:tcW w:w="706" w:type="pct"/>
            <w:tcBorders>
              <w:top w:val="nil"/>
              <w:left w:val="nil"/>
              <w:bottom w:val="single" w:sz="4" w:space="0" w:color="auto"/>
              <w:right w:val="nil"/>
            </w:tcBorders>
          </w:tcPr>
          <w:p w14:paraId="1D485F2D" w14:textId="71F759B4"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(0.37</w:t>
            </w:r>
            <w:r w:rsidR="0042198D" w:rsidRPr="00BC54A1">
              <w:rPr>
                <w:rFonts w:ascii="Times New Roman" w:eastAsia="宋体" w:hAnsi="Times New Roman" w:cs="Times New Roman" w:hint="eastAsia"/>
                <w:kern w:val="0"/>
                <w:sz w:val="20"/>
                <w:szCs w:val="20"/>
              </w:rPr>
              <w:t>1</w:t>
            </w:r>
            <w:r w:rsidRPr="00BC54A1">
              <w:rPr>
                <w:rFonts w:ascii="Times New Roman" w:eastAsia="宋体" w:hAnsi="Times New Roman" w:cs="Times New Roman"/>
                <w:kern w:val="0"/>
                <w:sz w:val="20"/>
                <w:szCs w:val="20"/>
              </w:rPr>
              <w:t>)</w:t>
            </w:r>
          </w:p>
        </w:tc>
        <w:tc>
          <w:tcPr>
            <w:tcW w:w="706" w:type="pct"/>
            <w:tcBorders>
              <w:top w:val="nil"/>
              <w:left w:val="nil"/>
              <w:bottom w:val="single" w:sz="4" w:space="0" w:color="auto"/>
              <w:right w:val="nil"/>
            </w:tcBorders>
          </w:tcPr>
          <w:p w14:paraId="7C780814"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(0.370)</w:t>
            </w:r>
          </w:p>
        </w:tc>
        <w:tc>
          <w:tcPr>
            <w:tcW w:w="706" w:type="pct"/>
            <w:tcBorders>
              <w:top w:val="nil"/>
              <w:left w:val="nil"/>
              <w:bottom w:val="single" w:sz="4" w:space="0" w:color="auto"/>
              <w:right w:val="nil"/>
            </w:tcBorders>
          </w:tcPr>
          <w:p w14:paraId="23DAD317"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(0.371)</w:t>
            </w:r>
          </w:p>
        </w:tc>
      </w:tr>
      <w:tr w:rsidR="008723D5" w:rsidRPr="00BC54A1" w14:paraId="1DB7F22E" w14:textId="77777777" w:rsidTr="00757B59">
        <w:tc>
          <w:tcPr>
            <w:tcW w:w="2176" w:type="pct"/>
            <w:tcBorders>
              <w:top w:val="nil"/>
              <w:left w:val="nil"/>
              <w:right w:val="nil"/>
            </w:tcBorders>
            <w:vAlign w:val="center"/>
          </w:tcPr>
          <w:p w14:paraId="79523FB3"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i/>
                <w:iCs/>
                <w:kern w:val="0"/>
                <w:sz w:val="20"/>
                <w:szCs w:val="20"/>
              </w:rPr>
              <w:t>R</w:t>
            </w:r>
            <w:r w:rsidRPr="00BC54A1">
              <w:rPr>
                <w:rFonts w:ascii="Times New Roman" w:eastAsia="宋体" w:hAnsi="Times New Roman" w:cs="Times New Roman"/>
                <w:i/>
                <w:iCs/>
                <w:kern w:val="0"/>
                <w:sz w:val="20"/>
                <w:szCs w:val="20"/>
                <w:vertAlign w:val="superscript"/>
              </w:rPr>
              <w:t>2</w:t>
            </w:r>
          </w:p>
        </w:tc>
        <w:tc>
          <w:tcPr>
            <w:tcW w:w="706" w:type="pct"/>
            <w:tcBorders>
              <w:top w:val="nil"/>
              <w:left w:val="nil"/>
              <w:right w:val="nil"/>
            </w:tcBorders>
          </w:tcPr>
          <w:p w14:paraId="5C940B93"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0.046</w:t>
            </w:r>
          </w:p>
        </w:tc>
        <w:tc>
          <w:tcPr>
            <w:tcW w:w="706" w:type="pct"/>
            <w:tcBorders>
              <w:top w:val="nil"/>
              <w:left w:val="nil"/>
              <w:right w:val="nil"/>
            </w:tcBorders>
          </w:tcPr>
          <w:p w14:paraId="368CFFC9" w14:textId="59518C5B"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0.04</w:t>
            </w:r>
            <w:r w:rsidR="00342309" w:rsidRPr="00BC54A1">
              <w:rPr>
                <w:rFonts w:ascii="Times New Roman" w:eastAsia="宋体" w:hAnsi="Times New Roman" w:cs="Times New Roman" w:hint="eastAsia"/>
                <w:kern w:val="0"/>
                <w:sz w:val="20"/>
                <w:szCs w:val="20"/>
              </w:rPr>
              <w:t>5</w:t>
            </w:r>
          </w:p>
        </w:tc>
        <w:tc>
          <w:tcPr>
            <w:tcW w:w="706" w:type="pct"/>
            <w:tcBorders>
              <w:top w:val="nil"/>
              <w:left w:val="nil"/>
              <w:right w:val="nil"/>
            </w:tcBorders>
          </w:tcPr>
          <w:p w14:paraId="5A3DA5BF"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0.046</w:t>
            </w:r>
          </w:p>
        </w:tc>
        <w:tc>
          <w:tcPr>
            <w:tcW w:w="706" w:type="pct"/>
            <w:tcBorders>
              <w:top w:val="nil"/>
              <w:left w:val="nil"/>
              <w:right w:val="nil"/>
            </w:tcBorders>
          </w:tcPr>
          <w:p w14:paraId="0A0C8787" w14:textId="77777777"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0.046</w:t>
            </w:r>
          </w:p>
        </w:tc>
      </w:tr>
      <w:tr w:rsidR="008723D5" w:rsidRPr="00BC54A1" w14:paraId="63877DDA" w14:textId="77777777" w:rsidTr="00757B59">
        <w:tc>
          <w:tcPr>
            <w:tcW w:w="2176" w:type="pct"/>
            <w:tcBorders>
              <w:top w:val="nil"/>
              <w:left w:val="nil"/>
              <w:bottom w:val="single" w:sz="12" w:space="0" w:color="auto"/>
              <w:right w:val="nil"/>
            </w:tcBorders>
            <w:vAlign w:val="center"/>
          </w:tcPr>
          <w:p w14:paraId="34D281AA" w14:textId="55F80C2A"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样本量</w:t>
            </w:r>
            <w:r w:rsidR="000A5D6D">
              <w:rPr>
                <w:rStyle w:val="afa"/>
                <w:rFonts w:ascii="宋体" w:eastAsia="宋体" w:hAnsi="宋体"/>
                <w:sz w:val="24"/>
              </w:rPr>
              <w:footnoteReference w:id="12"/>
            </w:r>
          </w:p>
        </w:tc>
        <w:tc>
          <w:tcPr>
            <w:tcW w:w="706" w:type="pct"/>
            <w:tcBorders>
              <w:top w:val="nil"/>
              <w:left w:val="nil"/>
              <w:bottom w:val="single" w:sz="12" w:space="0" w:color="auto"/>
              <w:right w:val="nil"/>
            </w:tcBorders>
          </w:tcPr>
          <w:p w14:paraId="471D4F54" w14:textId="387088D0"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144</w:t>
            </w:r>
            <w:r w:rsidR="00BD00C1" w:rsidRPr="00BC54A1">
              <w:rPr>
                <w:rFonts w:ascii="Times New Roman" w:eastAsia="宋体" w:hAnsi="Times New Roman" w:cs="Times New Roman" w:hint="eastAsia"/>
                <w:kern w:val="0"/>
                <w:sz w:val="20"/>
                <w:szCs w:val="20"/>
              </w:rPr>
              <w:t>5</w:t>
            </w:r>
            <w:r w:rsidRPr="00BC54A1">
              <w:rPr>
                <w:rFonts w:ascii="Times New Roman" w:eastAsia="宋体" w:hAnsi="Times New Roman" w:cs="Times New Roman"/>
                <w:kern w:val="0"/>
                <w:sz w:val="20"/>
                <w:szCs w:val="20"/>
              </w:rPr>
              <w:t>5</w:t>
            </w:r>
          </w:p>
        </w:tc>
        <w:tc>
          <w:tcPr>
            <w:tcW w:w="706" w:type="pct"/>
            <w:tcBorders>
              <w:top w:val="nil"/>
              <w:left w:val="nil"/>
              <w:bottom w:val="single" w:sz="12" w:space="0" w:color="auto"/>
              <w:right w:val="nil"/>
            </w:tcBorders>
          </w:tcPr>
          <w:p w14:paraId="4A79151E" w14:textId="669A2E30"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144</w:t>
            </w:r>
            <w:r w:rsidR="0042198D" w:rsidRPr="00BC54A1">
              <w:rPr>
                <w:rFonts w:ascii="Times New Roman" w:eastAsia="宋体" w:hAnsi="Times New Roman" w:cs="Times New Roman" w:hint="eastAsia"/>
                <w:kern w:val="0"/>
                <w:sz w:val="20"/>
                <w:szCs w:val="20"/>
              </w:rPr>
              <w:t>5</w:t>
            </w:r>
            <w:r w:rsidRPr="00BC54A1">
              <w:rPr>
                <w:rFonts w:ascii="Times New Roman" w:eastAsia="宋体" w:hAnsi="Times New Roman" w:cs="Times New Roman"/>
                <w:kern w:val="0"/>
                <w:sz w:val="20"/>
                <w:szCs w:val="20"/>
              </w:rPr>
              <w:t>5</w:t>
            </w:r>
          </w:p>
        </w:tc>
        <w:tc>
          <w:tcPr>
            <w:tcW w:w="706" w:type="pct"/>
            <w:tcBorders>
              <w:top w:val="nil"/>
              <w:left w:val="nil"/>
              <w:bottom w:val="single" w:sz="12" w:space="0" w:color="auto"/>
              <w:right w:val="nil"/>
            </w:tcBorders>
          </w:tcPr>
          <w:p w14:paraId="222C044E" w14:textId="406B81CA"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144</w:t>
            </w:r>
            <w:r w:rsidR="00953C0B" w:rsidRPr="00BC54A1">
              <w:rPr>
                <w:rFonts w:ascii="Times New Roman" w:eastAsia="宋体" w:hAnsi="Times New Roman" w:cs="Times New Roman" w:hint="eastAsia"/>
                <w:kern w:val="0"/>
                <w:sz w:val="20"/>
                <w:szCs w:val="20"/>
              </w:rPr>
              <w:t>80</w:t>
            </w:r>
          </w:p>
        </w:tc>
        <w:tc>
          <w:tcPr>
            <w:tcW w:w="706" w:type="pct"/>
            <w:tcBorders>
              <w:top w:val="nil"/>
              <w:left w:val="nil"/>
              <w:bottom w:val="single" w:sz="12" w:space="0" w:color="auto"/>
              <w:right w:val="nil"/>
            </w:tcBorders>
          </w:tcPr>
          <w:p w14:paraId="0DADE71A" w14:textId="2620E715" w:rsidR="008723D5" w:rsidRPr="00BC54A1" w:rsidRDefault="008723D5" w:rsidP="00BC54A1">
            <w:pPr>
              <w:autoSpaceDE w:val="0"/>
              <w:autoSpaceDN w:val="0"/>
              <w:adjustRightInd w:val="0"/>
              <w:jc w:val="center"/>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144</w:t>
            </w:r>
            <w:r w:rsidR="008D0774" w:rsidRPr="00BC54A1">
              <w:rPr>
                <w:rFonts w:ascii="Times New Roman" w:eastAsia="宋体" w:hAnsi="Times New Roman" w:cs="Times New Roman" w:hint="eastAsia"/>
                <w:kern w:val="0"/>
                <w:sz w:val="20"/>
                <w:szCs w:val="20"/>
              </w:rPr>
              <w:t>80</w:t>
            </w:r>
          </w:p>
        </w:tc>
      </w:tr>
    </w:tbl>
    <w:p w14:paraId="2FFFCE20" w14:textId="6265FFCB" w:rsidR="00FC77A6" w:rsidRPr="00BC54A1" w:rsidRDefault="00FC77A6" w:rsidP="009F3225">
      <w:pPr>
        <w:autoSpaceDE w:val="0"/>
        <w:autoSpaceDN w:val="0"/>
        <w:adjustRightInd w:val="0"/>
        <w:spacing w:afterLines="100" w:after="312" w:line="276" w:lineRule="auto"/>
        <w:ind w:firstLineChars="200" w:firstLine="400"/>
        <w:rPr>
          <w:rFonts w:ascii="Times New Roman" w:eastAsia="宋体" w:hAnsi="Times New Roman" w:cs="Times New Roman"/>
          <w:kern w:val="0"/>
          <w:sz w:val="20"/>
          <w:szCs w:val="20"/>
        </w:rPr>
      </w:pPr>
      <w:r w:rsidRPr="00BC54A1">
        <w:rPr>
          <w:rFonts w:ascii="Times New Roman" w:eastAsia="宋体" w:hAnsi="Times New Roman" w:cs="Times New Roman"/>
          <w:kern w:val="0"/>
          <w:sz w:val="20"/>
          <w:szCs w:val="20"/>
        </w:rPr>
        <w:t>注：（</w:t>
      </w:r>
      <w:r w:rsidRPr="00BC54A1">
        <w:rPr>
          <w:rFonts w:ascii="Times New Roman" w:eastAsia="宋体" w:hAnsi="Times New Roman" w:cs="Times New Roman"/>
          <w:kern w:val="0"/>
          <w:sz w:val="20"/>
          <w:szCs w:val="20"/>
        </w:rPr>
        <w:t>1</w:t>
      </w:r>
      <w:r w:rsidRPr="00BC54A1">
        <w:rPr>
          <w:rFonts w:ascii="Times New Roman" w:eastAsia="宋体" w:hAnsi="Times New Roman" w:cs="Times New Roman"/>
          <w:kern w:val="0"/>
          <w:sz w:val="20"/>
          <w:szCs w:val="20"/>
        </w:rPr>
        <w:t>）</w:t>
      </w:r>
      <w:r w:rsidR="009D14FD">
        <w:rPr>
          <w:rFonts w:ascii="Times New Roman" w:eastAsia="宋体" w:hAnsi="Times New Roman" w:cs="Times New Roman" w:hint="eastAsia"/>
          <w:kern w:val="0"/>
          <w:sz w:val="20"/>
          <w:szCs w:val="20"/>
          <w:vertAlign w:val="superscript"/>
        </w:rPr>
        <w:t>+</w:t>
      </w:r>
      <w:r w:rsidRPr="00BC54A1">
        <w:rPr>
          <w:rFonts w:ascii="Times New Roman" w:eastAsia="宋体" w:hAnsi="Times New Roman" w:cs="Times New Roman"/>
          <w:kern w:val="0"/>
          <w:sz w:val="20"/>
          <w:szCs w:val="20"/>
        </w:rPr>
        <w:t xml:space="preserve"> </w:t>
      </w:r>
      <w:r w:rsidRPr="00BC54A1">
        <w:rPr>
          <w:rFonts w:ascii="Times New Roman" w:eastAsia="宋体" w:hAnsi="Times New Roman" w:cs="Times New Roman"/>
          <w:i/>
          <w:iCs/>
          <w:kern w:val="0"/>
          <w:sz w:val="20"/>
          <w:szCs w:val="20"/>
        </w:rPr>
        <w:t>p</w:t>
      </w:r>
      <w:r w:rsidRPr="00BC54A1">
        <w:rPr>
          <w:rFonts w:ascii="Times New Roman" w:eastAsia="宋体" w:hAnsi="Times New Roman" w:cs="Times New Roman"/>
          <w:kern w:val="0"/>
          <w:sz w:val="20"/>
          <w:szCs w:val="20"/>
        </w:rPr>
        <w:t xml:space="preserve"> &lt; 0.1, </w:t>
      </w:r>
      <w:r w:rsidRPr="00BC54A1">
        <w:rPr>
          <w:rFonts w:ascii="Times New Roman" w:eastAsia="宋体" w:hAnsi="Times New Roman" w:cs="Times New Roman"/>
          <w:kern w:val="0"/>
          <w:sz w:val="20"/>
          <w:szCs w:val="20"/>
          <w:vertAlign w:val="superscript"/>
        </w:rPr>
        <w:t>*</w:t>
      </w:r>
      <w:r w:rsidRPr="00BC54A1">
        <w:rPr>
          <w:rFonts w:ascii="Times New Roman" w:eastAsia="宋体" w:hAnsi="Times New Roman" w:cs="Times New Roman"/>
          <w:kern w:val="0"/>
          <w:sz w:val="20"/>
          <w:szCs w:val="20"/>
        </w:rPr>
        <w:t xml:space="preserve"> </w:t>
      </w:r>
      <w:r w:rsidRPr="00BC54A1">
        <w:rPr>
          <w:rFonts w:ascii="Times New Roman" w:eastAsia="宋体" w:hAnsi="Times New Roman" w:cs="Times New Roman"/>
          <w:i/>
          <w:iCs/>
          <w:kern w:val="0"/>
          <w:sz w:val="20"/>
          <w:szCs w:val="20"/>
        </w:rPr>
        <w:t>p</w:t>
      </w:r>
      <w:r w:rsidRPr="00BC54A1">
        <w:rPr>
          <w:rFonts w:ascii="Times New Roman" w:eastAsia="宋体" w:hAnsi="Times New Roman" w:cs="Times New Roman"/>
          <w:kern w:val="0"/>
          <w:sz w:val="20"/>
          <w:szCs w:val="20"/>
        </w:rPr>
        <w:t xml:space="preserve"> &lt; 0.05, </w:t>
      </w:r>
      <w:r w:rsidRPr="00BC54A1">
        <w:rPr>
          <w:rFonts w:ascii="Times New Roman" w:eastAsia="宋体" w:hAnsi="Times New Roman" w:cs="Times New Roman"/>
          <w:kern w:val="0"/>
          <w:sz w:val="20"/>
          <w:szCs w:val="20"/>
          <w:vertAlign w:val="superscript"/>
        </w:rPr>
        <w:t>**</w:t>
      </w:r>
      <w:r w:rsidRPr="00BC54A1">
        <w:rPr>
          <w:rFonts w:ascii="Times New Roman" w:eastAsia="宋体" w:hAnsi="Times New Roman" w:cs="Times New Roman"/>
          <w:kern w:val="0"/>
          <w:sz w:val="20"/>
          <w:szCs w:val="20"/>
        </w:rPr>
        <w:t xml:space="preserve"> </w:t>
      </w:r>
      <w:r w:rsidRPr="00BC54A1">
        <w:rPr>
          <w:rFonts w:ascii="Times New Roman" w:eastAsia="宋体" w:hAnsi="Times New Roman" w:cs="Times New Roman"/>
          <w:i/>
          <w:iCs/>
          <w:kern w:val="0"/>
          <w:sz w:val="20"/>
          <w:szCs w:val="20"/>
        </w:rPr>
        <w:t>p</w:t>
      </w:r>
      <w:r w:rsidRPr="00BC54A1">
        <w:rPr>
          <w:rFonts w:ascii="Times New Roman" w:eastAsia="宋体" w:hAnsi="Times New Roman" w:cs="Times New Roman"/>
          <w:kern w:val="0"/>
          <w:sz w:val="20"/>
          <w:szCs w:val="20"/>
        </w:rPr>
        <w:t xml:space="preserve"> &lt; 0.01, </w:t>
      </w:r>
      <w:r w:rsidRPr="00BC54A1">
        <w:rPr>
          <w:rFonts w:ascii="Times New Roman" w:eastAsia="宋体" w:hAnsi="Times New Roman" w:cs="Times New Roman"/>
          <w:kern w:val="0"/>
          <w:sz w:val="20"/>
          <w:szCs w:val="20"/>
          <w:vertAlign w:val="superscript"/>
        </w:rPr>
        <w:t>***</w:t>
      </w:r>
      <w:r w:rsidRPr="00BC54A1">
        <w:rPr>
          <w:rFonts w:ascii="Times New Roman" w:eastAsia="宋体" w:hAnsi="Times New Roman" w:cs="Times New Roman"/>
          <w:kern w:val="0"/>
          <w:sz w:val="20"/>
          <w:szCs w:val="20"/>
        </w:rPr>
        <w:t xml:space="preserve"> </w:t>
      </w:r>
      <w:r w:rsidRPr="00BC54A1">
        <w:rPr>
          <w:rFonts w:ascii="Times New Roman" w:eastAsia="宋体" w:hAnsi="Times New Roman" w:cs="Times New Roman"/>
          <w:i/>
          <w:iCs/>
          <w:kern w:val="0"/>
          <w:sz w:val="20"/>
          <w:szCs w:val="20"/>
        </w:rPr>
        <w:t>p</w:t>
      </w:r>
      <w:r w:rsidRPr="00BC54A1">
        <w:rPr>
          <w:rFonts w:ascii="Times New Roman" w:eastAsia="宋体" w:hAnsi="Times New Roman" w:cs="Times New Roman"/>
          <w:kern w:val="0"/>
          <w:sz w:val="20"/>
          <w:szCs w:val="20"/>
        </w:rPr>
        <w:t xml:space="preserve"> &lt; 0.001</w:t>
      </w:r>
      <w:r w:rsidRPr="00BC54A1">
        <w:rPr>
          <w:rFonts w:ascii="Times New Roman" w:eastAsia="宋体" w:hAnsi="Times New Roman" w:cs="Times New Roman"/>
          <w:kern w:val="0"/>
          <w:sz w:val="20"/>
          <w:szCs w:val="20"/>
        </w:rPr>
        <w:t>；（</w:t>
      </w:r>
      <w:r w:rsidRPr="00BC54A1">
        <w:rPr>
          <w:rFonts w:ascii="Times New Roman" w:eastAsia="宋体" w:hAnsi="Times New Roman" w:cs="Times New Roman"/>
          <w:kern w:val="0"/>
          <w:sz w:val="20"/>
          <w:szCs w:val="20"/>
        </w:rPr>
        <w:t>2</w:t>
      </w:r>
      <w:r w:rsidRPr="00BC54A1">
        <w:rPr>
          <w:rFonts w:ascii="Times New Roman" w:eastAsia="宋体" w:hAnsi="Times New Roman" w:cs="Times New Roman"/>
          <w:kern w:val="0"/>
          <w:sz w:val="20"/>
          <w:szCs w:val="20"/>
        </w:rPr>
        <w:t>）括号内为稳健标准误。</w:t>
      </w:r>
    </w:p>
    <w:bookmarkEnd w:id="93"/>
    <w:bookmarkEnd w:id="94"/>
    <w:p w14:paraId="4A90AA5E" w14:textId="77C8C387" w:rsidR="00AD30C2" w:rsidRPr="00AD30C2" w:rsidRDefault="00AD30C2" w:rsidP="00AD30C2">
      <w:pPr>
        <w:spacing w:line="276" w:lineRule="auto"/>
        <w:ind w:firstLineChars="200" w:firstLine="480"/>
        <w:rPr>
          <w:rFonts w:ascii="Times New Roman" w:eastAsia="宋体" w:hAnsi="Times New Roman" w:cs="Times New Roman"/>
          <w:kern w:val="0"/>
          <w:sz w:val="24"/>
          <w14:ligatures w14:val="none"/>
        </w:rPr>
      </w:pPr>
      <w:r w:rsidRPr="00AD30C2">
        <w:rPr>
          <w:rFonts w:ascii="Times New Roman" w:eastAsia="宋体" w:hAnsi="Times New Roman" w:cs="Times New Roman"/>
          <w:kern w:val="0"/>
          <w:sz w:val="24"/>
          <w14:ligatures w14:val="none"/>
        </w:rPr>
        <w:t>在此基础上，考虑到因变量与调节变量均为反映软件工程师主观心理特征的变量，可能存在测量误差和混淆偏误（胡安宁</w:t>
      </w:r>
      <w:r w:rsidR="00703E34">
        <w:rPr>
          <w:rFonts w:ascii="Times New Roman" w:eastAsia="宋体" w:hAnsi="Times New Roman" w:cs="Times New Roman"/>
          <w:kern w:val="0"/>
          <w:sz w:val="24"/>
          <w14:ligatures w14:val="none"/>
        </w:rPr>
        <w:t xml:space="preserve">, </w:t>
      </w:r>
      <w:r w:rsidRPr="00AD30C2">
        <w:rPr>
          <w:rFonts w:ascii="Times New Roman" w:eastAsia="宋体" w:hAnsi="Times New Roman" w:cs="Times New Roman"/>
          <w:kern w:val="0"/>
          <w:sz w:val="24"/>
          <w14:ligatures w14:val="none"/>
        </w:rPr>
        <w:t>2019</w:t>
      </w:r>
      <w:r w:rsidRPr="00AD30C2">
        <w:rPr>
          <w:rFonts w:ascii="Times New Roman" w:eastAsia="宋体" w:hAnsi="Times New Roman" w:cs="Times New Roman"/>
          <w:kern w:val="0"/>
          <w:sz w:val="24"/>
          <w14:ligatures w14:val="none"/>
        </w:rPr>
        <w:t>），本文进一步通过替换核心变量与估计模型的方式，系统地对基准回归与调节效应展开更为全面的稳健性检验。</w:t>
      </w:r>
    </w:p>
    <w:p w14:paraId="2B93A8DE" w14:textId="1CE73602" w:rsidR="00AD30C2" w:rsidRDefault="00AD30C2" w:rsidP="00EF0854">
      <w:pPr>
        <w:spacing w:line="276" w:lineRule="auto"/>
        <w:ind w:firstLineChars="200" w:firstLine="480"/>
        <w:rPr>
          <w:rFonts w:ascii="Times New Roman" w:eastAsia="宋体" w:hAnsi="Times New Roman" w:cs="Times New Roman"/>
          <w:kern w:val="0"/>
          <w:sz w:val="24"/>
          <w14:ligatures w14:val="none"/>
        </w:rPr>
      </w:pPr>
      <w:r w:rsidRPr="00AD30C2">
        <w:rPr>
          <w:rFonts w:ascii="Times New Roman" w:eastAsia="宋体" w:hAnsi="Times New Roman" w:cs="Times New Roman"/>
          <w:kern w:val="0"/>
          <w:sz w:val="24"/>
          <w14:ligatures w14:val="none"/>
        </w:rPr>
        <w:t>首先，将因变量</w:t>
      </w:r>
      <w:r w:rsidRPr="000B4CAA">
        <w:rPr>
          <w:rFonts w:ascii="宋体" w:eastAsia="宋体" w:hAnsi="宋体" w:cs="Times New Roman"/>
          <w:kern w:val="0"/>
          <w:sz w:val="24"/>
          <w14:ligatures w14:val="none"/>
        </w:rPr>
        <w:t>“职业认同”</w:t>
      </w:r>
      <w:r w:rsidRPr="00AD30C2">
        <w:rPr>
          <w:rFonts w:ascii="Times New Roman" w:eastAsia="宋体" w:hAnsi="Times New Roman" w:cs="Times New Roman"/>
          <w:kern w:val="0"/>
          <w:sz w:val="24"/>
          <w14:ligatures w14:val="none"/>
        </w:rPr>
        <w:t>重新编码为值域为</w:t>
      </w:r>
      <w:r w:rsidRPr="00AD30C2">
        <w:rPr>
          <w:rFonts w:ascii="Times New Roman" w:eastAsia="宋体" w:hAnsi="Times New Roman" w:cs="Times New Roman"/>
          <w:kern w:val="0"/>
          <w:sz w:val="24"/>
          <w14:ligatures w14:val="none"/>
        </w:rPr>
        <w:t>1</w:t>
      </w:r>
      <w:r w:rsidRPr="00AD30C2">
        <w:rPr>
          <w:rFonts w:ascii="Times New Roman" w:eastAsia="宋体" w:hAnsi="Times New Roman" w:cs="Times New Roman"/>
          <w:kern w:val="0"/>
          <w:sz w:val="24"/>
          <w14:ligatures w14:val="none"/>
        </w:rPr>
        <w:t>至</w:t>
      </w:r>
      <w:r w:rsidRPr="00AD30C2">
        <w:rPr>
          <w:rFonts w:ascii="Times New Roman" w:eastAsia="宋体" w:hAnsi="Times New Roman" w:cs="Times New Roman"/>
          <w:kern w:val="0"/>
          <w:sz w:val="24"/>
          <w14:ligatures w14:val="none"/>
        </w:rPr>
        <w:t>4</w:t>
      </w:r>
      <w:r w:rsidRPr="00AD30C2">
        <w:rPr>
          <w:rFonts w:ascii="Times New Roman" w:eastAsia="宋体" w:hAnsi="Times New Roman" w:cs="Times New Roman"/>
          <w:kern w:val="0"/>
          <w:sz w:val="24"/>
          <w14:ligatures w14:val="none"/>
        </w:rPr>
        <w:t>的有序分类变量，并相应将原先采用的普通最小二乘法模型替换为有序逻辑回归模型</w:t>
      </w:r>
      <w:r w:rsidR="00EF0854">
        <w:rPr>
          <w:rFonts w:ascii="Times New Roman" w:eastAsia="宋体" w:hAnsi="Times New Roman" w:cs="Times New Roman" w:hint="eastAsia"/>
          <w:kern w:val="0"/>
          <w:sz w:val="24"/>
          <w14:ligatures w14:val="none"/>
        </w:rPr>
        <w:t>。</w:t>
      </w:r>
      <w:r w:rsidRPr="00AD30C2">
        <w:rPr>
          <w:rFonts w:ascii="Times New Roman" w:eastAsia="宋体" w:hAnsi="Times New Roman" w:cs="Times New Roman"/>
          <w:kern w:val="0"/>
          <w:sz w:val="24"/>
          <w14:ligatures w14:val="none"/>
        </w:rPr>
        <w:t>其次，为缓解择业动机与职业认同之间可能存在的同源偏误，本文替换了主模型中基于主观陈述的调节变量，转而使用一项更具客观性的行为题项进行间接测量。具体而言，采用</w:t>
      </w:r>
      <w:r w:rsidRPr="00B73192">
        <w:rPr>
          <w:rFonts w:ascii="宋体" w:eastAsia="宋体" w:hAnsi="宋体" w:cs="Times New Roman"/>
          <w:kern w:val="0"/>
          <w:sz w:val="24"/>
          <w14:ligatures w14:val="none"/>
        </w:rPr>
        <w:t>“在工作之外，您在互联网上进行最多的活动”这一多选题，其中“从事副业或进行投资”</w:t>
      </w:r>
      <w:r w:rsidRPr="00AD30C2">
        <w:rPr>
          <w:rFonts w:ascii="Times New Roman" w:eastAsia="宋体" w:hAnsi="Times New Roman" w:cs="Times New Roman"/>
          <w:kern w:val="0"/>
          <w:sz w:val="24"/>
          <w14:ligatures w14:val="none"/>
        </w:rPr>
        <w:t>（</w:t>
      </w:r>
      <w:r w:rsidRPr="00CC11FC">
        <w:rPr>
          <w:rFonts w:ascii="Times New Roman" w:eastAsia="宋体" w:hAnsi="Times New Roman" w:cs="Times New Roman"/>
          <w:i/>
          <w:iCs/>
          <w:kern w:val="0"/>
          <w:sz w:val="24"/>
          <w14:ligatures w14:val="none"/>
        </w:rPr>
        <w:t>N</w:t>
      </w:r>
      <w:r w:rsidRPr="00AD30C2">
        <w:rPr>
          <w:rFonts w:ascii="Times New Roman" w:eastAsia="宋体" w:hAnsi="Times New Roman" w:cs="Times New Roman"/>
          <w:kern w:val="0"/>
          <w:sz w:val="24"/>
          <w14:ligatures w14:val="none"/>
        </w:rPr>
        <w:t xml:space="preserve"> = 733</w:t>
      </w:r>
      <w:r w:rsidR="001B45AA">
        <w:rPr>
          <w:rFonts w:ascii="Times New Roman" w:eastAsia="宋体" w:hAnsi="Times New Roman" w:cs="Times New Roman" w:hint="eastAsia"/>
          <w:kern w:val="0"/>
          <w:sz w:val="24"/>
          <w14:ligatures w14:val="none"/>
        </w:rPr>
        <w:t>，</w:t>
      </w:r>
      <w:r w:rsidRPr="00AD30C2">
        <w:rPr>
          <w:rFonts w:ascii="Times New Roman" w:eastAsia="宋体" w:hAnsi="Times New Roman" w:cs="Times New Roman"/>
          <w:kern w:val="0"/>
          <w:sz w:val="24"/>
          <w14:ligatures w14:val="none"/>
        </w:rPr>
        <w:t>占比</w:t>
      </w:r>
      <w:r w:rsidRPr="00AD30C2">
        <w:rPr>
          <w:rFonts w:ascii="Times New Roman" w:eastAsia="宋体" w:hAnsi="Times New Roman" w:cs="Times New Roman"/>
          <w:kern w:val="0"/>
          <w:sz w:val="24"/>
          <w14:ligatures w14:val="none"/>
        </w:rPr>
        <w:t>5.06%</w:t>
      </w:r>
      <w:r w:rsidRPr="00AD30C2">
        <w:rPr>
          <w:rFonts w:ascii="Times New Roman" w:eastAsia="宋体" w:hAnsi="Times New Roman" w:cs="Times New Roman"/>
          <w:kern w:val="0"/>
          <w:sz w:val="24"/>
          <w14:ligatures w14:val="none"/>
        </w:rPr>
        <w:t>）与</w:t>
      </w:r>
      <w:r w:rsidRPr="00B73192">
        <w:rPr>
          <w:rFonts w:ascii="宋体" w:eastAsia="宋体" w:hAnsi="宋体" w:cs="Times New Roman"/>
          <w:kern w:val="0"/>
          <w:sz w:val="24"/>
          <w14:ligatures w14:val="none"/>
        </w:rPr>
        <w:t>“专业学习”</w:t>
      </w:r>
      <w:r w:rsidRPr="00AD30C2">
        <w:rPr>
          <w:rFonts w:ascii="Times New Roman" w:eastAsia="宋体" w:hAnsi="Times New Roman" w:cs="Times New Roman"/>
          <w:kern w:val="0"/>
          <w:sz w:val="24"/>
          <w14:ligatures w14:val="none"/>
        </w:rPr>
        <w:t>（</w:t>
      </w:r>
      <w:r w:rsidRPr="00CC11FC">
        <w:rPr>
          <w:rFonts w:ascii="Times New Roman" w:eastAsia="宋体" w:hAnsi="Times New Roman" w:cs="Times New Roman"/>
          <w:i/>
          <w:iCs/>
          <w:kern w:val="0"/>
          <w:sz w:val="24"/>
          <w14:ligatures w14:val="none"/>
        </w:rPr>
        <w:t>N</w:t>
      </w:r>
      <w:r w:rsidRPr="00AD30C2">
        <w:rPr>
          <w:rFonts w:ascii="Times New Roman" w:eastAsia="宋体" w:hAnsi="Times New Roman" w:cs="Times New Roman"/>
          <w:kern w:val="0"/>
          <w:sz w:val="24"/>
          <w14:ligatures w14:val="none"/>
        </w:rPr>
        <w:t xml:space="preserve"> = 5733</w:t>
      </w:r>
      <w:r w:rsidRPr="00AD30C2">
        <w:rPr>
          <w:rFonts w:ascii="Times New Roman" w:eastAsia="宋体" w:hAnsi="Times New Roman" w:cs="Times New Roman"/>
          <w:kern w:val="0"/>
          <w:sz w:val="24"/>
          <w14:ligatures w14:val="none"/>
        </w:rPr>
        <w:t>，占比</w:t>
      </w:r>
      <w:r w:rsidRPr="00AD30C2">
        <w:rPr>
          <w:rFonts w:ascii="Times New Roman" w:eastAsia="宋体" w:hAnsi="Times New Roman" w:cs="Times New Roman"/>
          <w:kern w:val="0"/>
          <w:sz w:val="24"/>
          <w14:ligatures w14:val="none"/>
        </w:rPr>
        <w:t>39.58%</w:t>
      </w:r>
      <w:r w:rsidRPr="00AD30C2">
        <w:rPr>
          <w:rFonts w:ascii="Times New Roman" w:eastAsia="宋体" w:hAnsi="Times New Roman" w:cs="Times New Roman"/>
          <w:kern w:val="0"/>
          <w:sz w:val="24"/>
          <w14:ligatures w14:val="none"/>
        </w:rPr>
        <w:t>）分别作为</w:t>
      </w:r>
      <w:r w:rsidRPr="00BC53D9">
        <w:rPr>
          <w:rFonts w:ascii="宋体" w:eastAsia="宋体" w:hAnsi="宋体" w:cs="Times New Roman"/>
          <w:kern w:val="0"/>
          <w:sz w:val="24"/>
          <w14:ligatures w14:val="none"/>
        </w:rPr>
        <w:t>“因收入择业”和“因兴趣择业”</w:t>
      </w:r>
      <w:r w:rsidRPr="00AD30C2">
        <w:rPr>
          <w:rFonts w:ascii="Times New Roman" w:eastAsia="宋体" w:hAnsi="Times New Roman" w:cs="Times New Roman"/>
          <w:kern w:val="0"/>
          <w:sz w:val="24"/>
          <w14:ligatures w14:val="none"/>
        </w:rPr>
        <w:t>的替代指标，并构造相应虚拟变量纳入新模型中。</w:t>
      </w:r>
    </w:p>
    <w:p w14:paraId="33DD2586" w14:textId="11C4ABD4" w:rsidR="00576615" w:rsidRPr="00576615" w:rsidRDefault="00576615" w:rsidP="003F31BA">
      <w:pPr>
        <w:spacing w:line="276" w:lineRule="auto"/>
        <w:ind w:firstLineChars="200" w:firstLine="480"/>
        <w:rPr>
          <w:rFonts w:ascii="宋体" w:eastAsia="宋体" w:hAnsi="宋体" w:cs="Times New Roman"/>
          <w:kern w:val="0"/>
          <w:sz w:val="24"/>
          <w14:ligatures w14:val="none"/>
        </w:rPr>
      </w:pPr>
      <w:r w:rsidRPr="00576615">
        <w:rPr>
          <w:rFonts w:ascii="宋体" w:eastAsia="宋体" w:hAnsi="宋体" w:cs="Times New Roman"/>
          <w:kern w:val="0"/>
          <w:sz w:val="24"/>
          <w14:ligatures w14:val="none"/>
        </w:rPr>
        <w:t>表</w:t>
      </w:r>
      <w:r w:rsidRPr="00A56972">
        <w:rPr>
          <w:rFonts w:ascii="Times New Roman" w:eastAsia="宋体" w:hAnsi="Times New Roman" w:cs="Times New Roman"/>
          <w:kern w:val="0"/>
          <w:sz w:val="24"/>
          <w14:ligatures w14:val="none"/>
        </w:rPr>
        <w:t>3-</w:t>
      </w:r>
      <w:r w:rsidR="00AF37FA">
        <w:rPr>
          <w:rFonts w:ascii="Times New Roman" w:eastAsia="宋体" w:hAnsi="Times New Roman" w:cs="Times New Roman" w:hint="eastAsia"/>
          <w:kern w:val="0"/>
          <w:sz w:val="24"/>
          <w14:ligatures w14:val="none"/>
        </w:rPr>
        <w:t>3</w:t>
      </w:r>
      <w:r w:rsidR="00B210D4">
        <w:rPr>
          <w:rFonts w:ascii="宋体" w:eastAsia="宋体" w:hAnsi="宋体" w:cs="Times New Roman" w:hint="eastAsia"/>
          <w:kern w:val="0"/>
          <w:sz w:val="24"/>
          <w14:ligatures w14:val="none"/>
        </w:rPr>
        <w:t>显示</w:t>
      </w:r>
      <w:r w:rsidR="002A4344">
        <w:rPr>
          <w:rFonts w:ascii="宋体" w:eastAsia="宋体" w:hAnsi="宋体" w:cs="Times New Roman" w:hint="eastAsia"/>
          <w:kern w:val="0"/>
          <w:sz w:val="24"/>
          <w14:ligatures w14:val="none"/>
        </w:rPr>
        <w:t>，</w:t>
      </w:r>
      <w:r w:rsidR="002A4344" w:rsidRPr="00576615">
        <w:rPr>
          <w:rFonts w:ascii="宋体" w:eastAsia="宋体" w:hAnsi="宋体" w:cs="Times New Roman"/>
          <w:kern w:val="0"/>
          <w:sz w:val="24"/>
          <w14:ligatures w14:val="none"/>
        </w:rPr>
        <w:t>无论是在变量替换还是模型变更的设定下，本文的主要发现仍然成立</w:t>
      </w:r>
      <w:r w:rsidR="00F56C13">
        <w:rPr>
          <w:rFonts w:ascii="宋体" w:eastAsia="宋体" w:hAnsi="宋体" w:cs="Times New Roman" w:hint="eastAsia"/>
          <w:kern w:val="0"/>
          <w:sz w:val="24"/>
          <w14:ligatures w14:val="none"/>
        </w:rPr>
        <w:t>：</w:t>
      </w:r>
      <w:r w:rsidR="002A4344">
        <w:rPr>
          <w:rFonts w:ascii="宋体" w:eastAsia="宋体" w:hAnsi="宋体" w:cs="Times New Roman" w:hint="eastAsia"/>
          <w:kern w:val="0"/>
          <w:sz w:val="24"/>
          <w14:ligatures w14:val="none"/>
        </w:rPr>
        <w:t>首先</w:t>
      </w:r>
      <w:r w:rsidRPr="00576615">
        <w:rPr>
          <w:rFonts w:ascii="宋体" w:eastAsia="宋体" w:hAnsi="宋体" w:cs="Times New Roman"/>
          <w:kern w:val="0"/>
          <w:sz w:val="24"/>
          <w14:ligatures w14:val="none"/>
        </w:rPr>
        <w:t>，较高</w:t>
      </w:r>
      <w:r w:rsidR="0051482F">
        <w:rPr>
          <w:rFonts w:ascii="宋体" w:eastAsia="宋体" w:hAnsi="宋体" w:cs="Times New Roman" w:hint="eastAsia"/>
          <w:kern w:val="0"/>
          <w:sz w:val="24"/>
          <w14:ligatures w14:val="none"/>
        </w:rPr>
        <w:t>月</w:t>
      </w:r>
      <w:r w:rsidRPr="00576615">
        <w:rPr>
          <w:rFonts w:ascii="宋体" w:eastAsia="宋体" w:hAnsi="宋体" w:cs="Times New Roman"/>
          <w:kern w:val="0"/>
          <w:sz w:val="24"/>
          <w14:ligatures w14:val="none"/>
        </w:rPr>
        <w:t>收入显著提升职业认同（</w:t>
      </w:r>
      <w:r w:rsidRPr="00C12529">
        <w:rPr>
          <w:rFonts w:ascii="Times New Roman" w:eastAsia="宋体" w:hAnsi="Times New Roman" w:cs="Times New Roman"/>
          <w:kern w:val="0"/>
          <w:sz w:val="24"/>
          <w14:ligatures w14:val="none"/>
        </w:rPr>
        <w:t>OR</w:t>
      </w:r>
      <w:r w:rsidR="006F77FE" w:rsidRPr="00C12529">
        <w:rPr>
          <w:rFonts w:ascii="Times New Roman" w:eastAsia="宋体" w:hAnsi="Times New Roman" w:cs="Times New Roman"/>
          <w:kern w:val="0"/>
          <w:sz w:val="24"/>
          <w14:ligatures w14:val="none"/>
        </w:rPr>
        <w:t xml:space="preserve"> = </w:t>
      </w:r>
      <w:r w:rsidRPr="00C12529">
        <w:rPr>
          <w:rFonts w:ascii="Times New Roman" w:eastAsia="宋体" w:hAnsi="Times New Roman" w:cs="Times New Roman"/>
          <w:kern w:val="0"/>
          <w:sz w:val="24"/>
          <w14:ligatures w14:val="none"/>
        </w:rPr>
        <w:t>1.20</w:t>
      </w:r>
      <w:r w:rsidR="006F77FE" w:rsidRPr="00C12529">
        <w:rPr>
          <w:rFonts w:ascii="Times New Roman" w:eastAsia="宋体" w:hAnsi="Times New Roman" w:cs="Times New Roman"/>
          <w:kern w:val="0"/>
          <w:sz w:val="24"/>
          <w14:ligatures w14:val="none"/>
        </w:rPr>
        <w:t>3</w:t>
      </w:r>
      <w:r w:rsidRPr="00C12529">
        <w:rPr>
          <w:rFonts w:ascii="Times New Roman" w:eastAsia="宋体" w:hAnsi="Times New Roman" w:cs="Times New Roman"/>
          <w:kern w:val="0"/>
          <w:sz w:val="24"/>
          <w14:ligatures w14:val="none"/>
        </w:rPr>
        <w:t>，</w:t>
      </w:r>
      <w:r w:rsidRPr="00F43570">
        <w:rPr>
          <w:rFonts w:ascii="Times New Roman" w:eastAsia="宋体" w:hAnsi="Times New Roman" w:cs="Times New Roman"/>
          <w:i/>
          <w:iCs/>
          <w:kern w:val="0"/>
          <w:sz w:val="24"/>
          <w14:ligatures w14:val="none"/>
        </w:rPr>
        <w:t>p</w:t>
      </w:r>
      <w:r w:rsidRPr="00C12529">
        <w:rPr>
          <w:rFonts w:ascii="Times New Roman" w:eastAsia="宋体" w:hAnsi="Times New Roman" w:cs="Times New Roman"/>
          <w:kern w:val="0"/>
          <w:sz w:val="24"/>
          <w14:ligatures w14:val="none"/>
        </w:rPr>
        <w:t xml:space="preserve"> &lt; 0.001</w:t>
      </w:r>
      <w:r w:rsidRPr="00576615">
        <w:rPr>
          <w:rFonts w:ascii="宋体" w:eastAsia="宋体" w:hAnsi="宋体" w:cs="Times New Roman"/>
          <w:kern w:val="0"/>
          <w:sz w:val="24"/>
          <w14:ligatures w14:val="none"/>
        </w:rPr>
        <w:t>），而更长的工作时间显著降低职业认同</w:t>
      </w:r>
      <w:r w:rsidRPr="00C12529">
        <w:rPr>
          <w:rFonts w:ascii="Times New Roman" w:eastAsia="宋体" w:hAnsi="Times New Roman" w:cs="Times New Roman"/>
          <w:kern w:val="0"/>
          <w:sz w:val="24"/>
          <w14:ligatures w14:val="none"/>
        </w:rPr>
        <w:t>（</w:t>
      </w:r>
      <w:r w:rsidRPr="00C12529">
        <w:rPr>
          <w:rFonts w:ascii="Times New Roman" w:eastAsia="宋体" w:hAnsi="Times New Roman" w:cs="Times New Roman"/>
          <w:kern w:val="0"/>
          <w:sz w:val="24"/>
          <w14:ligatures w14:val="none"/>
        </w:rPr>
        <w:t>OR</w:t>
      </w:r>
      <w:r w:rsidR="002201D1" w:rsidRPr="00C12529">
        <w:rPr>
          <w:rFonts w:ascii="Times New Roman" w:eastAsia="宋体" w:hAnsi="Times New Roman" w:cs="Times New Roman"/>
          <w:kern w:val="0"/>
          <w:sz w:val="24"/>
          <w14:ligatures w14:val="none"/>
        </w:rPr>
        <w:t xml:space="preserve"> = 0.909</w:t>
      </w:r>
      <w:r w:rsidRPr="00C12529">
        <w:rPr>
          <w:rFonts w:ascii="Times New Roman" w:eastAsia="宋体" w:hAnsi="Times New Roman" w:cs="Times New Roman"/>
          <w:kern w:val="0"/>
          <w:sz w:val="24"/>
          <w14:ligatures w14:val="none"/>
        </w:rPr>
        <w:t>，</w:t>
      </w:r>
      <w:r w:rsidRPr="00F43570">
        <w:rPr>
          <w:rFonts w:ascii="Times New Roman" w:eastAsia="宋体" w:hAnsi="Times New Roman" w:cs="Times New Roman"/>
          <w:i/>
          <w:iCs/>
          <w:kern w:val="0"/>
          <w:sz w:val="24"/>
          <w14:ligatures w14:val="none"/>
        </w:rPr>
        <w:t>p</w:t>
      </w:r>
      <w:r w:rsidRPr="00C12529">
        <w:rPr>
          <w:rFonts w:ascii="Times New Roman" w:eastAsia="宋体" w:hAnsi="Times New Roman" w:cs="Times New Roman"/>
          <w:kern w:val="0"/>
          <w:sz w:val="24"/>
          <w14:ligatures w14:val="none"/>
        </w:rPr>
        <w:t xml:space="preserve"> &lt; 0.01</w:t>
      </w:r>
      <w:r w:rsidRPr="00C12529">
        <w:rPr>
          <w:rFonts w:ascii="Times New Roman" w:eastAsia="宋体" w:hAnsi="Times New Roman" w:cs="Times New Roman"/>
          <w:kern w:val="0"/>
          <w:sz w:val="24"/>
          <w14:ligatures w14:val="none"/>
        </w:rPr>
        <w:t>）</w:t>
      </w:r>
      <w:r w:rsidRPr="00576615">
        <w:rPr>
          <w:rFonts w:ascii="宋体" w:eastAsia="宋体" w:hAnsi="宋体" w:cs="Times New Roman"/>
          <w:kern w:val="0"/>
          <w:sz w:val="24"/>
          <w14:ligatures w14:val="none"/>
        </w:rPr>
        <w:t>，说明基准回归结果在替换模型下具有良好的稳健性。其次，在调节效应方面，使用“从事副业或进行投资”作为“因收入择业”的行为替代变量，其与月收入的交互项显著小于1（</w:t>
      </w:r>
      <w:r w:rsidRPr="00E344AC">
        <w:rPr>
          <w:rFonts w:ascii="Times New Roman" w:eastAsia="宋体" w:hAnsi="Times New Roman" w:cs="Times New Roman"/>
          <w:kern w:val="0"/>
          <w:sz w:val="24"/>
          <w14:ligatures w14:val="none"/>
        </w:rPr>
        <w:t xml:space="preserve">OR = 0.681, </w:t>
      </w:r>
      <w:r w:rsidRPr="003145D3">
        <w:rPr>
          <w:rFonts w:ascii="Times New Roman" w:eastAsia="宋体" w:hAnsi="Times New Roman" w:cs="Times New Roman"/>
          <w:i/>
          <w:iCs/>
          <w:kern w:val="0"/>
          <w:sz w:val="24"/>
          <w14:ligatures w14:val="none"/>
        </w:rPr>
        <w:t>p</w:t>
      </w:r>
      <w:r w:rsidRPr="00E344AC">
        <w:rPr>
          <w:rFonts w:ascii="Times New Roman" w:eastAsia="宋体" w:hAnsi="Times New Roman" w:cs="Times New Roman"/>
          <w:kern w:val="0"/>
          <w:sz w:val="24"/>
          <w14:ligatures w14:val="none"/>
        </w:rPr>
        <w:t xml:space="preserve"> &lt; 0.05</w:t>
      </w:r>
      <w:r w:rsidRPr="00576615">
        <w:rPr>
          <w:rFonts w:ascii="宋体" w:eastAsia="宋体" w:hAnsi="宋体" w:cs="Times New Roman"/>
          <w:kern w:val="0"/>
          <w:sz w:val="24"/>
          <w14:ligatures w14:val="none"/>
        </w:rPr>
        <w:t>），与工作时长的交互项亦显著小于</w:t>
      </w:r>
      <w:r w:rsidRPr="003F31BA">
        <w:rPr>
          <w:rFonts w:ascii="Times New Roman" w:eastAsia="宋体" w:hAnsi="Times New Roman" w:cs="Times New Roman"/>
          <w:kern w:val="0"/>
          <w:sz w:val="24"/>
          <w14:ligatures w14:val="none"/>
        </w:rPr>
        <w:t>1</w:t>
      </w:r>
      <w:r w:rsidRPr="00576615">
        <w:rPr>
          <w:rFonts w:ascii="宋体" w:eastAsia="宋体" w:hAnsi="宋体" w:cs="Times New Roman"/>
          <w:kern w:val="0"/>
          <w:sz w:val="24"/>
          <w14:ligatures w14:val="none"/>
        </w:rPr>
        <w:t>（</w:t>
      </w:r>
      <w:r w:rsidRPr="00E344AC">
        <w:rPr>
          <w:rFonts w:ascii="Times New Roman" w:eastAsia="宋体" w:hAnsi="Times New Roman" w:cs="Times New Roman"/>
          <w:kern w:val="0"/>
          <w:sz w:val="24"/>
          <w14:ligatures w14:val="none"/>
        </w:rPr>
        <w:t xml:space="preserve">OR = 0.735, </w:t>
      </w:r>
      <w:r w:rsidRPr="003145D3">
        <w:rPr>
          <w:rFonts w:ascii="Times New Roman" w:eastAsia="宋体" w:hAnsi="Times New Roman" w:cs="Times New Roman"/>
          <w:i/>
          <w:iCs/>
          <w:kern w:val="0"/>
          <w:sz w:val="24"/>
          <w14:ligatures w14:val="none"/>
        </w:rPr>
        <w:t>p</w:t>
      </w:r>
      <w:r w:rsidRPr="00E344AC">
        <w:rPr>
          <w:rFonts w:ascii="Times New Roman" w:eastAsia="宋体" w:hAnsi="Times New Roman" w:cs="Times New Roman"/>
          <w:kern w:val="0"/>
          <w:sz w:val="24"/>
          <w14:ligatures w14:val="none"/>
        </w:rPr>
        <w:t xml:space="preserve"> &lt; 0.05</w:t>
      </w:r>
      <w:r w:rsidRPr="00576615">
        <w:rPr>
          <w:rFonts w:ascii="宋体" w:eastAsia="宋体" w:hAnsi="宋体" w:cs="Times New Roman"/>
          <w:kern w:val="0"/>
          <w:sz w:val="24"/>
          <w14:ligatures w14:val="none"/>
        </w:rPr>
        <w:t>），表明收入动机在客观行为维度下仍然削弱了收入对职业认同的积极影响，并加剧了工作时长的消极作用</w:t>
      </w:r>
      <w:r w:rsidR="003F31BA">
        <w:rPr>
          <w:rFonts w:ascii="宋体" w:eastAsia="宋体" w:hAnsi="宋体" w:cs="Times New Roman" w:hint="eastAsia"/>
          <w:kern w:val="0"/>
          <w:sz w:val="24"/>
          <w14:ligatures w14:val="none"/>
        </w:rPr>
        <w:t>；</w:t>
      </w:r>
      <w:r w:rsidRPr="00576615">
        <w:rPr>
          <w:rFonts w:ascii="宋体" w:eastAsia="宋体" w:hAnsi="宋体" w:cs="Times New Roman" w:hint="eastAsia"/>
          <w:kern w:val="0"/>
          <w:sz w:val="24"/>
          <w14:ligatures w14:val="none"/>
        </w:rPr>
        <w:t>相</w:t>
      </w:r>
      <w:r w:rsidRPr="00576615">
        <w:rPr>
          <w:rFonts w:ascii="宋体" w:eastAsia="宋体" w:hAnsi="宋体" w:cs="Times New Roman"/>
          <w:kern w:val="0"/>
          <w:sz w:val="24"/>
          <w14:ligatures w14:val="none"/>
        </w:rPr>
        <w:t>对而言，作为“因兴趣择业”替代变量的“专业学习”在所有模型中均呈现显著正向效应，且与月收入（</w:t>
      </w:r>
      <w:r w:rsidRPr="00E344AC">
        <w:rPr>
          <w:rFonts w:ascii="Times New Roman" w:eastAsia="宋体" w:hAnsi="Times New Roman" w:cs="Times New Roman"/>
          <w:kern w:val="0"/>
          <w:sz w:val="24"/>
          <w14:ligatures w14:val="none"/>
        </w:rPr>
        <w:t xml:space="preserve">OR = 1.148, </w:t>
      </w:r>
      <w:r w:rsidRPr="003145D3">
        <w:rPr>
          <w:rFonts w:ascii="Times New Roman" w:eastAsia="宋体" w:hAnsi="Times New Roman" w:cs="Times New Roman"/>
          <w:i/>
          <w:iCs/>
          <w:kern w:val="0"/>
          <w:sz w:val="24"/>
          <w14:ligatures w14:val="none"/>
        </w:rPr>
        <w:t>p</w:t>
      </w:r>
      <w:r w:rsidRPr="00E344AC">
        <w:rPr>
          <w:rFonts w:ascii="Times New Roman" w:eastAsia="宋体" w:hAnsi="Times New Roman" w:cs="Times New Roman"/>
          <w:kern w:val="0"/>
          <w:sz w:val="24"/>
          <w14:ligatures w14:val="none"/>
        </w:rPr>
        <w:t xml:space="preserve"> &lt; 0.05</w:t>
      </w:r>
      <w:r w:rsidRPr="00576615">
        <w:rPr>
          <w:rFonts w:ascii="宋体" w:eastAsia="宋体" w:hAnsi="宋体" w:cs="Times New Roman"/>
          <w:kern w:val="0"/>
          <w:sz w:val="24"/>
          <w14:ligatures w14:val="none"/>
        </w:rPr>
        <w:t>）与工作时长（</w:t>
      </w:r>
      <w:r w:rsidRPr="00E344AC">
        <w:rPr>
          <w:rFonts w:ascii="Times New Roman" w:eastAsia="宋体" w:hAnsi="Times New Roman" w:cs="Times New Roman"/>
          <w:kern w:val="0"/>
          <w:sz w:val="24"/>
          <w14:ligatures w14:val="none"/>
        </w:rPr>
        <w:t xml:space="preserve">OR = 1.276, </w:t>
      </w:r>
      <w:r w:rsidRPr="003145D3">
        <w:rPr>
          <w:rFonts w:ascii="Times New Roman" w:eastAsia="宋体" w:hAnsi="Times New Roman" w:cs="Times New Roman"/>
          <w:i/>
          <w:iCs/>
          <w:kern w:val="0"/>
          <w:sz w:val="24"/>
          <w14:ligatures w14:val="none"/>
        </w:rPr>
        <w:t>p</w:t>
      </w:r>
      <w:r w:rsidRPr="00E344AC">
        <w:rPr>
          <w:rFonts w:ascii="Times New Roman" w:eastAsia="宋体" w:hAnsi="Times New Roman" w:cs="Times New Roman"/>
          <w:kern w:val="0"/>
          <w:sz w:val="24"/>
          <w14:ligatures w14:val="none"/>
        </w:rPr>
        <w:t xml:space="preserve"> &lt; 0.001</w:t>
      </w:r>
      <w:r w:rsidRPr="00576615">
        <w:rPr>
          <w:rFonts w:ascii="宋体" w:eastAsia="宋体" w:hAnsi="宋体" w:cs="Times New Roman"/>
          <w:kern w:val="0"/>
          <w:sz w:val="24"/>
          <w14:ligatures w14:val="none"/>
        </w:rPr>
        <w:t>）的交互项均显著大于</w:t>
      </w:r>
      <w:r w:rsidRPr="00B06E28">
        <w:rPr>
          <w:rFonts w:ascii="Times New Roman" w:eastAsia="宋体" w:hAnsi="Times New Roman" w:cs="Times New Roman"/>
          <w:kern w:val="0"/>
          <w:sz w:val="24"/>
          <w14:ligatures w14:val="none"/>
        </w:rPr>
        <w:t>1</w:t>
      </w:r>
      <w:r w:rsidRPr="00576615">
        <w:rPr>
          <w:rFonts w:ascii="宋体" w:eastAsia="宋体" w:hAnsi="宋体" w:cs="Times New Roman"/>
          <w:kern w:val="0"/>
          <w:sz w:val="24"/>
          <w14:ligatures w14:val="none"/>
        </w:rPr>
        <w:t>，进一步印证了兴趣动机能够放大收入的正向影响并缓解工时的负面作用。</w:t>
      </w:r>
      <w:r w:rsidR="002B08B3">
        <w:rPr>
          <w:rFonts w:ascii="宋体" w:eastAsia="宋体" w:hAnsi="宋体" w:cs="Times New Roman" w:hint="eastAsia"/>
          <w:kern w:val="0"/>
          <w:sz w:val="24"/>
          <w14:ligatures w14:val="none"/>
        </w:rPr>
        <w:t>以上结果表明，所有假设在</w:t>
      </w:r>
      <w:r w:rsidR="00593177">
        <w:rPr>
          <w:rFonts w:ascii="宋体" w:eastAsia="宋体" w:hAnsi="宋体" w:cs="Times New Roman" w:hint="eastAsia"/>
          <w:kern w:val="0"/>
          <w:sz w:val="24"/>
          <w14:ligatures w14:val="none"/>
        </w:rPr>
        <w:t>替换变量和统计模型后依然</w:t>
      </w:r>
      <w:r w:rsidR="002B08B3">
        <w:rPr>
          <w:rFonts w:ascii="宋体" w:eastAsia="宋体" w:hAnsi="宋体" w:cs="Times New Roman" w:hint="eastAsia"/>
          <w:kern w:val="0"/>
          <w:sz w:val="24"/>
          <w14:ligatures w14:val="none"/>
        </w:rPr>
        <w:t>稳健</w:t>
      </w:r>
      <w:r w:rsidR="00593177">
        <w:rPr>
          <w:rFonts w:ascii="宋体" w:eastAsia="宋体" w:hAnsi="宋体" w:cs="Times New Roman" w:hint="eastAsia"/>
          <w:kern w:val="0"/>
          <w:sz w:val="24"/>
          <w14:ligatures w14:val="none"/>
        </w:rPr>
        <w:t>成立</w:t>
      </w:r>
      <w:r w:rsidR="00077A6D">
        <w:rPr>
          <w:rFonts w:ascii="宋体" w:eastAsia="宋体" w:hAnsi="宋体" w:cs="Times New Roman" w:hint="eastAsia"/>
          <w:kern w:val="0"/>
          <w:sz w:val="24"/>
          <w14:ligatures w14:val="none"/>
        </w:rPr>
        <w:t>。</w:t>
      </w:r>
    </w:p>
    <w:p w14:paraId="05E9907B" w14:textId="2C12C5A7" w:rsidR="00E4673E" w:rsidRPr="00BA3723" w:rsidRDefault="00E52C5F" w:rsidP="00BA3723">
      <w:pPr>
        <w:spacing w:beforeLines="100" w:before="312" w:afterLines="50" w:after="156" w:line="276" w:lineRule="auto"/>
        <w:jc w:val="center"/>
        <w:rPr>
          <w:rFonts w:ascii="Times New Roman" w:eastAsia="宋体" w:hAnsi="Times New Roman" w:cs="Times New Roman"/>
          <w:sz w:val="24"/>
        </w:rPr>
      </w:pPr>
      <w:r w:rsidRPr="00A34828">
        <w:rPr>
          <w:rFonts w:ascii="Times New Roman" w:eastAsia="宋体" w:hAnsi="Times New Roman" w:cs="Times New Roman"/>
          <w:sz w:val="24"/>
        </w:rPr>
        <w:t>表</w:t>
      </w:r>
      <w:r w:rsidRPr="00A34828">
        <w:rPr>
          <w:rFonts w:ascii="Times New Roman" w:eastAsia="宋体" w:hAnsi="Times New Roman" w:cs="Times New Roman" w:hint="eastAsia"/>
          <w:sz w:val="24"/>
        </w:rPr>
        <w:t>3</w:t>
      </w:r>
      <w:r>
        <w:rPr>
          <w:rFonts w:ascii="Times New Roman" w:eastAsia="宋体" w:hAnsi="Times New Roman" w:cs="Times New Roman" w:hint="eastAsia"/>
          <w:sz w:val="24"/>
        </w:rPr>
        <w:t>-</w:t>
      </w:r>
      <w:r w:rsidR="003E0A49">
        <w:rPr>
          <w:rFonts w:ascii="Times New Roman" w:eastAsia="宋体" w:hAnsi="Times New Roman" w:cs="Times New Roman" w:hint="eastAsia"/>
          <w:sz w:val="24"/>
        </w:rPr>
        <w:t>3</w:t>
      </w:r>
      <w:r w:rsidRPr="00A34828">
        <w:rPr>
          <w:rFonts w:ascii="Times New Roman" w:eastAsia="宋体" w:hAnsi="Times New Roman" w:cs="Times New Roman"/>
          <w:sz w:val="24"/>
        </w:rPr>
        <w:t xml:space="preserve"> </w:t>
      </w:r>
      <w:r w:rsidR="00CE6E95">
        <w:rPr>
          <w:rFonts w:ascii="Times New Roman" w:eastAsia="宋体" w:hAnsi="Times New Roman" w:cs="Times New Roman" w:hint="eastAsia"/>
          <w:sz w:val="24"/>
        </w:rPr>
        <w:t>替换关键变量及统计模型的</w:t>
      </w:r>
      <w:r w:rsidRPr="00A34828">
        <w:rPr>
          <w:rFonts w:ascii="Times New Roman" w:eastAsia="宋体" w:hAnsi="Times New Roman" w:cs="Times New Roman" w:hint="eastAsia"/>
          <w:sz w:val="24"/>
        </w:rPr>
        <w:t>稳健性检验</w:t>
      </w:r>
    </w:p>
    <w:tbl>
      <w:tblPr>
        <w:tblW w:w="5000" w:type="pct"/>
        <w:tblLayout w:type="fixed"/>
        <w:tblLook w:val="0000" w:firstRow="0" w:lastRow="0" w:firstColumn="0" w:lastColumn="0" w:noHBand="0" w:noVBand="0"/>
      </w:tblPr>
      <w:tblGrid>
        <w:gridCol w:w="2981"/>
        <w:gridCol w:w="1065"/>
        <w:gridCol w:w="1066"/>
        <w:gridCol w:w="1066"/>
        <w:gridCol w:w="1066"/>
        <w:gridCol w:w="1062"/>
      </w:tblGrid>
      <w:tr w:rsidR="001F5992" w14:paraId="79773FAD" w14:textId="77777777" w:rsidTr="0015080D">
        <w:trPr>
          <w:tblHeader/>
        </w:trPr>
        <w:tc>
          <w:tcPr>
            <w:tcW w:w="1794" w:type="pct"/>
            <w:tcBorders>
              <w:top w:val="single" w:sz="12" w:space="0" w:color="auto"/>
              <w:left w:val="nil"/>
              <w:bottom w:val="single" w:sz="12" w:space="0" w:color="auto"/>
              <w:right w:val="nil"/>
            </w:tcBorders>
          </w:tcPr>
          <w:p w14:paraId="4A7B28BB"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变量</w:t>
            </w:r>
          </w:p>
        </w:tc>
        <w:tc>
          <w:tcPr>
            <w:tcW w:w="641" w:type="pct"/>
            <w:tcBorders>
              <w:top w:val="single" w:sz="12" w:space="0" w:color="auto"/>
              <w:left w:val="nil"/>
              <w:bottom w:val="single" w:sz="12" w:space="0" w:color="auto"/>
              <w:right w:val="nil"/>
            </w:tcBorders>
          </w:tcPr>
          <w:p w14:paraId="2E145B17" w14:textId="6B3EAAEB"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模型</w:t>
            </w:r>
            <w:r w:rsidRPr="00F02ED2">
              <w:rPr>
                <w:rFonts w:ascii="Times New Roman" w:eastAsia="宋体" w:hAnsi="Times New Roman" w:cs="Times New Roman" w:hint="eastAsia"/>
                <w:kern w:val="0"/>
                <w:sz w:val="20"/>
                <w:szCs w:val="20"/>
              </w:rPr>
              <w:t>1</w:t>
            </w:r>
            <w:r w:rsidR="007676BD">
              <w:rPr>
                <w:rFonts w:ascii="Times New Roman" w:eastAsia="宋体" w:hAnsi="Times New Roman" w:cs="Times New Roman" w:hint="eastAsia"/>
                <w:kern w:val="0"/>
                <w:sz w:val="20"/>
                <w:szCs w:val="20"/>
              </w:rPr>
              <w:t>1</w:t>
            </w:r>
          </w:p>
        </w:tc>
        <w:tc>
          <w:tcPr>
            <w:tcW w:w="642" w:type="pct"/>
            <w:tcBorders>
              <w:top w:val="single" w:sz="12" w:space="0" w:color="auto"/>
              <w:left w:val="nil"/>
              <w:bottom w:val="single" w:sz="12" w:space="0" w:color="auto"/>
              <w:right w:val="nil"/>
            </w:tcBorders>
          </w:tcPr>
          <w:p w14:paraId="71D669DE" w14:textId="6D16E128"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模型</w:t>
            </w:r>
            <w:r w:rsidRPr="00F02ED2">
              <w:rPr>
                <w:rFonts w:ascii="Times New Roman" w:eastAsia="宋体" w:hAnsi="Times New Roman" w:cs="Times New Roman" w:hint="eastAsia"/>
                <w:kern w:val="0"/>
                <w:sz w:val="20"/>
                <w:szCs w:val="20"/>
              </w:rPr>
              <w:t>1</w:t>
            </w:r>
            <w:r w:rsidR="007676BD">
              <w:rPr>
                <w:rFonts w:ascii="Times New Roman" w:eastAsia="宋体" w:hAnsi="Times New Roman" w:cs="Times New Roman" w:hint="eastAsia"/>
                <w:kern w:val="0"/>
                <w:sz w:val="20"/>
                <w:szCs w:val="20"/>
              </w:rPr>
              <w:t>2</w:t>
            </w:r>
          </w:p>
        </w:tc>
        <w:tc>
          <w:tcPr>
            <w:tcW w:w="642" w:type="pct"/>
            <w:tcBorders>
              <w:top w:val="single" w:sz="12" w:space="0" w:color="auto"/>
              <w:left w:val="nil"/>
              <w:bottom w:val="single" w:sz="12" w:space="0" w:color="auto"/>
              <w:right w:val="nil"/>
            </w:tcBorders>
          </w:tcPr>
          <w:p w14:paraId="49A864FB" w14:textId="29813361"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模型</w:t>
            </w:r>
            <w:r w:rsidRPr="00F02ED2">
              <w:rPr>
                <w:rFonts w:ascii="Times New Roman" w:eastAsia="宋体" w:hAnsi="Times New Roman" w:cs="Times New Roman" w:hint="eastAsia"/>
                <w:kern w:val="0"/>
                <w:sz w:val="20"/>
                <w:szCs w:val="20"/>
              </w:rPr>
              <w:t>1</w:t>
            </w:r>
            <w:r w:rsidR="007676BD">
              <w:rPr>
                <w:rFonts w:ascii="Times New Roman" w:eastAsia="宋体" w:hAnsi="Times New Roman" w:cs="Times New Roman" w:hint="eastAsia"/>
                <w:kern w:val="0"/>
                <w:sz w:val="20"/>
                <w:szCs w:val="20"/>
              </w:rPr>
              <w:t>3</w:t>
            </w:r>
          </w:p>
        </w:tc>
        <w:tc>
          <w:tcPr>
            <w:tcW w:w="642" w:type="pct"/>
            <w:tcBorders>
              <w:top w:val="single" w:sz="12" w:space="0" w:color="auto"/>
              <w:left w:val="nil"/>
              <w:bottom w:val="single" w:sz="12" w:space="0" w:color="auto"/>
              <w:right w:val="nil"/>
            </w:tcBorders>
          </w:tcPr>
          <w:p w14:paraId="5C36CA46" w14:textId="0A2EBA0E"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模型</w:t>
            </w:r>
            <w:r w:rsidRPr="00F02ED2">
              <w:rPr>
                <w:rFonts w:ascii="Times New Roman" w:eastAsia="宋体" w:hAnsi="Times New Roman" w:cs="Times New Roman" w:hint="eastAsia"/>
                <w:kern w:val="0"/>
                <w:sz w:val="20"/>
                <w:szCs w:val="20"/>
              </w:rPr>
              <w:t>1</w:t>
            </w:r>
            <w:r w:rsidR="007676BD">
              <w:rPr>
                <w:rFonts w:ascii="Times New Roman" w:eastAsia="宋体" w:hAnsi="Times New Roman" w:cs="Times New Roman" w:hint="eastAsia"/>
                <w:kern w:val="0"/>
                <w:sz w:val="20"/>
                <w:szCs w:val="20"/>
              </w:rPr>
              <w:t>4</w:t>
            </w:r>
          </w:p>
        </w:tc>
        <w:tc>
          <w:tcPr>
            <w:tcW w:w="639" w:type="pct"/>
            <w:tcBorders>
              <w:top w:val="single" w:sz="12" w:space="0" w:color="auto"/>
              <w:left w:val="nil"/>
              <w:bottom w:val="single" w:sz="12" w:space="0" w:color="auto"/>
              <w:right w:val="nil"/>
            </w:tcBorders>
          </w:tcPr>
          <w:p w14:paraId="3CFAB825" w14:textId="653432D6"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模型</w:t>
            </w:r>
            <w:r w:rsidRPr="00F02ED2">
              <w:rPr>
                <w:rFonts w:ascii="Times New Roman" w:eastAsia="宋体" w:hAnsi="Times New Roman" w:cs="Times New Roman" w:hint="eastAsia"/>
                <w:kern w:val="0"/>
                <w:sz w:val="20"/>
                <w:szCs w:val="20"/>
              </w:rPr>
              <w:t>1</w:t>
            </w:r>
            <w:r w:rsidR="007676BD">
              <w:rPr>
                <w:rFonts w:ascii="Times New Roman" w:eastAsia="宋体" w:hAnsi="Times New Roman" w:cs="Times New Roman" w:hint="eastAsia"/>
                <w:kern w:val="0"/>
                <w:sz w:val="20"/>
                <w:szCs w:val="20"/>
              </w:rPr>
              <w:t>5</w:t>
            </w:r>
          </w:p>
        </w:tc>
      </w:tr>
      <w:tr w:rsidR="001F5992" w14:paraId="3137E139" w14:textId="77777777" w:rsidTr="009C3B4C">
        <w:tc>
          <w:tcPr>
            <w:tcW w:w="1794" w:type="pct"/>
            <w:vMerge w:val="restart"/>
            <w:tcBorders>
              <w:top w:val="nil"/>
              <w:left w:val="nil"/>
            </w:tcBorders>
            <w:vAlign w:val="center"/>
          </w:tcPr>
          <w:p w14:paraId="6ED2C0B0"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月收入</w:t>
            </w:r>
          </w:p>
          <w:p w14:paraId="26370EE9"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（低于</w:t>
            </w:r>
            <w:r w:rsidRPr="00F02ED2">
              <w:rPr>
                <w:rFonts w:ascii="Times New Roman" w:eastAsia="宋体" w:hAnsi="Times New Roman" w:cs="Times New Roman"/>
                <w:kern w:val="0"/>
                <w:sz w:val="20"/>
                <w:szCs w:val="20"/>
              </w:rPr>
              <w:t>1</w:t>
            </w:r>
            <w:r w:rsidRPr="00F02ED2">
              <w:rPr>
                <w:rFonts w:ascii="Times New Roman" w:eastAsia="宋体" w:hAnsi="Times New Roman" w:cs="Times New Roman"/>
                <w:kern w:val="0"/>
                <w:sz w:val="20"/>
                <w:szCs w:val="20"/>
              </w:rPr>
              <w:t>万元</w:t>
            </w:r>
            <w:r w:rsidRPr="00F02ED2">
              <w:rPr>
                <w:rFonts w:ascii="Times New Roman" w:eastAsia="宋体" w:hAnsi="Times New Roman" w:cs="Times New Roman"/>
                <w:kern w:val="0"/>
                <w:sz w:val="20"/>
                <w:szCs w:val="20"/>
              </w:rPr>
              <w:t>=0</w:t>
            </w:r>
            <w:r w:rsidRPr="00F02ED2">
              <w:rPr>
                <w:rFonts w:ascii="Times New Roman" w:eastAsia="宋体" w:hAnsi="Times New Roman" w:cs="Times New Roman"/>
                <w:kern w:val="0"/>
                <w:sz w:val="20"/>
                <w:szCs w:val="20"/>
              </w:rPr>
              <w:t>）</w:t>
            </w:r>
          </w:p>
        </w:tc>
        <w:tc>
          <w:tcPr>
            <w:tcW w:w="641" w:type="pct"/>
          </w:tcPr>
          <w:p w14:paraId="75895DCC" w14:textId="6773EC36" w:rsidR="001F5992" w:rsidRPr="00F02ED2" w:rsidRDefault="00E154EC"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1.203</w:t>
            </w:r>
            <w:r w:rsidRPr="00F02ED2">
              <w:rPr>
                <w:rFonts w:ascii="Times New Roman" w:eastAsia="宋体" w:hAnsi="Times New Roman" w:cs="Times New Roman"/>
                <w:kern w:val="0"/>
                <w:sz w:val="20"/>
                <w:szCs w:val="20"/>
                <w:vertAlign w:val="superscript"/>
              </w:rPr>
              <w:t>***</w:t>
            </w:r>
          </w:p>
        </w:tc>
        <w:tc>
          <w:tcPr>
            <w:tcW w:w="642" w:type="pct"/>
            <w:vAlign w:val="center"/>
          </w:tcPr>
          <w:p w14:paraId="2943B492" w14:textId="5DF75BCB"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1.226</w:t>
            </w:r>
            <w:r w:rsidRPr="00F02ED2">
              <w:rPr>
                <w:rFonts w:ascii="Times New Roman" w:eastAsia="宋体" w:hAnsi="Times New Roman" w:cs="Times New Roman"/>
                <w:kern w:val="0"/>
                <w:sz w:val="20"/>
                <w:szCs w:val="20"/>
                <w:vertAlign w:val="superscript"/>
              </w:rPr>
              <w:t>***</w:t>
            </w:r>
          </w:p>
        </w:tc>
        <w:tc>
          <w:tcPr>
            <w:tcW w:w="642" w:type="pct"/>
            <w:vAlign w:val="center"/>
          </w:tcPr>
          <w:p w14:paraId="25731A29" w14:textId="21B14895" w:rsidR="001F5992" w:rsidRPr="00F02ED2" w:rsidRDefault="00E154EC"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1.203</w:t>
            </w:r>
            <w:r w:rsidR="001F5992" w:rsidRPr="00F02ED2">
              <w:rPr>
                <w:rFonts w:ascii="Times New Roman" w:eastAsia="宋体" w:hAnsi="Times New Roman" w:cs="Times New Roman"/>
                <w:kern w:val="0"/>
                <w:sz w:val="20"/>
                <w:szCs w:val="20"/>
                <w:vertAlign w:val="superscript"/>
              </w:rPr>
              <w:t>***</w:t>
            </w:r>
          </w:p>
        </w:tc>
        <w:tc>
          <w:tcPr>
            <w:tcW w:w="642" w:type="pct"/>
            <w:vAlign w:val="center"/>
          </w:tcPr>
          <w:p w14:paraId="4BBF578F" w14:textId="68616FF8"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w:t>
            </w:r>
            <w:r w:rsidR="00B50A8C" w:rsidRPr="00F02ED2">
              <w:rPr>
                <w:rFonts w:ascii="Times New Roman" w:eastAsia="宋体" w:hAnsi="Times New Roman" w:cs="Times New Roman"/>
                <w:kern w:val="0"/>
                <w:sz w:val="20"/>
                <w:szCs w:val="20"/>
              </w:rPr>
              <w:t>137</w:t>
            </w:r>
            <w:r w:rsidRPr="00F02ED2">
              <w:rPr>
                <w:rFonts w:ascii="Times New Roman" w:eastAsia="宋体" w:hAnsi="Times New Roman" w:cs="Times New Roman"/>
                <w:kern w:val="0"/>
                <w:sz w:val="20"/>
                <w:szCs w:val="20"/>
                <w:vertAlign w:val="superscript"/>
              </w:rPr>
              <w:t>**</w:t>
            </w:r>
          </w:p>
        </w:tc>
        <w:tc>
          <w:tcPr>
            <w:tcW w:w="639" w:type="pct"/>
            <w:vAlign w:val="center"/>
          </w:tcPr>
          <w:p w14:paraId="068ED96D" w14:textId="63A3A3C7" w:rsidR="001F5992" w:rsidRPr="00F02ED2" w:rsidRDefault="00617D69"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1.201</w:t>
            </w:r>
            <w:r w:rsidR="001F5992" w:rsidRPr="00F02ED2">
              <w:rPr>
                <w:rFonts w:ascii="Times New Roman" w:eastAsia="宋体" w:hAnsi="Times New Roman" w:cs="Times New Roman"/>
                <w:kern w:val="0"/>
                <w:sz w:val="20"/>
                <w:szCs w:val="20"/>
                <w:vertAlign w:val="superscript"/>
              </w:rPr>
              <w:t>***</w:t>
            </w:r>
          </w:p>
        </w:tc>
      </w:tr>
      <w:tr w:rsidR="001F5992" w14:paraId="13FDAE97" w14:textId="77777777" w:rsidTr="009C3B4C">
        <w:tc>
          <w:tcPr>
            <w:tcW w:w="1794" w:type="pct"/>
            <w:vMerge/>
            <w:tcBorders>
              <w:left w:val="nil"/>
              <w:bottom w:val="nil"/>
            </w:tcBorders>
            <w:vAlign w:val="center"/>
          </w:tcPr>
          <w:p w14:paraId="47C80B24"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1" w:type="pct"/>
          </w:tcPr>
          <w:p w14:paraId="07D99547" w14:textId="5F081569" w:rsidR="001F5992" w:rsidRPr="00F02ED2" w:rsidRDefault="00E154EC"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(0.048)</w:t>
            </w:r>
          </w:p>
        </w:tc>
        <w:tc>
          <w:tcPr>
            <w:tcW w:w="642" w:type="pct"/>
            <w:vAlign w:val="center"/>
          </w:tcPr>
          <w:p w14:paraId="60605033" w14:textId="31E06042"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Pr="00F02ED2">
              <w:rPr>
                <w:rFonts w:ascii="Times New Roman" w:eastAsia="宋体" w:hAnsi="Times New Roman" w:cs="Times New Roman" w:hint="eastAsia"/>
                <w:kern w:val="0"/>
                <w:sz w:val="20"/>
                <w:szCs w:val="20"/>
              </w:rPr>
              <w:t>50</w:t>
            </w:r>
            <w:r w:rsidRPr="00F02ED2">
              <w:rPr>
                <w:rFonts w:ascii="Times New Roman" w:eastAsia="宋体" w:hAnsi="Times New Roman" w:cs="Times New Roman"/>
                <w:kern w:val="0"/>
                <w:sz w:val="20"/>
                <w:szCs w:val="20"/>
              </w:rPr>
              <w:t>)</w:t>
            </w:r>
          </w:p>
        </w:tc>
        <w:tc>
          <w:tcPr>
            <w:tcW w:w="642" w:type="pct"/>
            <w:vAlign w:val="center"/>
          </w:tcPr>
          <w:p w14:paraId="69F1927C" w14:textId="0441475D"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E154EC" w:rsidRPr="00F02ED2">
              <w:rPr>
                <w:rFonts w:ascii="Times New Roman" w:eastAsia="宋体" w:hAnsi="Times New Roman" w:cs="Times New Roman"/>
                <w:kern w:val="0"/>
                <w:sz w:val="20"/>
                <w:szCs w:val="20"/>
              </w:rPr>
              <w:t>48</w:t>
            </w:r>
            <w:r w:rsidRPr="00F02ED2">
              <w:rPr>
                <w:rFonts w:ascii="Times New Roman" w:eastAsia="宋体" w:hAnsi="Times New Roman" w:cs="Times New Roman"/>
                <w:kern w:val="0"/>
                <w:sz w:val="20"/>
                <w:szCs w:val="20"/>
              </w:rPr>
              <w:t>)</w:t>
            </w:r>
          </w:p>
        </w:tc>
        <w:tc>
          <w:tcPr>
            <w:tcW w:w="642" w:type="pct"/>
            <w:vAlign w:val="center"/>
          </w:tcPr>
          <w:p w14:paraId="738D96B4" w14:textId="52B41E91"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B50A8C" w:rsidRPr="00F02ED2">
              <w:rPr>
                <w:rFonts w:ascii="Times New Roman" w:eastAsia="宋体" w:hAnsi="Times New Roman" w:cs="Times New Roman"/>
                <w:kern w:val="0"/>
                <w:sz w:val="20"/>
                <w:szCs w:val="20"/>
              </w:rPr>
              <w:t>55</w:t>
            </w:r>
            <w:r w:rsidRPr="00F02ED2">
              <w:rPr>
                <w:rFonts w:ascii="Times New Roman" w:eastAsia="宋体" w:hAnsi="Times New Roman" w:cs="Times New Roman"/>
                <w:kern w:val="0"/>
                <w:sz w:val="20"/>
                <w:szCs w:val="20"/>
              </w:rPr>
              <w:t>)</w:t>
            </w:r>
          </w:p>
        </w:tc>
        <w:tc>
          <w:tcPr>
            <w:tcW w:w="639" w:type="pct"/>
            <w:vAlign w:val="center"/>
          </w:tcPr>
          <w:p w14:paraId="19DB7AAB" w14:textId="3376B3B3"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B87D34" w:rsidRPr="00F02ED2">
              <w:rPr>
                <w:rFonts w:ascii="Times New Roman" w:eastAsia="宋体" w:hAnsi="Times New Roman" w:cs="Times New Roman"/>
                <w:kern w:val="0"/>
                <w:sz w:val="20"/>
                <w:szCs w:val="20"/>
              </w:rPr>
              <w:t>48</w:t>
            </w:r>
            <w:r w:rsidRPr="00F02ED2">
              <w:rPr>
                <w:rFonts w:ascii="Times New Roman" w:eastAsia="宋体" w:hAnsi="Times New Roman" w:cs="Times New Roman"/>
                <w:kern w:val="0"/>
                <w:sz w:val="20"/>
                <w:szCs w:val="20"/>
              </w:rPr>
              <w:t>)</w:t>
            </w:r>
          </w:p>
        </w:tc>
      </w:tr>
      <w:tr w:rsidR="001F5992" w:rsidRPr="00365F7B" w14:paraId="40B208CE" w14:textId="77777777" w:rsidTr="009C3B4C">
        <w:tc>
          <w:tcPr>
            <w:tcW w:w="1794" w:type="pct"/>
            <w:vMerge w:val="restart"/>
            <w:tcBorders>
              <w:top w:val="nil"/>
              <w:left w:val="nil"/>
            </w:tcBorders>
            <w:vAlign w:val="center"/>
          </w:tcPr>
          <w:p w14:paraId="061FA0BD"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lastRenderedPageBreak/>
              <w:t>日均工作时长</w:t>
            </w:r>
          </w:p>
          <w:p w14:paraId="066629E3"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（不超过</w:t>
            </w:r>
            <w:r w:rsidRPr="00F02ED2">
              <w:rPr>
                <w:rFonts w:ascii="Times New Roman" w:eastAsia="宋体" w:hAnsi="Times New Roman" w:cs="Times New Roman"/>
                <w:kern w:val="0"/>
                <w:sz w:val="20"/>
                <w:szCs w:val="20"/>
              </w:rPr>
              <w:t>8</w:t>
            </w:r>
            <w:r w:rsidRPr="00F02ED2">
              <w:rPr>
                <w:rFonts w:ascii="Times New Roman" w:eastAsia="宋体" w:hAnsi="Times New Roman" w:cs="Times New Roman"/>
                <w:kern w:val="0"/>
                <w:sz w:val="20"/>
                <w:szCs w:val="20"/>
              </w:rPr>
              <w:t>小时</w:t>
            </w:r>
            <w:r w:rsidRPr="00F02ED2">
              <w:rPr>
                <w:rFonts w:ascii="Times New Roman" w:eastAsia="宋体" w:hAnsi="Times New Roman" w:cs="Times New Roman"/>
                <w:kern w:val="0"/>
                <w:sz w:val="20"/>
                <w:szCs w:val="20"/>
              </w:rPr>
              <w:t>=0</w:t>
            </w:r>
            <w:r w:rsidRPr="00F02ED2">
              <w:rPr>
                <w:rFonts w:ascii="Times New Roman" w:eastAsia="宋体" w:hAnsi="Times New Roman" w:cs="Times New Roman"/>
                <w:kern w:val="0"/>
                <w:sz w:val="20"/>
                <w:szCs w:val="20"/>
              </w:rPr>
              <w:t>）</w:t>
            </w:r>
          </w:p>
        </w:tc>
        <w:tc>
          <w:tcPr>
            <w:tcW w:w="641" w:type="pct"/>
          </w:tcPr>
          <w:p w14:paraId="61C89B6F" w14:textId="7F6AD4A8" w:rsidR="001F5992" w:rsidRPr="00F02ED2" w:rsidRDefault="00E154EC"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0.909</w:t>
            </w:r>
            <w:r w:rsidRPr="00F02ED2">
              <w:rPr>
                <w:rFonts w:ascii="Times New Roman" w:eastAsia="宋体" w:hAnsi="Times New Roman" w:cs="Times New Roman"/>
                <w:kern w:val="0"/>
                <w:sz w:val="20"/>
                <w:szCs w:val="20"/>
                <w:vertAlign w:val="superscript"/>
              </w:rPr>
              <w:t>**</w:t>
            </w:r>
          </w:p>
        </w:tc>
        <w:tc>
          <w:tcPr>
            <w:tcW w:w="642" w:type="pct"/>
          </w:tcPr>
          <w:p w14:paraId="186197EC" w14:textId="103B98B8" w:rsidR="001F5992" w:rsidRPr="00F02ED2" w:rsidRDefault="001F5992" w:rsidP="00F02ED2">
            <w:pPr>
              <w:autoSpaceDE w:val="0"/>
              <w:autoSpaceDN w:val="0"/>
              <w:adjustRightInd w:val="0"/>
              <w:jc w:val="center"/>
              <w:rPr>
                <w:rFonts w:ascii="Times New Roman" w:eastAsia="宋体" w:hAnsi="Times New Roman" w:cs="Times New Roman"/>
                <w:kern w:val="0"/>
                <w:sz w:val="20"/>
                <w:szCs w:val="20"/>
                <w:vertAlign w:val="superscript"/>
              </w:rPr>
            </w:pPr>
            <w:r w:rsidRPr="00F02ED2">
              <w:rPr>
                <w:rFonts w:ascii="Times New Roman" w:eastAsia="宋体" w:hAnsi="Times New Roman" w:cs="Times New Roman"/>
                <w:kern w:val="0"/>
                <w:sz w:val="20"/>
                <w:szCs w:val="20"/>
              </w:rPr>
              <w:t>0.</w:t>
            </w:r>
            <w:r w:rsidRPr="00F02ED2">
              <w:rPr>
                <w:rFonts w:ascii="Times New Roman" w:eastAsia="宋体" w:hAnsi="Times New Roman" w:cs="Times New Roman" w:hint="eastAsia"/>
                <w:kern w:val="0"/>
                <w:sz w:val="20"/>
                <w:szCs w:val="20"/>
              </w:rPr>
              <w:t>910</w:t>
            </w:r>
            <w:r w:rsidRPr="00F02ED2">
              <w:rPr>
                <w:rFonts w:ascii="Times New Roman" w:eastAsia="宋体" w:hAnsi="Times New Roman" w:cs="Times New Roman"/>
                <w:kern w:val="0"/>
                <w:sz w:val="20"/>
                <w:szCs w:val="20"/>
                <w:vertAlign w:val="superscript"/>
              </w:rPr>
              <w:t>**</w:t>
            </w:r>
          </w:p>
        </w:tc>
        <w:tc>
          <w:tcPr>
            <w:tcW w:w="642" w:type="pct"/>
          </w:tcPr>
          <w:p w14:paraId="730E03E2" w14:textId="2096D2B4" w:rsidR="001F5992" w:rsidRPr="00F02ED2" w:rsidRDefault="001F5992" w:rsidP="00F02ED2">
            <w:pPr>
              <w:autoSpaceDE w:val="0"/>
              <w:autoSpaceDN w:val="0"/>
              <w:adjustRightInd w:val="0"/>
              <w:jc w:val="center"/>
              <w:rPr>
                <w:rFonts w:ascii="Times New Roman" w:eastAsia="宋体" w:hAnsi="Times New Roman" w:cs="Times New Roman"/>
                <w:kern w:val="0"/>
                <w:sz w:val="20"/>
                <w:szCs w:val="20"/>
                <w:vertAlign w:val="superscript"/>
              </w:rPr>
            </w:pPr>
            <w:r w:rsidRPr="00F02ED2">
              <w:rPr>
                <w:rFonts w:ascii="Times New Roman" w:eastAsia="宋体" w:hAnsi="Times New Roman" w:cs="Times New Roman"/>
                <w:kern w:val="0"/>
                <w:sz w:val="20"/>
                <w:szCs w:val="20"/>
              </w:rPr>
              <w:t>0.</w:t>
            </w:r>
            <w:r w:rsidR="00E154EC" w:rsidRPr="00F02ED2">
              <w:rPr>
                <w:rFonts w:ascii="Times New Roman" w:eastAsia="宋体" w:hAnsi="Times New Roman" w:cs="Times New Roman"/>
                <w:kern w:val="0"/>
                <w:sz w:val="20"/>
                <w:szCs w:val="20"/>
              </w:rPr>
              <w:t>924</w:t>
            </w:r>
            <w:r w:rsidRPr="00F02ED2">
              <w:rPr>
                <w:rFonts w:ascii="Times New Roman" w:eastAsia="宋体" w:hAnsi="Times New Roman" w:cs="Times New Roman"/>
                <w:kern w:val="0"/>
                <w:sz w:val="20"/>
                <w:szCs w:val="20"/>
                <w:vertAlign w:val="superscript"/>
              </w:rPr>
              <w:t>*</w:t>
            </w:r>
          </w:p>
        </w:tc>
        <w:tc>
          <w:tcPr>
            <w:tcW w:w="642" w:type="pct"/>
          </w:tcPr>
          <w:p w14:paraId="7BB7FC6B" w14:textId="1C066B3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vertAlign w:val="superscript"/>
              </w:rPr>
            </w:pPr>
            <w:r w:rsidRPr="00F02ED2">
              <w:rPr>
                <w:rFonts w:ascii="Times New Roman" w:eastAsia="宋体" w:hAnsi="Times New Roman" w:cs="Times New Roman"/>
                <w:kern w:val="0"/>
                <w:sz w:val="20"/>
                <w:szCs w:val="20"/>
              </w:rPr>
              <w:t>0.</w:t>
            </w:r>
            <w:r w:rsidR="00B50A8C" w:rsidRPr="00F02ED2">
              <w:rPr>
                <w:rFonts w:ascii="Times New Roman" w:eastAsia="宋体" w:hAnsi="Times New Roman" w:cs="Times New Roman"/>
                <w:kern w:val="0"/>
                <w:sz w:val="20"/>
                <w:szCs w:val="20"/>
              </w:rPr>
              <w:t>909</w:t>
            </w:r>
            <w:r w:rsidRPr="00F02ED2">
              <w:rPr>
                <w:rFonts w:ascii="Times New Roman" w:eastAsia="宋体" w:hAnsi="Times New Roman" w:cs="Times New Roman"/>
                <w:kern w:val="0"/>
                <w:sz w:val="20"/>
                <w:szCs w:val="20"/>
                <w:vertAlign w:val="superscript"/>
              </w:rPr>
              <w:t>**</w:t>
            </w:r>
          </w:p>
        </w:tc>
        <w:tc>
          <w:tcPr>
            <w:tcW w:w="639" w:type="pct"/>
          </w:tcPr>
          <w:p w14:paraId="5C5B96B8" w14:textId="5613EDCA" w:rsidR="001F5992" w:rsidRPr="00F02ED2" w:rsidRDefault="001F5992" w:rsidP="00F02ED2">
            <w:pPr>
              <w:autoSpaceDE w:val="0"/>
              <w:autoSpaceDN w:val="0"/>
              <w:adjustRightInd w:val="0"/>
              <w:jc w:val="center"/>
              <w:rPr>
                <w:rFonts w:ascii="Times New Roman" w:eastAsia="宋体" w:hAnsi="Times New Roman" w:cs="Times New Roman"/>
                <w:kern w:val="0"/>
                <w:sz w:val="20"/>
                <w:szCs w:val="20"/>
                <w:vertAlign w:val="superscript"/>
              </w:rPr>
            </w:pPr>
            <w:r w:rsidRPr="00F02ED2">
              <w:rPr>
                <w:rFonts w:ascii="Times New Roman" w:eastAsia="宋体" w:hAnsi="Times New Roman" w:cs="Times New Roman"/>
                <w:kern w:val="0"/>
                <w:sz w:val="20"/>
                <w:szCs w:val="20"/>
              </w:rPr>
              <w:t>0.</w:t>
            </w:r>
            <w:r w:rsidR="00B87D34" w:rsidRPr="00F02ED2">
              <w:rPr>
                <w:rFonts w:ascii="Times New Roman" w:eastAsia="宋体" w:hAnsi="Times New Roman" w:cs="Times New Roman"/>
                <w:kern w:val="0"/>
                <w:sz w:val="20"/>
                <w:szCs w:val="20"/>
              </w:rPr>
              <w:t>825</w:t>
            </w:r>
            <w:r w:rsidRPr="00F02ED2">
              <w:rPr>
                <w:rFonts w:ascii="Times New Roman" w:eastAsia="宋体" w:hAnsi="Times New Roman" w:cs="Times New Roman"/>
                <w:kern w:val="0"/>
                <w:sz w:val="20"/>
                <w:szCs w:val="20"/>
                <w:vertAlign w:val="superscript"/>
              </w:rPr>
              <w:t>***</w:t>
            </w:r>
          </w:p>
        </w:tc>
      </w:tr>
      <w:tr w:rsidR="001F5992" w14:paraId="3361E16E" w14:textId="77777777" w:rsidTr="009C3B4C">
        <w:tc>
          <w:tcPr>
            <w:tcW w:w="1794" w:type="pct"/>
            <w:vMerge/>
            <w:tcBorders>
              <w:left w:val="nil"/>
              <w:bottom w:val="nil"/>
            </w:tcBorders>
            <w:vAlign w:val="center"/>
          </w:tcPr>
          <w:p w14:paraId="09089943"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1" w:type="pct"/>
          </w:tcPr>
          <w:p w14:paraId="5E7D5542" w14:textId="19637228" w:rsidR="001F5992" w:rsidRPr="00F02ED2" w:rsidRDefault="00E154EC"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(0.031)</w:t>
            </w:r>
          </w:p>
        </w:tc>
        <w:tc>
          <w:tcPr>
            <w:tcW w:w="642" w:type="pct"/>
          </w:tcPr>
          <w:p w14:paraId="29EC4B53" w14:textId="67FFE191"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Pr="00F02ED2">
              <w:rPr>
                <w:rFonts w:ascii="Times New Roman" w:eastAsia="宋体" w:hAnsi="Times New Roman" w:cs="Times New Roman" w:hint="eastAsia"/>
                <w:kern w:val="0"/>
                <w:sz w:val="20"/>
                <w:szCs w:val="20"/>
              </w:rPr>
              <w:t>31</w:t>
            </w:r>
            <w:r w:rsidRPr="00F02ED2">
              <w:rPr>
                <w:rFonts w:ascii="Times New Roman" w:eastAsia="宋体" w:hAnsi="Times New Roman" w:cs="Times New Roman"/>
                <w:kern w:val="0"/>
                <w:sz w:val="20"/>
                <w:szCs w:val="20"/>
              </w:rPr>
              <w:t>)</w:t>
            </w:r>
          </w:p>
        </w:tc>
        <w:tc>
          <w:tcPr>
            <w:tcW w:w="642" w:type="pct"/>
          </w:tcPr>
          <w:p w14:paraId="69127A87" w14:textId="4ADAEDD4"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E154EC" w:rsidRPr="00F02ED2">
              <w:rPr>
                <w:rFonts w:ascii="Times New Roman" w:eastAsia="宋体" w:hAnsi="Times New Roman" w:cs="Times New Roman"/>
                <w:kern w:val="0"/>
                <w:sz w:val="20"/>
                <w:szCs w:val="20"/>
              </w:rPr>
              <w:t>32</w:t>
            </w:r>
            <w:r w:rsidRPr="00F02ED2">
              <w:rPr>
                <w:rFonts w:ascii="Times New Roman" w:eastAsia="宋体" w:hAnsi="Times New Roman" w:cs="Times New Roman"/>
                <w:kern w:val="0"/>
                <w:sz w:val="20"/>
                <w:szCs w:val="20"/>
              </w:rPr>
              <w:t>)</w:t>
            </w:r>
          </w:p>
        </w:tc>
        <w:tc>
          <w:tcPr>
            <w:tcW w:w="642" w:type="pct"/>
          </w:tcPr>
          <w:p w14:paraId="04F382E9" w14:textId="3AD3ACED"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F45A28" w:rsidRPr="00F02ED2">
              <w:rPr>
                <w:rFonts w:ascii="Times New Roman" w:eastAsia="宋体" w:hAnsi="Times New Roman" w:cs="Times New Roman"/>
                <w:kern w:val="0"/>
                <w:sz w:val="20"/>
                <w:szCs w:val="20"/>
              </w:rPr>
              <w:t>31</w:t>
            </w:r>
            <w:r w:rsidRPr="00F02ED2">
              <w:rPr>
                <w:rFonts w:ascii="Times New Roman" w:eastAsia="宋体" w:hAnsi="Times New Roman" w:cs="Times New Roman"/>
                <w:kern w:val="0"/>
                <w:sz w:val="20"/>
                <w:szCs w:val="20"/>
              </w:rPr>
              <w:t>)</w:t>
            </w:r>
          </w:p>
        </w:tc>
        <w:tc>
          <w:tcPr>
            <w:tcW w:w="639" w:type="pct"/>
          </w:tcPr>
          <w:p w14:paraId="0CF1CD69" w14:textId="4EF55FB4"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6D4C42" w:rsidRPr="00F02ED2">
              <w:rPr>
                <w:rFonts w:ascii="Times New Roman" w:eastAsia="宋体" w:hAnsi="Times New Roman" w:cs="Times New Roman"/>
                <w:kern w:val="0"/>
                <w:sz w:val="20"/>
                <w:szCs w:val="20"/>
              </w:rPr>
              <w:t>35</w:t>
            </w:r>
            <w:r w:rsidRPr="00F02ED2">
              <w:rPr>
                <w:rFonts w:ascii="Times New Roman" w:eastAsia="宋体" w:hAnsi="Times New Roman" w:cs="Times New Roman"/>
                <w:kern w:val="0"/>
                <w:sz w:val="20"/>
                <w:szCs w:val="20"/>
              </w:rPr>
              <w:t>)</w:t>
            </w:r>
          </w:p>
        </w:tc>
      </w:tr>
      <w:tr w:rsidR="009C3B4C" w14:paraId="68607AD4" w14:textId="77777777" w:rsidTr="00EE1DE0">
        <w:trPr>
          <w:trHeight w:val="717"/>
        </w:trPr>
        <w:tc>
          <w:tcPr>
            <w:tcW w:w="1794" w:type="pct"/>
            <w:vMerge w:val="restart"/>
            <w:tcBorders>
              <w:top w:val="nil"/>
              <w:left w:val="nil"/>
            </w:tcBorders>
            <w:vAlign w:val="center"/>
          </w:tcPr>
          <w:p w14:paraId="4D11F9D9" w14:textId="63A47E41"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业余时间的主要互联网活动：从事副业或进行投资</w:t>
            </w:r>
          </w:p>
          <w:p w14:paraId="45AADF36" w14:textId="19F3931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w:t>
            </w:r>
            <w:r w:rsidRPr="00F02ED2">
              <w:rPr>
                <w:rFonts w:ascii="Times New Roman" w:eastAsia="宋体" w:hAnsi="Times New Roman" w:cs="Times New Roman" w:hint="eastAsia"/>
                <w:kern w:val="0"/>
                <w:sz w:val="20"/>
                <w:szCs w:val="20"/>
              </w:rPr>
              <w:t>非该活动</w:t>
            </w:r>
            <w:r w:rsidRPr="00F02ED2">
              <w:rPr>
                <w:rFonts w:ascii="Times New Roman" w:eastAsia="宋体" w:hAnsi="Times New Roman" w:cs="Times New Roman"/>
                <w:kern w:val="0"/>
                <w:sz w:val="20"/>
                <w:szCs w:val="20"/>
              </w:rPr>
              <w:t>=0</w:t>
            </w:r>
            <w:r w:rsidRPr="00F02ED2">
              <w:rPr>
                <w:rFonts w:ascii="Times New Roman" w:eastAsia="宋体" w:hAnsi="Times New Roman" w:cs="Times New Roman"/>
                <w:kern w:val="0"/>
                <w:sz w:val="20"/>
                <w:szCs w:val="20"/>
              </w:rPr>
              <w:t>）</w:t>
            </w:r>
          </w:p>
        </w:tc>
        <w:tc>
          <w:tcPr>
            <w:tcW w:w="641" w:type="pct"/>
            <w:vAlign w:val="bottom"/>
          </w:tcPr>
          <w:p w14:paraId="7AA4B00B"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vAlign w:val="bottom"/>
          </w:tcPr>
          <w:p w14:paraId="4741EB3D" w14:textId="624F8452"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1</w:t>
            </w:r>
            <w:r w:rsidRPr="00F02ED2">
              <w:rPr>
                <w:rFonts w:ascii="Times New Roman" w:eastAsia="宋体" w:hAnsi="Times New Roman" w:cs="Times New Roman"/>
                <w:kern w:val="0"/>
                <w:sz w:val="20"/>
                <w:szCs w:val="20"/>
              </w:rPr>
              <w:t>.2</w:t>
            </w:r>
            <w:r w:rsidRPr="00F02ED2">
              <w:rPr>
                <w:rFonts w:ascii="Times New Roman" w:eastAsia="宋体" w:hAnsi="Times New Roman" w:cs="Times New Roman" w:hint="eastAsia"/>
                <w:kern w:val="0"/>
                <w:sz w:val="20"/>
                <w:szCs w:val="20"/>
              </w:rPr>
              <w:t>52</w:t>
            </w:r>
            <w:r w:rsidR="00A01DDE">
              <w:rPr>
                <w:rFonts w:ascii="Times New Roman" w:eastAsia="宋体" w:hAnsi="Times New Roman" w:cs="Times New Roman" w:hint="eastAsia"/>
                <w:kern w:val="0"/>
                <w:sz w:val="20"/>
                <w:szCs w:val="20"/>
                <w:vertAlign w:val="superscript"/>
              </w:rPr>
              <w:t>+</w:t>
            </w:r>
          </w:p>
        </w:tc>
        <w:tc>
          <w:tcPr>
            <w:tcW w:w="642" w:type="pct"/>
            <w:vAlign w:val="bottom"/>
          </w:tcPr>
          <w:p w14:paraId="46EA6E15" w14:textId="4482F1B9" w:rsidR="001F5992" w:rsidRPr="00F02ED2" w:rsidRDefault="00635C11"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1.158</w:t>
            </w:r>
          </w:p>
        </w:tc>
        <w:tc>
          <w:tcPr>
            <w:tcW w:w="642" w:type="pct"/>
            <w:vAlign w:val="bottom"/>
          </w:tcPr>
          <w:p w14:paraId="2A8DFD30" w14:textId="21E62A41" w:rsidR="001F5992" w:rsidRPr="00F02ED2" w:rsidRDefault="00635C11"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1.013</w:t>
            </w:r>
          </w:p>
        </w:tc>
        <w:tc>
          <w:tcPr>
            <w:tcW w:w="639" w:type="pct"/>
            <w:vAlign w:val="bottom"/>
          </w:tcPr>
          <w:p w14:paraId="2436E0F2" w14:textId="5C9B416C" w:rsidR="001F5992" w:rsidRPr="00F02ED2" w:rsidRDefault="0039386C"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w:t>
            </w:r>
            <w:r w:rsidR="001F5992" w:rsidRPr="00F02ED2">
              <w:rPr>
                <w:rFonts w:ascii="Times New Roman" w:eastAsia="宋体" w:hAnsi="Times New Roman" w:cs="Times New Roman"/>
                <w:kern w:val="0"/>
                <w:sz w:val="20"/>
                <w:szCs w:val="20"/>
              </w:rPr>
              <w:t>.</w:t>
            </w:r>
            <w:r w:rsidRPr="00F02ED2">
              <w:rPr>
                <w:rFonts w:ascii="Times New Roman" w:eastAsia="宋体" w:hAnsi="Times New Roman" w:cs="Times New Roman"/>
                <w:kern w:val="0"/>
                <w:sz w:val="20"/>
                <w:szCs w:val="20"/>
              </w:rPr>
              <w:t>009</w:t>
            </w:r>
          </w:p>
        </w:tc>
      </w:tr>
      <w:tr w:rsidR="001F5992" w14:paraId="2487DA12" w14:textId="77777777" w:rsidTr="009C3B4C">
        <w:trPr>
          <w:trHeight w:val="718"/>
        </w:trPr>
        <w:tc>
          <w:tcPr>
            <w:tcW w:w="1794" w:type="pct"/>
            <w:vMerge/>
            <w:tcBorders>
              <w:left w:val="nil"/>
              <w:bottom w:val="nil"/>
            </w:tcBorders>
          </w:tcPr>
          <w:p w14:paraId="58550BD4" w14:textId="77777777" w:rsidR="001F5992" w:rsidRPr="00F02ED2" w:rsidRDefault="001F5992" w:rsidP="00F02ED2">
            <w:pPr>
              <w:autoSpaceDE w:val="0"/>
              <w:autoSpaceDN w:val="0"/>
              <w:adjustRightInd w:val="0"/>
              <w:rPr>
                <w:rFonts w:ascii="Times New Roman" w:eastAsia="宋体" w:hAnsi="Times New Roman" w:cs="Times New Roman"/>
                <w:kern w:val="0"/>
                <w:sz w:val="20"/>
                <w:szCs w:val="20"/>
              </w:rPr>
            </w:pPr>
          </w:p>
        </w:tc>
        <w:tc>
          <w:tcPr>
            <w:tcW w:w="641" w:type="pct"/>
          </w:tcPr>
          <w:p w14:paraId="4E5A07EA"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51B3A4AC" w14:textId="66668D70"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w:t>
            </w:r>
            <w:r w:rsidR="00D155F3" w:rsidRPr="00F02ED2">
              <w:rPr>
                <w:rFonts w:ascii="Times New Roman" w:eastAsia="宋体" w:hAnsi="Times New Roman" w:cs="Times New Roman" w:hint="eastAsia"/>
                <w:kern w:val="0"/>
                <w:sz w:val="20"/>
                <w:szCs w:val="20"/>
              </w:rPr>
              <w:t>149</w:t>
            </w:r>
            <w:r w:rsidRPr="00F02ED2">
              <w:rPr>
                <w:rFonts w:ascii="Times New Roman" w:eastAsia="宋体" w:hAnsi="Times New Roman" w:cs="Times New Roman"/>
                <w:kern w:val="0"/>
                <w:sz w:val="20"/>
                <w:szCs w:val="20"/>
              </w:rPr>
              <w:t>)</w:t>
            </w:r>
          </w:p>
        </w:tc>
        <w:tc>
          <w:tcPr>
            <w:tcW w:w="642" w:type="pct"/>
          </w:tcPr>
          <w:p w14:paraId="73C14075" w14:textId="2B5CC10F"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w:t>
            </w:r>
            <w:r w:rsidR="00B91B66" w:rsidRPr="00F02ED2">
              <w:rPr>
                <w:rFonts w:ascii="Times New Roman" w:eastAsia="宋体" w:hAnsi="Times New Roman" w:cs="Times New Roman"/>
                <w:kern w:val="0"/>
                <w:sz w:val="20"/>
                <w:szCs w:val="20"/>
              </w:rPr>
              <w:t>120</w:t>
            </w:r>
            <w:r w:rsidRPr="00F02ED2">
              <w:rPr>
                <w:rFonts w:ascii="Times New Roman" w:eastAsia="宋体" w:hAnsi="Times New Roman" w:cs="Times New Roman"/>
                <w:kern w:val="0"/>
                <w:sz w:val="20"/>
                <w:szCs w:val="20"/>
              </w:rPr>
              <w:t>)</w:t>
            </w:r>
          </w:p>
        </w:tc>
        <w:tc>
          <w:tcPr>
            <w:tcW w:w="642" w:type="pct"/>
          </w:tcPr>
          <w:p w14:paraId="57D2D0DF" w14:textId="7ED0F97F"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DF66C8" w:rsidRPr="00F02ED2">
              <w:rPr>
                <w:rFonts w:ascii="Times New Roman" w:eastAsia="宋体" w:hAnsi="Times New Roman" w:cs="Times New Roman"/>
                <w:kern w:val="0"/>
                <w:sz w:val="20"/>
                <w:szCs w:val="20"/>
              </w:rPr>
              <w:t>80</w:t>
            </w:r>
            <w:r w:rsidRPr="00F02ED2">
              <w:rPr>
                <w:rFonts w:ascii="Times New Roman" w:eastAsia="宋体" w:hAnsi="Times New Roman" w:cs="Times New Roman"/>
                <w:kern w:val="0"/>
                <w:sz w:val="20"/>
                <w:szCs w:val="20"/>
              </w:rPr>
              <w:t>)</w:t>
            </w:r>
          </w:p>
        </w:tc>
        <w:tc>
          <w:tcPr>
            <w:tcW w:w="639" w:type="pct"/>
          </w:tcPr>
          <w:p w14:paraId="4DA3EB54" w14:textId="58F81EA8"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5656A1" w:rsidRPr="00F02ED2">
              <w:rPr>
                <w:rFonts w:ascii="Times New Roman" w:eastAsia="宋体" w:hAnsi="Times New Roman" w:cs="Times New Roman"/>
                <w:kern w:val="0"/>
                <w:sz w:val="20"/>
                <w:szCs w:val="20"/>
              </w:rPr>
              <w:t>79</w:t>
            </w:r>
            <w:r w:rsidRPr="00F02ED2">
              <w:rPr>
                <w:rFonts w:ascii="Times New Roman" w:eastAsia="宋体" w:hAnsi="Times New Roman" w:cs="Times New Roman"/>
                <w:kern w:val="0"/>
                <w:sz w:val="20"/>
                <w:szCs w:val="20"/>
              </w:rPr>
              <w:t>)</w:t>
            </w:r>
          </w:p>
        </w:tc>
      </w:tr>
      <w:tr w:rsidR="00EE1DE0" w14:paraId="7055BCBE" w14:textId="77777777" w:rsidTr="00EE1DE0">
        <w:trPr>
          <w:trHeight w:val="538"/>
        </w:trPr>
        <w:tc>
          <w:tcPr>
            <w:tcW w:w="1794" w:type="pct"/>
            <w:vMerge w:val="restart"/>
            <w:tcBorders>
              <w:top w:val="nil"/>
              <w:left w:val="nil"/>
            </w:tcBorders>
            <w:vAlign w:val="center"/>
          </w:tcPr>
          <w:p w14:paraId="5739D4A6" w14:textId="388C62D9"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业余时间的主要互联网活动：专业学习</w:t>
            </w:r>
          </w:p>
          <w:p w14:paraId="5DC6B0B0" w14:textId="609FC1E3"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w:t>
            </w:r>
            <w:r w:rsidRPr="00F02ED2">
              <w:rPr>
                <w:rFonts w:ascii="Times New Roman" w:eastAsia="宋体" w:hAnsi="Times New Roman" w:cs="Times New Roman" w:hint="eastAsia"/>
                <w:kern w:val="0"/>
                <w:sz w:val="20"/>
                <w:szCs w:val="20"/>
              </w:rPr>
              <w:t>非该活动</w:t>
            </w:r>
            <w:r w:rsidRPr="00F02ED2">
              <w:rPr>
                <w:rFonts w:ascii="Times New Roman" w:eastAsia="宋体" w:hAnsi="Times New Roman" w:cs="Times New Roman"/>
                <w:kern w:val="0"/>
                <w:sz w:val="20"/>
                <w:szCs w:val="20"/>
              </w:rPr>
              <w:t>=0</w:t>
            </w:r>
            <w:r w:rsidRPr="00F02ED2">
              <w:rPr>
                <w:rFonts w:ascii="Times New Roman" w:eastAsia="宋体" w:hAnsi="Times New Roman" w:cs="Times New Roman"/>
                <w:kern w:val="0"/>
                <w:sz w:val="20"/>
                <w:szCs w:val="20"/>
              </w:rPr>
              <w:t>）</w:t>
            </w:r>
          </w:p>
        </w:tc>
        <w:tc>
          <w:tcPr>
            <w:tcW w:w="641" w:type="pct"/>
          </w:tcPr>
          <w:p w14:paraId="4BECC5DC" w14:textId="77777777" w:rsidR="001F5992" w:rsidRPr="00F02ED2" w:rsidRDefault="001F5992" w:rsidP="00F02ED2">
            <w:pPr>
              <w:autoSpaceDE w:val="0"/>
              <w:autoSpaceDN w:val="0"/>
              <w:adjustRightInd w:val="0"/>
              <w:ind w:rightChars="-22" w:right="-46"/>
              <w:jc w:val="center"/>
              <w:rPr>
                <w:rFonts w:ascii="Times New Roman" w:eastAsia="宋体" w:hAnsi="Times New Roman" w:cs="Times New Roman"/>
                <w:kern w:val="0"/>
                <w:sz w:val="20"/>
                <w:szCs w:val="20"/>
              </w:rPr>
            </w:pPr>
          </w:p>
        </w:tc>
        <w:tc>
          <w:tcPr>
            <w:tcW w:w="642" w:type="pct"/>
            <w:vAlign w:val="bottom"/>
          </w:tcPr>
          <w:p w14:paraId="2A752D60" w14:textId="15117EC2" w:rsidR="001F5992" w:rsidRPr="00F02ED2" w:rsidRDefault="004F4AE8" w:rsidP="00F02ED2">
            <w:pPr>
              <w:autoSpaceDE w:val="0"/>
              <w:autoSpaceDN w:val="0"/>
              <w:adjustRightInd w:val="0"/>
              <w:ind w:rightChars="-22" w:right="-46"/>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1.298</w:t>
            </w:r>
            <w:r w:rsidR="001F5992" w:rsidRPr="00F02ED2">
              <w:rPr>
                <w:rFonts w:ascii="Times New Roman" w:eastAsia="宋体" w:hAnsi="Times New Roman" w:cs="Times New Roman"/>
                <w:kern w:val="0"/>
                <w:sz w:val="20"/>
                <w:szCs w:val="20"/>
                <w:vertAlign w:val="superscript"/>
              </w:rPr>
              <w:t>***</w:t>
            </w:r>
          </w:p>
        </w:tc>
        <w:tc>
          <w:tcPr>
            <w:tcW w:w="642" w:type="pct"/>
            <w:vAlign w:val="bottom"/>
          </w:tcPr>
          <w:p w14:paraId="6C5A82C1" w14:textId="39CF05B9" w:rsidR="001F5992" w:rsidRPr="00F02ED2" w:rsidRDefault="004C54D6"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w:t>
            </w:r>
            <w:r w:rsidR="000F2A06" w:rsidRPr="00F02ED2">
              <w:rPr>
                <w:rFonts w:ascii="Times New Roman" w:eastAsia="宋体" w:hAnsi="Times New Roman" w:cs="Times New Roman"/>
                <w:kern w:val="0"/>
                <w:sz w:val="20"/>
                <w:szCs w:val="20"/>
              </w:rPr>
              <w:t>299</w:t>
            </w:r>
            <w:r w:rsidR="001F5992" w:rsidRPr="00F02ED2">
              <w:rPr>
                <w:rFonts w:ascii="Times New Roman" w:eastAsia="宋体" w:hAnsi="Times New Roman" w:cs="Times New Roman"/>
                <w:kern w:val="0"/>
                <w:sz w:val="20"/>
                <w:szCs w:val="20"/>
                <w:vertAlign w:val="superscript"/>
              </w:rPr>
              <w:t>***</w:t>
            </w:r>
          </w:p>
        </w:tc>
        <w:tc>
          <w:tcPr>
            <w:tcW w:w="642" w:type="pct"/>
            <w:vAlign w:val="bottom"/>
          </w:tcPr>
          <w:p w14:paraId="67571FDF" w14:textId="4F25C875" w:rsidR="001F5992" w:rsidRPr="00F02ED2" w:rsidRDefault="009B00D6"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1.210</w:t>
            </w:r>
            <w:r w:rsidR="001F5992" w:rsidRPr="00F02ED2">
              <w:rPr>
                <w:rFonts w:ascii="Times New Roman" w:eastAsia="宋体" w:hAnsi="Times New Roman" w:cs="Times New Roman"/>
                <w:kern w:val="0"/>
                <w:sz w:val="20"/>
                <w:szCs w:val="20"/>
                <w:vertAlign w:val="superscript"/>
              </w:rPr>
              <w:t>**</w:t>
            </w:r>
            <w:r w:rsidR="002C0884" w:rsidRPr="00F02ED2">
              <w:rPr>
                <w:rFonts w:ascii="Times New Roman" w:eastAsia="宋体" w:hAnsi="Times New Roman" w:cs="Times New Roman"/>
                <w:kern w:val="0"/>
                <w:sz w:val="20"/>
                <w:szCs w:val="20"/>
                <w:vertAlign w:val="superscript"/>
              </w:rPr>
              <w:t>*</w:t>
            </w:r>
          </w:p>
        </w:tc>
        <w:tc>
          <w:tcPr>
            <w:tcW w:w="639" w:type="pct"/>
            <w:vAlign w:val="bottom"/>
          </w:tcPr>
          <w:p w14:paraId="146E8E4C" w14:textId="1DFD7797" w:rsidR="001F5992" w:rsidRPr="00F02ED2" w:rsidRDefault="00E73464"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w:t>
            </w:r>
            <w:r w:rsidR="001F5992" w:rsidRPr="00F02ED2">
              <w:rPr>
                <w:rFonts w:ascii="Times New Roman" w:eastAsia="宋体" w:hAnsi="Times New Roman" w:cs="Times New Roman"/>
                <w:kern w:val="0"/>
                <w:sz w:val="20"/>
                <w:szCs w:val="20"/>
              </w:rPr>
              <w:t>.</w:t>
            </w:r>
            <w:r w:rsidRPr="00F02ED2">
              <w:rPr>
                <w:rFonts w:ascii="Times New Roman" w:eastAsia="宋体" w:hAnsi="Times New Roman" w:cs="Times New Roman"/>
                <w:kern w:val="0"/>
                <w:sz w:val="20"/>
                <w:szCs w:val="20"/>
              </w:rPr>
              <w:t>160</w:t>
            </w:r>
            <w:r w:rsidR="001F5992" w:rsidRPr="00F02ED2">
              <w:rPr>
                <w:rFonts w:ascii="Times New Roman" w:eastAsia="宋体" w:hAnsi="Times New Roman" w:cs="Times New Roman"/>
                <w:kern w:val="0"/>
                <w:sz w:val="20"/>
                <w:szCs w:val="20"/>
                <w:vertAlign w:val="superscript"/>
              </w:rPr>
              <w:t>**</w:t>
            </w:r>
          </w:p>
        </w:tc>
      </w:tr>
      <w:tr w:rsidR="001F5992" w14:paraId="37D2870C" w14:textId="77777777" w:rsidTr="009C3B4C">
        <w:trPr>
          <w:trHeight w:val="538"/>
        </w:trPr>
        <w:tc>
          <w:tcPr>
            <w:tcW w:w="1794" w:type="pct"/>
            <w:vMerge/>
            <w:tcBorders>
              <w:left w:val="nil"/>
              <w:bottom w:val="nil"/>
            </w:tcBorders>
          </w:tcPr>
          <w:p w14:paraId="2436BBA3"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1" w:type="pct"/>
          </w:tcPr>
          <w:p w14:paraId="2CAE2A34"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62C9245E" w14:textId="01019174"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BA71BF" w:rsidRPr="00F02ED2">
              <w:rPr>
                <w:rFonts w:ascii="Times New Roman" w:eastAsia="宋体" w:hAnsi="Times New Roman" w:cs="Times New Roman" w:hint="eastAsia"/>
                <w:kern w:val="0"/>
                <w:sz w:val="20"/>
                <w:szCs w:val="20"/>
              </w:rPr>
              <w:t>46</w:t>
            </w:r>
            <w:r w:rsidRPr="00F02ED2">
              <w:rPr>
                <w:rFonts w:ascii="Times New Roman" w:eastAsia="宋体" w:hAnsi="Times New Roman" w:cs="Times New Roman"/>
                <w:kern w:val="0"/>
                <w:sz w:val="20"/>
                <w:szCs w:val="20"/>
              </w:rPr>
              <w:t>)</w:t>
            </w:r>
          </w:p>
        </w:tc>
        <w:tc>
          <w:tcPr>
            <w:tcW w:w="642" w:type="pct"/>
          </w:tcPr>
          <w:p w14:paraId="59852747" w14:textId="6A9B284F"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F543C4" w:rsidRPr="00F02ED2">
              <w:rPr>
                <w:rFonts w:ascii="Times New Roman" w:eastAsia="宋体" w:hAnsi="Times New Roman" w:cs="Times New Roman"/>
                <w:kern w:val="0"/>
                <w:sz w:val="20"/>
                <w:szCs w:val="20"/>
              </w:rPr>
              <w:t>46</w:t>
            </w:r>
            <w:r w:rsidRPr="00F02ED2">
              <w:rPr>
                <w:rFonts w:ascii="Times New Roman" w:eastAsia="宋体" w:hAnsi="Times New Roman" w:cs="Times New Roman"/>
                <w:kern w:val="0"/>
                <w:sz w:val="20"/>
                <w:szCs w:val="20"/>
              </w:rPr>
              <w:t>)</w:t>
            </w:r>
          </w:p>
        </w:tc>
        <w:tc>
          <w:tcPr>
            <w:tcW w:w="642" w:type="pct"/>
          </w:tcPr>
          <w:p w14:paraId="6440B5AB" w14:textId="682E0BB4"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2C0884" w:rsidRPr="00F02ED2">
              <w:rPr>
                <w:rFonts w:ascii="Times New Roman" w:eastAsia="宋体" w:hAnsi="Times New Roman" w:cs="Times New Roman"/>
                <w:kern w:val="0"/>
                <w:sz w:val="20"/>
                <w:szCs w:val="20"/>
              </w:rPr>
              <w:t>58</w:t>
            </w:r>
            <w:r w:rsidRPr="00F02ED2">
              <w:rPr>
                <w:rFonts w:ascii="Times New Roman" w:eastAsia="宋体" w:hAnsi="Times New Roman" w:cs="Times New Roman"/>
                <w:kern w:val="0"/>
                <w:sz w:val="20"/>
                <w:szCs w:val="20"/>
              </w:rPr>
              <w:t>)</w:t>
            </w:r>
          </w:p>
        </w:tc>
        <w:tc>
          <w:tcPr>
            <w:tcW w:w="639" w:type="pct"/>
          </w:tcPr>
          <w:p w14:paraId="21864A06" w14:textId="26ED034B"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(0.0</w:t>
            </w:r>
            <w:r w:rsidR="00357CAD" w:rsidRPr="00F02ED2">
              <w:rPr>
                <w:rFonts w:ascii="Times New Roman" w:eastAsia="宋体" w:hAnsi="Times New Roman" w:cs="Times New Roman"/>
                <w:kern w:val="0"/>
                <w:sz w:val="20"/>
                <w:szCs w:val="20"/>
              </w:rPr>
              <w:t>5</w:t>
            </w:r>
            <w:r w:rsidR="00914B43" w:rsidRPr="00F02ED2">
              <w:rPr>
                <w:rFonts w:ascii="Times New Roman" w:eastAsia="宋体" w:hAnsi="Times New Roman" w:cs="Times New Roman"/>
                <w:kern w:val="0"/>
                <w:sz w:val="20"/>
                <w:szCs w:val="20"/>
              </w:rPr>
              <w:t>5</w:t>
            </w:r>
            <w:r w:rsidRPr="00F02ED2">
              <w:rPr>
                <w:rFonts w:ascii="Times New Roman" w:eastAsia="宋体" w:hAnsi="Times New Roman" w:cs="Times New Roman"/>
                <w:kern w:val="0"/>
                <w:sz w:val="20"/>
                <w:szCs w:val="20"/>
              </w:rPr>
              <w:t>)</w:t>
            </w:r>
          </w:p>
        </w:tc>
      </w:tr>
      <w:tr w:rsidR="001F5992" w14:paraId="5673B321" w14:textId="77777777" w:rsidTr="009C3B4C">
        <w:tc>
          <w:tcPr>
            <w:tcW w:w="1794" w:type="pct"/>
            <w:vMerge w:val="restart"/>
            <w:tcBorders>
              <w:top w:val="nil"/>
              <w:left w:val="nil"/>
            </w:tcBorders>
            <w:vAlign w:val="center"/>
          </w:tcPr>
          <w:p w14:paraId="22939A0C" w14:textId="508CC9B0" w:rsidR="001F5992" w:rsidRPr="00F02ED2" w:rsidRDefault="001F5992" w:rsidP="00F02ED2">
            <w:pPr>
              <w:autoSpaceDE w:val="0"/>
              <w:autoSpaceDN w:val="0"/>
              <w:adjustRightInd w:val="0"/>
              <w:jc w:val="center"/>
              <w:rPr>
                <w:rFonts w:ascii="宋体" w:eastAsia="宋体" w:hAnsi="宋体" w:cs="Times New Roman"/>
                <w:kern w:val="0"/>
                <w:sz w:val="20"/>
                <w:szCs w:val="20"/>
              </w:rPr>
            </w:pPr>
            <w:r w:rsidRPr="00F02ED2">
              <w:rPr>
                <w:rFonts w:ascii="宋体" w:eastAsia="宋体" w:hAnsi="宋体" w:cs="Times New Roman" w:hint="eastAsia"/>
                <w:kern w:val="0"/>
                <w:sz w:val="20"/>
                <w:szCs w:val="20"/>
              </w:rPr>
              <w:t>从事副业或进行投资</w:t>
            </w:r>
            <m:oMath>
              <m:r>
                <w:rPr>
                  <w:rFonts w:ascii="Cambria Math" w:eastAsia="宋体" w:hAnsi="Cambria Math" w:cs="Times New Roman"/>
                  <w:kern w:val="0"/>
                  <w:sz w:val="20"/>
                  <w:szCs w:val="20"/>
                </w:rPr>
                <m:t>×</m:t>
              </m:r>
            </m:oMath>
            <w:r w:rsidRPr="00F02ED2">
              <w:rPr>
                <w:rFonts w:ascii="宋体" w:eastAsia="宋体" w:hAnsi="宋体" w:cs="Times New Roman"/>
                <w:kern w:val="0"/>
                <w:sz w:val="20"/>
                <w:szCs w:val="20"/>
              </w:rPr>
              <w:t>月收入</w:t>
            </w:r>
          </w:p>
        </w:tc>
        <w:tc>
          <w:tcPr>
            <w:tcW w:w="641" w:type="pct"/>
          </w:tcPr>
          <w:p w14:paraId="001DB87E"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13898B2A" w14:textId="607FBB68" w:rsidR="001F5992" w:rsidRPr="00F02ED2" w:rsidRDefault="005B5BB4"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0.681</w:t>
            </w:r>
            <w:r w:rsidR="001F5992" w:rsidRPr="00F02ED2">
              <w:rPr>
                <w:rFonts w:ascii="Times New Roman" w:eastAsia="宋体" w:hAnsi="Times New Roman" w:cs="Times New Roman"/>
                <w:kern w:val="0"/>
                <w:sz w:val="20"/>
                <w:szCs w:val="20"/>
                <w:vertAlign w:val="superscript"/>
              </w:rPr>
              <w:t>*</w:t>
            </w:r>
          </w:p>
        </w:tc>
        <w:tc>
          <w:tcPr>
            <w:tcW w:w="642" w:type="pct"/>
          </w:tcPr>
          <w:p w14:paraId="1EAC84B4"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5B6BBAF1"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39" w:type="pct"/>
          </w:tcPr>
          <w:p w14:paraId="4EEF8950"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r>
      <w:tr w:rsidR="001F5992" w14:paraId="29ECA1B0" w14:textId="77777777" w:rsidTr="009C3B4C">
        <w:tc>
          <w:tcPr>
            <w:tcW w:w="1794" w:type="pct"/>
            <w:vMerge/>
            <w:tcBorders>
              <w:left w:val="nil"/>
              <w:bottom w:val="nil"/>
            </w:tcBorders>
            <w:vAlign w:val="center"/>
          </w:tcPr>
          <w:p w14:paraId="2FABD680" w14:textId="77777777" w:rsidR="001F5992" w:rsidRPr="00F02ED2" w:rsidRDefault="001F5992" w:rsidP="00F02ED2">
            <w:pPr>
              <w:autoSpaceDE w:val="0"/>
              <w:autoSpaceDN w:val="0"/>
              <w:adjustRightInd w:val="0"/>
              <w:jc w:val="center"/>
              <w:rPr>
                <w:rFonts w:ascii="宋体" w:eastAsia="宋体" w:hAnsi="宋体" w:cs="Times New Roman"/>
                <w:kern w:val="0"/>
                <w:sz w:val="20"/>
                <w:szCs w:val="20"/>
              </w:rPr>
            </w:pPr>
          </w:p>
        </w:tc>
        <w:tc>
          <w:tcPr>
            <w:tcW w:w="641" w:type="pct"/>
          </w:tcPr>
          <w:p w14:paraId="73F817A6"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6E50BA59" w14:textId="43AAA72A"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(0.10</w:t>
            </w:r>
            <w:r w:rsidR="00B9685F" w:rsidRPr="00F02ED2">
              <w:rPr>
                <w:rFonts w:ascii="Times New Roman" w:eastAsia="宋体" w:hAnsi="Times New Roman" w:cs="Times New Roman" w:hint="eastAsia"/>
                <w:kern w:val="0"/>
                <w:sz w:val="20"/>
                <w:szCs w:val="20"/>
              </w:rPr>
              <w:t>6</w:t>
            </w:r>
            <w:r w:rsidRPr="00F02ED2">
              <w:rPr>
                <w:rFonts w:ascii="Times New Roman" w:eastAsia="宋体" w:hAnsi="Times New Roman" w:cs="Times New Roman"/>
                <w:kern w:val="0"/>
                <w:sz w:val="20"/>
                <w:szCs w:val="20"/>
              </w:rPr>
              <w:t>)</w:t>
            </w:r>
          </w:p>
        </w:tc>
        <w:tc>
          <w:tcPr>
            <w:tcW w:w="642" w:type="pct"/>
          </w:tcPr>
          <w:p w14:paraId="2A09DDF9"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579553AD"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39" w:type="pct"/>
          </w:tcPr>
          <w:p w14:paraId="16B7F2DC"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r>
      <w:tr w:rsidR="001F5992" w14:paraId="3FE5E8BE" w14:textId="77777777" w:rsidTr="009C3B4C">
        <w:tc>
          <w:tcPr>
            <w:tcW w:w="1794" w:type="pct"/>
            <w:vMerge w:val="restart"/>
            <w:tcBorders>
              <w:top w:val="nil"/>
              <w:left w:val="nil"/>
            </w:tcBorders>
            <w:vAlign w:val="center"/>
          </w:tcPr>
          <w:p w14:paraId="7603A684" w14:textId="735C2CF0" w:rsidR="001F5992" w:rsidRPr="00F02ED2" w:rsidRDefault="001F5992" w:rsidP="00F02ED2">
            <w:pPr>
              <w:autoSpaceDE w:val="0"/>
              <w:autoSpaceDN w:val="0"/>
              <w:adjustRightInd w:val="0"/>
              <w:jc w:val="center"/>
              <w:rPr>
                <w:rFonts w:ascii="宋体" w:eastAsia="宋体" w:hAnsi="宋体" w:cs="Times New Roman"/>
                <w:i/>
                <w:kern w:val="0"/>
                <w:sz w:val="20"/>
                <w:szCs w:val="20"/>
              </w:rPr>
            </w:pPr>
            <w:r w:rsidRPr="00F02ED2">
              <w:rPr>
                <w:rFonts w:ascii="宋体" w:eastAsia="宋体" w:hAnsi="宋体" w:cs="Times New Roman" w:hint="eastAsia"/>
                <w:kern w:val="0"/>
                <w:sz w:val="20"/>
                <w:szCs w:val="20"/>
              </w:rPr>
              <w:t>从事副业或进行投资</w:t>
            </w:r>
            <m:oMath>
              <m:r>
                <w:rPr>
                  <w:rFonts w:ascii="Cambria Math" w:eastAsia="宋体" w:hAnsi="Cambria Math" w:cs="Times New Roman"/>
                  <w:kern w:val="0"/>
                  <w:sz w:val="20"/>
                  <w:szCs w:val="20"/>
                </w:rPr>
                <m:t>×</m:t>
              </m:r>
            </m:oMath>
            <w:r w:rsidRPr="00F02ED2">
              <w:rPr>
                <w:rFonts w:ascii="宋体" w:eastAsia="宋体" w:hAnsi="宋体" w:cs="Times New Roman" w:hint="eastAsia"/>
                <w:kern w:val="0"/>
                <w:sz w:val="20"/>
                <w:szCs w:val="20"/>
              </w:rPr>
              <w:t>日均工作时长</w:t>
            </w:r>
          </w:p>
        </w:tc>
        <w:tc>
          <w:tcPr>
            <w:tcW w:w="641" w:type="pct"/>
          </w:tcPr>
          <w:p w14:paraId="7382EB01"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0517FE08" w14:textId="0FB024DD"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047937ED" w14:textId="18E7252B" w:rsidR="001F5992" w:rsidRPr="00F02ED2" w:rsidRDefault="00F64290"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0.735</w:t>
            </w:r>
            <w:r w:rsidR="001F5992" w:rsidRPr="00F02ED2">
              <w:rPr>
                <w:rFonts w:ascii="Times New Roman" w:eastAsia="宋体" w:hAnsi="Times New Roman" w:cs="Times New Roman"/>
                <w:kern w:val="0"/>
                <w:sz w:val="20"/>
                <w:szCs w:val="20"/>
                <w:vertAlign w:val="superscript"/>
              </w:rPr>
              <w:t>*</w:t>
            </w:r>
          </w:p>
        </w:tc>
        <w:tc>
          <w:tcPr>
            <w:tcW w:w="642" w:type="pct"/>
          </w:tcPr>
          <w:p w14:paraId="3963295C"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39" w:type="pct"/>
          </w:tcPr>
          <w:p w14:paraId="2C3672FC"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r>
      <w:tr w:rsidR="001F5992" w14:paraId="659231BD" w14:textId="77777777" w:rsidTr="009C3B4C">
        <w:tc>
          <w:tcPr>
            <w:tcW w:w="1794" w:type="pct"/>
            <w:vMerge/>
            <w:tcBorders>
              <w:left w:val="nil"/>
              <w:bottom w:val="nil"/>
            </w:tcBorders>
            <w:vAlign w:val="center"/>
          </w:tcPr>
          <w:p w14:paraId="721E8787" w14:textId="77777777" w:rsidR="001F5992" w:rsidRPr="00F02ED2" w:rsidRDefault="001F5992" w:rsidP="00F02ED2">
            <w:pPr>
              <w:autoSpaceDE w:val="0"/>
              <w:autoSpaceDN w:val="0"/>
              <w:adjustRightInd w:val="0"/>
              <w:jc w:val="center"/>
              <w:rPr>
                <w:rFonts w:ascii="宋体" w:eastAsia="宋体" w:hAnsi="宋体" w:cs="Times New Roman"/>
                <w:kern w:val="0"/>
                <w:sz w:val="20"/>
                <w:szCs w:val="20"/>
              </w:rPr>
            </w:pPr>
          </w:p>
        </w:tc>
        <w:tc>
          <w:tcPr>
            <w:tcW w:w="641" w:type="pct"/>
          </w:tcPr>
          <w:p w14:paraId="0DF9DE54"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18424353" w14:textId="007E72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411D959A" w14:textId="02DC5C3D"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(0.1</w:t>
            </w:r>
            <w:r w:rsidR="005A187C" w:rsidRPr="00F02ED2">
              <w:rPr>
                <w:rFonts w:ascii="Times New Roman" w:eastAsia="宋体" w:hAnsi="Times New Roman" w:cs="Times New Roman"/>
                <w:kern w:val="0"/>
                <w:sz w:val="20"/>
                <w:szCs w:val="20"/>
              </w:rPr>
              <w:t>1</w:t>
            </w:r>
            <w:r w:rsidRPr="00F02ED2">
              <w:rPr>
                <w:rFonts w:ascii="Times New Roman" w:eastAsia="宋体" w:hAnsi="Times New Roman" w:cs="Times New Roman"/>
                <w:kern w:val="0"/>
                <w:sz w:val="20"/>
                <w:szCs w:val="20"/>
              </w:rPr>
              <w:t>4)</w:t>
            </w:r>
          </w:p>
        </w:tc>
        <w:tc>
          <w:tcPr>
            <w:tcW w:w="642" w:type="pct"/>
          </w:tcPr>
          <w:p w14:paraId="2701159B"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39" w:type="pct"/>
          </w:tcPr>
          <w:p w14:paraId="6FA69AEC"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r>
      <w:tr w:rsidR="001F5992" w14:paraId="7E155882" w14:textId="77777777" w:rsidTr="009C3B4C">
        <w:tc>
          <w:tcPr>
            <w:tcW w:w="1794" w:type="pct"/>
            <w:vMerge w:val="restart"/>
            <w:tcBorders>
              <w:top w:val="nil"/>
              <w:left w:val="nil"/>
            </w:tcBorders>
            <w:vAlign w:val="center"/>
          </w:tcPr>
          <w:p w14:paraId="348B0FFB" w14:textId="2B657863" w:rsidR="001F5992" w:rsidRPr="00F02ED2" w:rsidRDefault="001F5992" w:rsidP="00F02ED2">
            <w:pPr>
              <w:autoSpaceDE w:val="0"/>
              <w:autoSpaceDN w:val="0"/>
              <w:adjustRightInd w:val="0"/>
              <w:jc w:val="center"/>
              <w:rPr>
                <w:rFonts w:ascii="宋体" w:eastAsia="宋体" w:hAnsi="宋体" w:cs="Times New Roman"/>
                <w:kern w:val="0"/>
                <w:sz w:val="20"/>
                <w:szCs w:val="20"/>
              </w:rPr>
            </w:pPr>
            <w:r w:rsidRPr="00F02ED2">
              <w:rPr>
                <w:rFonts w:ascii="宋体" w:eastAsia="宋体" w:hAnsi="宋体" w:cs="Times New Roman" w:hint="eastAsia"/>
                <w:kern w:val="0"/>
                <w:sz w:val="20"/>
                <w:szCs w:val="20"/>
              </w:rPr>
              <w:t>专业学习</w:t>
            </w:r>
            <m:oMath>
              <m:r>
                <w:rPr>
                  <w:rFonts w:ascii="Cambria Math" w:eastAsia="宋体" w:hAnsi="Cambria Math" w:cs="Times New Roman" w:hint="eastAsia"/>
                  <w:kern w:val="0"/>
                  <w:sz w:val="20"/>
                  <w:szCs w:val="20"/>
                </w:rPr>
                <m:t>×</m:t>
              </m:r>
            </m:oMath>
            <w:r w:rsidRPr="00F02ED2">
              <w:rPr>
                <w:rFonts w:ascii="宋体" w:eastAsia="宋体" w:hAnsi="宋体" w:cs="Times New Roman"/>
                <w:kern w:val="0"/>
                <w:sz w:val="20"/>
                <w:szCs w:val="20"/>
              </w:rPr>
              <w:t>月收入</w:t>
            </w:r>
          </w:p>
        </w:tc>
        <w:tc>
          <w:tcPr>
            <w:tcW w:w="641" w:type="pct"/>
          </w:tcPr>
          <w:p w14:paraId="4A7E473A"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55F0CE60" w14:textId="45D2FE9B"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122A0993"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71BE17ED" w14:textId="71BE6DE5" w:rsidR="001F5992" w:rsidRPr="00F02ED2" w:rsidRDefault="0096295B"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1.148</w:t>
            </w:r>
            <w:r w:rsidR="00B51FD1" w:rsidRPr="00F02ED2">
              <w:rPr>
                <w:rFonts w:ascii="Times New Roman" w:eastAsia="宋体" w:hAnsi="Times New Roman" w:cs="Times New Roman"/>
                <w:kern w:val="0"/>
                <w:sz w:val="20"/>
                <w:szCs w:val="20"/>
                <w:vertAlign w:val="superscript"/>
              </w:rPr>
              <w:t>*</w:t>
            </w:r>
          </w:p>
        </w:tc>
        <w:tc>
          <w:tcPr>
            <w:tcW w:w="639" w:type="pct"/>
          </w:tcPr>
          <w:p w14:paraId="24A8E2E6"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r>
      <w:tr w:rsidR="001F5992" w14:paraId="02386E31" w14:textId="77777777" w:rsidTr="009C3B4C">
        <w:tc>
          <w:tcPr>
            <w:tcW w:w="1794" w:type="pct"/>
            <w:vMerge/>
            <w:tcBorders>
              <w:left w:val="nil"/>
              <w:bottom w:val="nil"/>
            </w:tcBorders>
            <w:vAlign w:val="center"/>
          </w:tcPr>
          <w:p w14:paraId="13F173F5" w14:textId="77777777" w:rsidR="001F5992" w:rsidRPr="00F02ED2" w:rsidRDefault="001F5992" w:rsidP="00F02ED2">
            <w:pPr>
              <w:autoSpaceDE w:val="0"/>
              <w:autoSpaceDN w:val="0"/>
              <w:adjustRightInd w:val="0"/>
              <w:jc w:val="center"/>
              <w:rPr>
                <w:rFonts w:ascii="宋体" w:eastAsia="宋体" w:hAnsi="宋体" w:cs="Times New Roman"/>
                <w:kern w:val="0"/>
                <w:sz w:val="20"/>
                <w:szCs w:val="20"/>
              </w:rPr>
            </w:pPr>
          </w:p>
        </w:tc>
        <w:tc>
          <w:tcPr>
            <w:tcW w:w="641" w:type="pct"/>
          </w:tcPr>
          <w:p w14:paraId="577F6140"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30FA33BB" w14:textId="697F662B"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099F497B"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Pr>
          <w:p w14:paraId="3ED29E2B" w14:textId="018ABA01"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w:t>
            </w:r>
            <w:r w:rsidR="00DF489E" w:rsidRPr="00F02ED2">
              <w:rPr>
                <w:rFonts w:ascii="Times New Roman" w:eastAsia="宋体" w:hAnsi="Times New Roman" w:cs="Times New Roman"/>
                <w:kern w:val="0"/>
                <w:sz w:val="20"/>
                <w:szCs w:val="20"/>
              </w:rPr>
              <w:t>077</w:t>
            </w:r>
            <w:r w:rsidRPr="00F02ED2">
              <w:rPr>
                <w:rFonts w:ascii="Times New Roman" w:eastAsia="宋体" w:hAnsi="Times New Roman" w:cs="Times New Roman"/>
                <w:kern w:val="0"/>
                <w:sz w:val="20"/>
                <w:szCs w:val="20"/>
              </w:rPr>
              <w:t>)</w:t>
            </w:r>
          </w:p>
        </w:tc>
        <w:tc>
          <w:tcPr>
            <w:tcW w:w="639" w:type="pct"/>
          </w:tcPr>
          <w:p w14:paraId="310AB116"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r>
      <w:tr w:rsidR="001F5992" w14:paraId="4AC9F3B8" w14:textId="77777777" w:rsidTr="009C3B4C">
        <w:tc>
          <w:tcPr>
            <w:tcW w:w="1794" w:type="pct"/>
            <w:vMerge w:val="restart"/>
            <w:tcBorders>
              <w:top w:val="nil"/>
              <w:left w:val="nil"/>
              <w:right w:val="nil"/>
            </w:tcBorders>
            <w:vAlign w:val="center"/>
          </w:tcPr>
          <w:p w14:paraId="49E7EF12" w14:textId="14BD155E" w:rsidR="001F5992" w:rsidRPr="00F02ED2" w:rsidRDefault="001F5992" w:rsidP="00F02ED2">
            <w:pPr>
              <w:autoSpaceDE w:val="0"/>
              <w:autoSpaceDN w:val="0"/>
              <w:adjustRightInd w:val="0"/>
              <w:jc w:val="center"/>
              <w:rPr>
                <w:rFonts w:ascii="宋体" w:eastAsia="宋体" w:hAnsi="宋体" w:cs="Times New Roman"/>
                <w:kern w:val="0"/>
                <w:sz w:val="20"/>
                <w:szCs w:val="20"/>
              </w:rPr>
            </w:pPr>
            <w:r w:rsidRPr="00F02ED2">
              <w:rPr>
                <w:rFonts w:ascii="宋体" w:eastAsia="宋体" w:hAnsi="宋体" w:cs="Times New Roman" w:hint="eastAsia"/>
                <w:kern w:val="0"/>
                <w:sz w:val="20"/>
                <w:szCs w:val="20"/>
              </w:rPr>
              <w:t>专业学习</w:t>
            </w:r>
            <m:oMath>
              <m:r>
                <w:rPr>
                  <w:rFonts w:ascii="Cambria Math" w:eastAsia="宋体" w:hAnsi="Cambria Math" w:cs="Times New Roman" w:hint="eastAsia"/>
                  <w:kern w:val="0"/>
                  <w:sz w:val="20"/>
                  <w:szCs w:val="20"/>
                </w:rPr>
                <m:t>×</m:t>
              </m:r>
            </m:oMath>
            <w:r w:rsidRPr="00F02ED2">
              <w:rPr>
                <w:rFonts w:ascii="宋体" w:eastAsia="宋体" w:hAnsi="宋体" w:cs="Times New Roman"/>
                <w:kern w:val="0"/>
                <w:sz w:val="20"/>
                <w:szCs w:val="20"/>
              </w:rPr>
              <w:t>日均工作时长</w:t>
            </w:r>
          </w:p>
        </w:tc>
        <w:tc>
          <w:tcPr>
            <w:tcW w:w="641" w:type="pct"/>
            <w:tcBorders>
              <w:left w:val="nil"/>
              <w:right w:val="nil"/>
            </w:tcBorders>
          </w:tcPr>
          <w:p w14:paraId="6782ED26"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Borders>
              <w:left w:val="nil"/>
              <w:bottom w:val="nil"/>
              <w:right w:val="nil"/>
            </w:tcBorders>
          </w:tcPr>
          <w:p w14:paraId="61CB51E4" w14:textId="4CC2C81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Borders>
              <w:left w:val="nil"/>
              <w:bottom w:val="nil"/>
              <w:right w:val="nil"/>
            </w:tcBorders>
          </w:tcPr>
          <w:p w14:paraId="50118C31"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Borders>
              <w:left w:val="nil"/>
              <w:bottom w:val="nil"/>
              <w:right w:val="nil"/>
            </w:tcBorders>
          </w:tcPr>
          <w:p w14:paraId="4C3C1103"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39" w:type="pct"/>
            <w:tcBorders>
              <w:left w:val="nil"/>
              <w:bottom w:val="nil"/>
              <w:right w:val="nil"/>
            </w:tcBorders>
          </w:tcPr>
          <w:p w14:paraId="3765786E" w14:textId="6B850C3F" w:rsidR="001F5992" w:rsidRPr="00F02ED2" w:rsidRDefault="00A10506"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w:t>
            </w:r>
            <w:r w:rsidR="001F5992" w:rsidRPr="00F02ED2">
              <w:rPr>
                <w:rFonts w:ascii="Times New Roman" w:eastAsia="宋体" w:hAnsi="Times New Roman" w:cs="Times New Roman"/>
                <w:kern w:val="0"/>
                <w:sz w:val="20"/>
                <w:szCs w:val="20"/>
              </w:rPr>
              <w:t>.2</w:t>
            </w:r>
            <w:r w:rsidRPr="00F02ED2">
              <w:rPr>
                <w:rFonts w:ascii="Times New Roman" w:eastAsia="宋体" w:hAnsi="Times New Roman" w:cs="Times New Roman"/>
                <w:kern w:val="0"/>
                <w:sz w:val="20"/>
                <w:szCs w:val="20"/>
              </w:rPr>
              <w:t>76</w:t>
            </w:r>
            <w:r w:rsidR="001F5992" w:rsidRPr="00F02ED2">
              <w:rPr>
                <w:rFonts w:ascii="Times New Roman" w:eastAsia="宋体" w:hAnsi="Times New Roman" w:cs="Times New Roman"/>
                <w:kern w:val="0"/>
                <w:sz w:val="20"/>
                <w:szCs w:val="20"/>
                <w:vertAlign w:val="superscript"/>
              </w:rPr>
              <w:t>*</w:t>
            </w:r>
            <w:r w:rsidR="00DE108A" w:rsidRPr="00F02ED2">
              <w:rPr>
                <w:rFonts w:ascii="Times New Roman" w:eastAsia="宋体" w:hAnsi="Times New Roman" w:cs="Times New Roman"/>
                <w:kern w:val="0"/>
                <w:sz w:val="20"/>
                <w:szCs w:val="20"/>
                <w:vertAlign w:val="superscript"/>
              </w:rPr>
              <w:t>**</w:t>
            </w:r>
          </w:p>
        </w:tc>
      </w:tr>
      <w:tr w:rsidR="009C3B4C" w14:paraId="6DAA1D77" w14:textId="77777777" w:rsidTr="009C3B4C">
        <w:tc>
          <w:tcPr>
            <w:tcW w:w="1794" w:type="pct"/>
            <w:vMerge/>
            <w:tcBorders>
              <w:left w:val="nil"/>
              <w:right w:val="nil"/>
            </w:tcBorders>
          </w:tcPr>
          <w:p w14:paraId="4097B8EE" w14:textId="77777777" w:rsidR="001F5992" w:rsidRPr="00F02ED2" w:rsidRDefault="001F5992" w:rsidP="00F02ED2">
            <w:pPr>
              <w:autoSpaceDE w:val="0"/>
              <w:autoSpaceDN w:val="0"/>
              <w:adjustRightInd w:val="0"/>
              <w:rPr>
                <w:rFonts w:ascii="Times New Roman" w:eastAsia="宋体" w:hAnsi="Times New Roman" w:cs="Times New Roman"/>
                <w:kern w:val="0"/>
                <w:sz w:val="20"/>
                <w:szCs w:val="20"/>
              </w:rPr>
            </w:pPr>
          </w:p>
        </w:tc>
        <w:tc>
          <w:tcPr>
            <w:tcW w:w="641" w:type="pct"/>
            <w:tcBorders>
              <w:left w:val="nil"/>
              <w:right w:val="nil"/>
            </w:tcBorders>
          </w:tcPr>
          <w:p w14:paraId="77625068"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Borders>
              <w:top w:val="nil"/>
              <w:left w:val="nil"/>
              <w:right w:val="nil"/>
            </w:tcBorders>
          </w:tcPr>
          <w:p w14:paraId="179E4932" w14:textId="24D0BFFF"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Borders>
              <w:top w:val="nil"/>
              <w:left w:val="nil"/>
              <w:right w:val="nil"/>
            </w:tcBorders>
          </w:tcPr>
          <w:p w14:paraId="2E6AC8A0"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42" w:type="pct"/>
            <w:tcBorders>
              <w:top w:val="nil"/>
              <w:left w:val="nil"/>
              <w:right w:val="nil"/>
            </w:tcBorders>
          </w:tcPr>
          <w:p w14:paraId="519F6436"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p>
        </w:tc>
        <w:tc>
          <w:tcPr>
            <w:tcW w:w="639" w:type="pct"/>
            <w:tcBorders>
              <w:top w:val="nil"/>
              <w:left w:val="nil"/>
              <w:right w:val="nil"/>
            </w:tcBorders>
          </w:tcPr>
          <w:p w14:paraId="6AD44D65" w14:textId="759EFD1D"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w:t>
            </w:r>
            <w:r w:rsidR="00A566BD" w:rsidRPr="00F02ED2">
              <w:rPr>
                <w:rFonts w:ascii="Times New Roman" w:eastAsia="宋体" w:hAnsi="Times New Roman" w:cs="Times New Roman"/>
                <w:kern w:val="0"/>
                <w:sz w:val="20"/>
                <w:szCs w:val="20"/>
              </w:rPr>
              <w:t>085</w:t>
            </w:r>
            <w:r w:rsidRPr="00F02ED2">
              <w:rPr>
                <w:rFonts w:ascii="Times New Roman" w:eastAsia="宋体" w:hAnsi="Times New Roman" w:cs="Times New Roman"/>
                <w:kern w:val="0"/>
                <w:sz w:val="20"/>
                <w:szCs w:val="20"/>
              </w:rPr>
              <w:t>)</w:t>
            </w:r>
          </w:p>
        </w:tc>
      </w:tr>
      <w:tr w:rsidR="009C3B4C" w14:paraId="31676C39" w14:textId="77777777" w:rsidTr="004A6939">
        <w:tc>
          <w:tcPr>
            <w:tcW w:w="1794" w:type="pct"/>
            <w:tcBorders>
              <w:left w:val="nil"/>
              <w:bottom w:val="single" w:sz="8" w:space="0" w:color="auto"/>
              <w:right w:val="nil"/>
            </w:tcBorders>
          </w:tcPr>
          <w:p w14:paraId="32394F26"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控制变量</w:t>
            </w:r>
          </w:p>
        </w:tc>
        <w:tc>
          <w:tcPr>
            <w:tcW w:w="641" w:type="pct"/>
            <w:tcBorders>
              <w:left w:val="nil"/>
              <w:bottom w:val="single" w:sz="8" w:space="0" w:color="auto"/>
              <w:right w:val="nil"/>
            </w:tcBorders>
          </w:tcPr>
          <w:p w14:paraId="32AEB4D5" w14:textId="75A74562" w:rsidR="001F5992" w:rsidRPr="00F02ED2" w:rsidRDefault="005E4DB7"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控制</w:t>
            </w:r>
          </w:p>
        </w:tc>
        <w:tc>
          <w:tcPr>
            <w:tcW w:w="642" w:type="pct"/>
            <w:tcBorders>
              <w:top w:val="nil"/>
              <w:left w:val="nil"/>
              <w:bottom w:val="single" w:sz="8" w:space="0" w:color="auto"/>
              <w:right w:val="nil"/>
            </w:tcBorders>
          </w:tcPr>
          <w:p w14:paraId="5B9E3474" w14:textId="11B39D85"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控制</w:t>
            </w:r>
          </w:p>
        </w:tc>
        <w:tc>
          <w:tcPr>
            <w:tcW w:w="642" w:type="pct"/>
            <w:tcBorders>
              <w:top w:val="nil"/>
              <w:left w:val="nil"/>
              <w:bottom w:val="single" w:sz="8" w:space="0" w:color="auto"/>
              <w:right w:val="nil"/>
            </w:tcBorders>
          </w:tcPr>
          <w:p w14:paraId="5F4F2333"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控制</w:t>
            </w:r>
          </w:p>
        </w:tc>
        <w:tc>
          <w:tcPr>
            <w:tcW w:w="642" w:type="pct"/>
            <w:tcBorders>
              <w:top w:val="nil"/>
              <w:left w:val="nil"/>
              <w:bottom w:val="single" w:sz="8" w:space="0" w:color="auto"/>
              <w:right w:val="nil"/>
            </w:tcBorders>
          </w:tcPr>
          <w:p w14:paraId="7A064C4B"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控制</w:t>
            </w:r>
          </w:p>
        </w:tc>
        <w:tc>
          <w:tcPr>
            <w:tcW w:w="639" w:type="pct"/>
            <w:tcBorders>
              <w:top w:val="nil"/>
              <w:left w:val="nil"/>
              <w:bottom w:val="single" w:sz="8" w:space="0" w:color="auto"/>
              <w:right w:val="nil"/>
            </w:tcBorders>
          </w:tcPr>
          <w:p w14:paraId="5EA9C13F"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控制</w:t>
            </w:r>
          </w:p>
        </w:tc>
      </w:tr>
      <w:tr w:rsidR="009C3B4C" w14:paraId="167EC658" w14:textId="77777777" w:rsidTr="004A6939">
        <w:tc>
          <w:tcPr>
            <w:tcW w:w="1794" w:type="pct"/>
            <w:tcBorders>
              <w:left w:val="nil"/>
              <w:right w:val="nil"/>
            </w:tcBorders>
            <w:vAlign w:val="center"/>
          </w:tcPr>
          <w:p w14:paraId="7ACA02EA" w14:textId="56B34806" w:rsidR="001F5992" w:rsidRPr="00F02ED2" w:rsidRDefault="0015080D"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伪</w:t>
            </w:r>
            <w:r w:rsidR="001F5992" w:rsidRPr="00F02ED2">
              <w:rPr>
                <w:rFonts w:ascii="Times New Roman" w:eastAsia="宋体" w:hAnsi="Times New Roman" w:cs="Times New Roman"/>
                <w:i/>
                <w:iCs/>
                <w:kern w:val="0"/>
                <w:sz w:val="20"/>
                <w:szCs w:val="20"/>
              </w:rPr>
              <w:t>R</w:t>
            </w:r>
            <w:r w:rsidR="001F5992" w:rsidRPr="00F02ED2">
              <w:rPr>
                <w:rFonts w:ascii="Times New Roman" w:eastAsia="宋体" w:hAnsi="Times New Roman" w:cs="Times New Roman"/>
                <w:i/>
                <w:iCs/>
                <w:kern w:val="0"/>
                <w:sz w:val="20"/>
                <w:szCs w:val="20"/>
                <w:vertAlign w:val="superscript"/>
              </w:rPr>
              <w:t>2</w:t>
            </w:r>
          </w:p>
        </w:tc>
        <w:tc>
          <w:tcPr>
            <w:tcW w:w="641" w:type="pct"/>
            <w:tcBorders>
              <w:left w:val="nil"/>
              <w:right w:val="nil"/>
            </w:tcBorders>
          </w:tcPr>
          <w:p w14:paraId="79468AF7" w14:textId="5DFFC7BA" w:rsidR="001F5992" w:rsidRPr="00F02ED2" w:rsidRDefault="00E154EC"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0.309</w:t>
            </w:r>
          </w:p>
        </w:tc>
        <w:tc>
          <w:tcPr>
            <w:tcW w:w="642" w:type="pct"/>
            <w:tcBorders>
              <w:left w:val="nil"/>
              <w:right w:val="nil"/>
            </w:tcBorders>
          </w:tcPr>
          <w:p w14:paraId="32DED028" w14:textId="637EA356"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w:t>
            </w:r>
            <w:r w:rsidR="00346B58" w:rsidRPr="00F02ED2">
              <w:rPr>
                <w:rFonts w:ascii="Times New Roman" w:eastAsia="宋体" w:hAnsi="Times New Roman" w:cs="Times New Roman" w:hint="eastAsia"/>
                <w:kern w:val="0"/>
                <w:sz w:val="20"/>
                <w:szCs w:val="20"/>
              </w:rPr>
              <w:t>310</w:t>
            </w:r>
          </w:p>
        </w:tc>
        <w:tc>
          <w:tcPr>
            <w:tcW w:w="642" w:type="pct"/>
            <w:tcBorders>
              <w:left w:val="nil"/>
              <w:right w:val="nil"/>
            </w:tcBorders>
          </w:tcPr>
          <w:p w14:paraId="28E45FD5" w14:textId="7AA6E041"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w:t>
            </w:r>
            <w:r w:rsidR="00956E83" w:rsidRPr="00F02ED2">
              <w:rPr>
                <w:rFonts w:ascii="Times New Roman" w:eastAsia="宋体" w:hAnsi="Times New Roman" w:cs="Times New Roman"/>
                <w:kern w:val="0"/>
                <w:sz w:val="20"/>
                <w:szCs w:val="20"/>
              </w:rPr>
              <w:t>310</w:t>
            </w:r>
          </w:p>
        </w:tc>
        <w:tc>
          <w:tcPr>
            <w:tcW w:w="642" w:type="pct"/>
            <w:tcBorders>
              <w:left w:val="nil"/>
              <w:right w:val="nil"/>
            </w:tcBorders>
          </w:tcPr>
          <w:p w14:paraId="5C3D24ED" w14:textId="77F4EA16"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w:t>
            </w:r>
            <w:r w:rsidR="005C7D44" w:rsidRPr="00F02ED2">
              <w:rPr>
                <w:rFonts w:ascii="Times New Roman" w:eastAsia="宋体" w:hAnsi="Times New Roman" w:cs="Times New Roman"/>
                <w:kern w:val="0"/>
                <w:sz w:val="20"/>
                <w:szCs w:val="20"/>
              </w:rPr>
              <w:t>310</w:t>
            </w:r>
          </w:p>
        </w:tc>
        <w:tc>
          <w:tcPr>
            <w:tcW w:w="639" w:type="pct"/>
            <w:tcBorders>
              <w:left w:val="nil"/>
              <w:right w:val="nil"/>
            </w:tcBorders>
          </w:tcPr>
          <w:p w14:paraId="30BE7AEE" w14:textId="1C7B7E6C"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0.</w:t>
            </w:r>
            <w:r w:rsidR="001D79F1" w:rsidRPr="00F02ED2">
              <w:rPr>
                <w:rFonts w:ascii="Times New Roman" w:eastAsia="宋体" w:hAnsi="Times New Roman" w:cs="Times New Roman"/>
                <w:kern w:val="0"/>
                <w:sz w:val="20"/>
                <w:szCs w:val="20"/>
              </w:rPr>
              <w:t>311</w:t>
            </w:r>
          </w:p>
        </w:tc>
      </w:tr>
      <w:tr w:rsidR="001F5992" w14:paraId="3611A4DE" w14:textId="77777777" w:rsidTr="009C3B4C">
        <w:tc>
          <w:tcPr>
            <w:tcW w:w="1794" w:type="pct"/>
            <w:tcBorders>
              <w:top w:val="nil"/>
              <w:left w:val="nil"/>
              <w:bottom w:val="single" w:sz="12" w:space="0" w:color="auto"/>
              <w:right w:val="nil"/>
            </w:tcBorders>
            <w:vAlign w:val="center"/>
          </w:tcPr>
          <w:p w14:paraId="188BD532" w14:textId="77777777"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样本量</w:t>
            </w:r>
          </w:p>
        </w:tc>
        <w:tc>
          <w:tcPr>
            <w:tcW w:w="641" w:type="pct"/>
            <w:tcBorders>
              <w:top w:val="nil"/>
              <w:left w:val="nil"/>
              <w:bottom w:val="single" w:sz="12" w:space="0" w:color="auto"/>
              <w:right w:val="nil"/>
            </w:tcBorders>
          </w:tcPr>
          <w:p w14:paraId="2C9918EA" w14:textId="36746D36" w:rsidR="001F5992" w:rsidRPr="00F02ED2" w:rsidRDefault="00E154EC"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hint="eastAsia"/>
                <w:kern w:val="0"/>
                <w:sz w:val="20"/>
                <w:szCs w:val="20"/>
              </w:rPr>
              <w:t>14485</w:t>
            </w:r>
          </w:p>
        </w:tc>
        <w:tc>
          <w:tcPr>
            <w:tcW w:w="642" w:type="pct"/>
            <w:tcBorders>
              <w:top w:val="nil"/>
              <w:left w:val="nil"/>
              <w:bottom w:val="single" w:sz="12" w:space="0" w:color="auto"/>
              <w:right w:val="nil"/>
            </w:tcBorders>
          </w:tcPr>
          <w:p w14:paraId="477E8D9F" w14:textId="419DEB86"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144</w:t>
            </w:r>
            <w:r w:rsidR="00D54482" w:rsidRPr="00F02ED2">
              <w:rPr>
                <w:rFonts w:ascii="Times New Roman" w:eastAsia="宋体" w:hAnsi="Times New Roman" w:cs="Times New Roman" w:hint="eastAsia"/>
                <w:kern w:val="0"/>
                <w:sz w:val="20"/>
                <w:szCs w:val="20"/>
              </w:rPr>
              <w:t>8</w:t>
            </w:r>
            <w:r w:rsidRPr="00F02ED2">
              <w:rPr>
                <w:rFonts w:ascii="Times New Roman" w:eastAsia="宋体" w:hAnsi="Times New Roman" w:cs="Times New Roman"/>
                <w:kern w:val="0"/>
                <w:sz w:val="20"/>
                <w:szCs w:val="20"/>
              </w:rPr>
              <w:t>5</w:t>
            </w:r>
          </w:p>
        </w:tc>
        <w:tc>
          <w:tcPr>
            <w:tcW w:w="642" w:type="pct"/>
            <w:tcBorders>
              <w:top w:val="nil"/>
              <w:left w:val="nil"/>
              <w:bottom w:val="single" w:sz="12" w:space="0" w:color="auto"/>
              <w:right w:val="nil"/>
            </w:tcBorders>
          </w:tcPr>
          <w:p w14:paraId="5D0BD7EA" w14:textId="53C4B1F1"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144</w:t>
            </w:r>
            <w:r w:rsidR="00421B11" w:rsidRPr="00F02ED2">
              <w:rPr>
                <w:rFonts w:ascii="Times New Roman" w:eastAsia="宋体" w:hAnsi="Times New Roman" w:cs="Times New Roman"/>
                <w:kern w:val="0"/>
                <w:sz w:val="20"/>
                <w:szCs w:val="20"/>
              </w:rPr>
              <w:t>8</w:t>
            </w:r>
            <w:r w:rsidRPr="00F02ED2">
              <w:rPr>
                <w:rFonts w:ascii="Times New Roman" w:eastAsia="宋体" w:hAnsi="Times New Roman" w:cs="Times New Roman"/>
                <w:kern w:val="0"/>
                <w:sz w:val="20"/>
                <w:szCs w:val="20"/>
              </w:rPr>
              <w:t>5</w:t>
            </w:r>
          </w:p>
        </w:tc>
        <w:tc>
          <w:tcPr>
            <w:tcW w:w="642" w:type="pct"/>
            <w:tcBorders>
              <w:top w:val="nil"/>
              <w:left w:val="nil"/>
              <w:bottom w:val="single" w:sz="12" w:space="0" w:color="auto"/>
              <w:right w:val="nil"/>
            </w:tcBorders>
          </w:tcPr>
          <w:p w14:paraId="2A670CF7" w14:textId="3D6B1093"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144</w:t>
            </w:r>
            <w:r w:rsidRPr="00F02ED2">
              <w:rPr>
                <w:rFonts w:ascii="Times New Roman" w:eastAsia="宋体" w:hAnsi="Times New Roman" w:cs="Times New Roman" w:hint="eastAsia"/>
                <w:kern w:val="0"/>
                <w:sz w:val="20"/>
                <w:szCs w:val="20"/>
              </w:rPr>
              <w:t>8</w:t>
            </w:r>
            <w:r w:rsidR="00A52B8F" w:rsidRPr="00F02ED2">
              <w:rPr>
                <w:rFonts w:ascii="Times New Roman" w:eastAsia="宋体" w:hAnsi="Times New Roman" w:cs="Times New Roman"/>
                <w:kern w:val="0"/>
                <w:sz w:val="20"/>
                <w:szCs w:val="20"/>
              </w:rPr>
              <w:t>5</w:t>
            </w:r>
          </w:p>
        </w:tc>
        <w:tc>
          <w:tcPr>
            <w:tcW w:w="639" w:type="pct"/>
            <w:tcBorders>
              <w:top w:val="nil"/>
              <w:left w:val="nil"/>
              <w:bottom w:val="single" w:sz="12" w:space="0" w:color="auto"/>
              <w:right w:val="nil"/>
            </w:tcBorders>
          </w:tcPr>
          <w:p w14:paraId="4E693B38" w14:textId="3C2B0AAC" w:rsidR="001F5992" w:rsidRPr="00F02ED2" w:rsidRDefault="001F5992" w:rsidP="00F02ED2">
            <w:pPr>
              <w:autoSpaceDE w:val="0"/>
              <w:autoSpaceDN w:val="0"/>
              <w:adjustRightInd w:val="0"/>
              <w:jc w:val="center"/>
              <w:rPr>
                <w:rFonts w:ascii="Times New Roman" w:eastAsia="宋体" w:hAnsi="Times New Roman" w:cs="Times New Roman"/>
                <w:kern w:val="0"/>
                <w:sz w:val="20"/>
                <w:szCs w:val="20"/>
              </w:rPr>
            </w:pPr>
            <w:r w:rsidRPr="00F02ED2">
              <w:rPr>
                <w:rFonts w:ascii="Times New Roman" w:eastAsia="宋体" w:hAnsi="Times New Roman" w:cs="Times New Roman"/>
                <w:kern w:val="0"/>
                <w:sz w:val="20"/>
                <w:szCs w:val="20"/>
              </w:rPr>
              <w:t>144</w:t>
            </w:r>
            <w:r w:rsidRPr="00F02ED2">
              <w:rPr>
                <w:rFonts w:ascii="Times New Roman" w:eastAsia="宋体" w:hAnsi="Times New Roman" w:cs="Times New Roman" w:hint="eastAsia"/>
                <w:kern w:val="0"/>
                <w:sz w:val="20"/>
                <w:szCs w:val="20"/>
              </w:rPr>
              <w:t>8</w:t>
            </w:r>
            <w:r w:rsidR="00CF3374" w:rsidRPr="00F02ED2">
              <w:rPr>
                <w:rFonts w:ascii="Times New Roman" w:eastAsia="宋体" w:hAnsi="Times New Roman" w:cs="Times New Roman"/>
                <w:kern w:val="0"/>
                <w:sz w:val="20"/>
                <w:szCs w:val="20"/>
              </w:rPr>
              <w:t>5</w:t>
            </w:r>
          </w:p>
        </w:tc>
      </w:tr>
    </w:tbl>
    <w:p w14:paraId="5DEEA41A" w14:textId="3E28F955" w:rsidR="006A3E60" w:rsidRPr="00B932BA" w:rsidRDefault="006A3E60" w:rsidP="00B17CE4">
      <w:pPr>
        <w:autoSpaceDE w:val="0"/>
        <w:autoSpaceDN w:val="0"/>
        <w:adjustRightInd w:val="0"/>
        <w:spacing w:afterLines="100" w:after="312" w:line="276" w:lineRule="auto"/>
        <w:ind w:leftChars="50" w:left="105" w:firstLineChars="150" w:firstLine="300"/>
        <w:rPr>
          <w:rFonts w:ascii="Times New Roman" w:eastAsia="宋体" w:hAnsi="Times New Roman" w:cs="Times New Roman"/>
          <w:kern w:val="0"/>
          <w:sz w:val="20"/>
          <w:szCs w:val="20"/>
        </w:rPr>
      </w:pPr>
      <w:r w:rsidRPr="00B932BA">
        <w:rPr>
          <w:rFonts w:ascii="Times New Roman" w:eastAsia="宋体" w:hAnsi="Times New Roman" w:cs="Times New Roman"/>
          <w:kern w:val="0"/>
          <w:sz w:val="20"/>
          <w:szCs w:val="20"/>
        </w:rPr>
        <w:t>注：（</w:t>
      </w:r>
      <w:r w:rsidRPr="00B932BA">
        <w:rPr>
          <w:rFonts w:ascii="Times New Roman" w:eastAsia="宋体" w:hAnsi="Times New Roman" w:cs="Times New Roman"/>
          <w:kern w:val="0"/>
          <w:sz w:val="20"/>
          <w:szCs w:val="20"/>
        </w:rPr>
        <w:t>1</w:t>
      </w:r>
      <w:r w:rsidRPr="00B932BA">
        <w:rPr>
          <w:rFonts w:ascii="Times New Roman" w:eastAsia="宋体" w:hAnsi="Times New Roman" w:cs="Times New Roman"/>
          <w:kern w:val="0"/>
          <w:sz w:val="20"/>
          <w:szCs w:val="20"/>
        </w:rPr>
        <w:t>）</w:t>
      </w:r>
      <w:r w:rsidRPr="00B932BA">
        <w:rPr>
          <w:rFonts w:ascii="Times New Roman" w:eastAsia="宋体" w:hAnsi="Times New Roman" w:cs="Times New Roman"/>
          <w:kern w:val="0"/>
          <w:sz w:val="20"/>
          <w:szCs w:val="20"/>
          <w:vertAlign w:val="superscript"/>
        </w:rPr>
        <w:t>+</w:t>
      </w:r>
      <w:r w:rsidRPr="00B932BA">
        <w:rPr>
          <w:rFonts w:ascii="Times New Roman" w:eastAsia="宋体" w:hAnsi="Times New Roman" w:cs="Times New Roman"/>
          <w:kern w:val="0"/>
          <w:sz w:val="20"/>
          <w:szCs w:val="20"/>
        </w:rPr>
        <w:t xml:space="preserve"> </w:t>
      </w:r>
      <w:r w:rsidRPr="00B932BA">
        <w:rPr>
          <w:rFonts w:ascii="Times New Roman" w:eastAsia="宋体" w:hAnsi="Times New Roman" w:cs="Times New Roman"/>
          <w:i/>
          <w:iCs/>
          <w:kern w:val="0"/>
          <w:sz w:val="20"/>
          <w:szCs w:val="20"/>
        </w:rPr>
        <w:t>p</w:t>
      </w:r>
      <w:r w:rsidRPr="00B932BA">
        <w:rPr>
          <w:rFonts w:ascii="Times New Roman" w:eastAsia="宋体" w:hAnsi="Times New Roman" w:cs="Times New Roman"/>
          <w:kern w:val="0"/>
          <w:sz w:val="20"/>
          <w:szCs w:val="20"/>
        </w:rPr>
        <w:t xml:space="preserve"> &lt; 0.1, </w:t>
      </w:r>
      <w:r w:rsidRPr="00B932BA">
        <w:rPr>
          <w:rFonts w:ascii="Times New Roman" w:eastAsia="宋体" w:hAnsi="Times New Roman" w:cs="Times New Roman"/>
          <w:kern w:val="0"/>
          <w:sz w:val="20"/>
          <w:szCs w:val="20"/>
          <w:vertAlign w:val="superscript"/>
        </w:rPr>
        <w:t>*</w:t>
      </w:r>
      <w:r w:rsidRPr="00B932BA">
        <w:rPr>
          <w:rFonts w:ascii="Times New Roman" w:eastAsia="宋体" w:hAnsi="Times New Roman" w:cs="Times New Roman"/>
          <w:kern w:val="0"/>
          <w:sz w:val="20"/>
          <w:szCs w:val="20"/>
        </w:rPr>
        <w:t xml:space="preserve"> </w:t>
      </w:r>
      <w:r w:rsidRPr="00B932BA">
        <w:rPr>
          <w:rFonts w:ascii="Times New Roman" w:eastAsia="宋体" w:hAnsi="Times New Roman" w:cs="Times New Roman"/>
          <w:i/>
          <w:iCs/>
          <w:kern w:val="0"/>
          <w:sz w:val="20"/>
          <w:szCs w:val="20"/>
        </w:rPr>
        <w:t>p</w:t>
      </w:r>
      <w:r w:rsidRPr="00B932BA">
        <w:rPr>
          <w:rFonts w:ascii="Times New Roman" w:eastAsia="宋体" w:hAnsi="Times New Roman" w:cs="Times New Roman"/>
          <w:kern w:val="0"/>
          <w:sz w:val="20"/>
          <w:szCs w:val="20"/>
        </w:rPr>
        <w:t xml:space="preserve"> &lt; 0.05, </w:t>
      </w:r>
      <w:r w:rsidRPr="00B932BA">
        <w:rPr>
          <w:rFonts w:ascii="Times New Roman" w:eastAsia="宋体" w:hAnsi="Times New Roman" w:cs="Times New Roman"/>
          <w:kern w:val="0"/>
          <w:sz w:val="20"/>
          <w:szCs w:val="20"/>
          <w:vertAlign w:val="superscript"/>
        </w:rPr>
        <w:t>**</w:t>
      </w:r>
      <w:r w:rsidRPr="00B932BA">
        <w:rPr>
          <w:rFonts w:ascii="Times New Roman" w:eastAsia="宋体" w:hAnsi="Times New Roman" w:cs="Times New Roman"/>
          <w:kern w:val="0"/>
          <w:sz w:val="20"/>
          <w:szCs w:val="20"/>
        </w:rPr>
        <w:t xml:space="preserve"> </w:t>
      </w:r>
      <w:r w:rsidRPr="00B932BA">
        <w:rPr>
          <w:rFonts w:ascii="Times New Roman" w:eastAsia="宋体" w:hAnsi="Times New Roman" w:cs="Times New Roman"/>
          <w:i/>
          <w:iCs/>
          <w:kern w:val="0"/>
          <w:sz w:val="20"/>
          <w:szCs w:val="20"/>
        </w:rPr>
        <w:t>p</w:t>
      </w:r>
      <w:r w:rsidRPr="00B932BA">
        <w:rPr>
          <w:rFonts w:ascii="Times New Roman" w:eastAsia="宋体" w:hAnsi="Times New Roman" w:cs="Times New Roman"/>
          <w:kern w:val="0"/>
          <w:sz w:val="20"/>
          <w:szCs w:val="20"/>
        </w:rPr>
        <w:t xml:space="preserve"> &lt; 0.01, </w:t>
      </w:r>
      <w:r w:rsidRPr="00B932BA">
        <w:rPr>
          <w:rFonts w:ascii="Times New Roman" w:eastAsia="宋体" w:hAnsi="Times New Roman" w:cs="Times New Roman"/>
          <w:kern w:val="0"/>
          <w:sz w:val="20"/>
          <w:szCs w:val="20"/>
          <w:vertAlign w:val="superscript"/>
        </w:rPr>
        <w:t>***</w:t>
      </w:r>
      <w:r w:rsidRPr="00B932BA">
        <w:rPr>
          <w:rFonts w:ascii="Times New Roman" w:eastAsia="宋体" w:hAnsi="Times New Roman" w:cs="Times New Roman"/>
          <w:kern w:val="0"/>
          <w:sz w:val="20"/>
          <w:szCs w:val="20"/>
        </w:rPr>
        <w:t xml:space="preserve"> </w:t>
      </w:r>
      <w:r w:rsidRPr="00B932BA">
        <w:rPr>
          <w:rFonts w:ascii="Times New Roman" w:eastAsia="宋体" w:hAnsi="Times New Roman" w:cs="Times New Roman"/>
          <w:i/>
          <w:iCs/>
          <w:kern w:val="0"/>
          <w:sz w:val="20"/>
          <w:szCs w:val="20"/>
        </w:rPr>
        <w:t>p</w:t>
      </w:r>
      <w:r w:rsidRPr="00B932BA">
        <w:rPr>
          <w:rFonts w:ascii="Times New Roman" w:eastAsia="宋体" w:hAnsi="Times New Roman" w:cs="Times New Roman"/>
          <w:kern w:val="0"/>
          <w:sz w:val="20"/>
          <w:szCs w:val="20"/>
        </w:rPr>
        <w:t xml:space="preserve"> &lt; 0.001</w:t>
      </w:r>
      <w:r w:rsidRPr="00B932BA">
        <w:rPr>
          <w:rFonts w:ascii="Times New Roman" w:eastAsia="宋体" w:hAnsi="Times New Roman" w:cs="Times New Roman"/>
          <w:kern w:val="0"/>
          <w:sz w:val="20"/>
          <w:szCs w:val="20"/>
        </w:rPr>
        <w:t>；（</w:t>
      </w:r>
      <w:r w:rsidRPr="00B932BA">
        <w:rPr>
          <w:rFonts w:ascii="Times New Roman" w:eastAsia="宋体" w:hAnsi="Times New Roman" w:cs="Times New Roman"/>
          <w:kern w:val="0"/>
          <w:sz w:val="20"/>
          <w:szCs w:val="20"/>
        </w:rPr>
        <w:t>2</w:t>
      </w:r>
      <w:r w:rsidRPr="00B932BA">
        <w:rPr>
          <w:rFonts w:ascii="Times New Roman" w:eastAsia="宋体" w:hAnsi="Times New Roman" w:cs="Times New Roman"/>
          <w:kern w:val="0"/>
          <w:sz w:val="20"/>
          <w:szCs w:val="20"/>
        </w:rPr>
        <w:t>）</w:t>
      </w:r>
      <w:r w:rsidR="00322A45">
        <w:rPr>
          <w:rFonts w:ascii="Times New Roman" w:eastAsia="宋体" w:hAnsi="Times New Roman" w:cs="Times New Roman" w:hint="eastAsia"/>
          <w:kern w:val="0"/>
          <w:sz w:val="20"/>
          <w:szCs w:val="20"/>
        </w:rPr>
        <w:t>表内所列</w:t>
      </w:r>
      <w:r w:rsidR="0043038B">
        <w:rPr>
          <w:rFonts w:ascii="Times New Roman" w:eastAsia="宋体" w:hAnsi="Times New Roman" w:cs="Times New Roman" w:hint="eastAsia"/>
          <w:kern w:val="0"/>
          <w:sz w:val="20"/>
          <w:szCs w:val="20"/>
        </w:rPr>
        <w:t>为</w:t>
      </w:r>
      <w:r w:rsidR="00322A45">
        <w:rPr>
          <w:rFonts w:ascii="Times New Roman" w:eastAsia="宋体" w:hAnsi="Times New Roman" w:cs="Times New Roman" w:hint="eastAsia"/>
          <w:kern w:val="0"/>
          <w:sz w:val="20"/>
          <w:szCs w:val="20"/>
        </w:rPr>
        <w:t>比值比，</w:t>
      </w:r>
      <w:r w:rsidRPr="00B932BA">
        <w:rPr>
          <w:rFonts w:ascii="Times New Roman" w:eastAsia="宋体" w:hAnsi="Times New Roman" w:cs="Times New Roman"/>
          <w:kern w:val="0"/>
          <w:sz w:val="20"/>
          <w:szCs w:val="20"/>
        </w:rPr>
        <w:t>括号内为稳健标准误。</w:t>
      </w:r>
    </w:p>
    <w:p w14:paraId="5D08EF7D" w14:textId="32477907" w:rsidR="00D30CFE" w:rsidRPr="004F7E16" w:rsidRDefault="00E4673E" w:rsidP="004F7E16">
      <w:pPr>
        <w:pStyle w:val="3"/>
        <w:spacing w:beforeLines="50" w:before="156" w:afterLines="50" w:after="156" w:line="276" w:lineRule="auto"/>
        <w:rPr>
          <w:rFonts w:ascii="Times New Roman" w:eastAsia="黑体" w:hAnsi="Times New Roman" w:cs="Times New Roman"/>
          <w:color w:val="000000" w:themeColor="text1"/>
          <w:sz w:val="24"/>
          <w:szCs w:val="24"/>
        </w:rPr>
      </w:pPr>
      <w:r w:rsidRPr="001A0113">
        <w:rPr>
          <w:rFonts w:ascii="Times New Roman" w:eastAsia="黑体" w:hAnsi="Times New Roman" w:cs="Times New Roman" w:hint="eastAsia"/>
          <w:color w:val="000000" w:themeColor="text1"/>
          <w:sz w:val="24"/>
          <w:szCs w:val="24"/>
        </w:rPr>
        <w:t>（</w:t>
      </w:r>
      <w:r>
        <w:rPr>
          <w:rFonts w:ascii="Times New Roman" w:eastAsia="黑体" w:hAnsi="Times New Roman" w:cs="Times New Roman" w:hint="eastAsia"/>
          <w:color w:val="000000" w:themeColor="text1"/>
          <w:sz w:val="24"/>
          <w:szCs w:val="24"/>
        </w:rPr>
        <w:t>三</w:t>
      </w:r>
      <w:r w:rsidRPr="001A0113">
        <w:rPr>
          <w:rFonts w:ascii="Times New Roman" w:eastAsia="黑体" w:hAnsi="Times New Roman" w:cs="Times New Roman" w:hint="eastAsia"/>
          <w:color w:val="000000" w:themeColor="text1"/>
          <w:sz w:val="24"/>
          <w:szCs w:val="24"/>
        </w:rPr>
        <w:t>）</w:t>
      </w:r>
      <w:r>
        <w:rPr>
          <w:rFonts w:ascii="Times New Roman" w:eastAsia="黑体" w:hAnsi="Times New Roman" w:cs="Times New Roman" w:hint="eastAsia"/>
          <w:color w:val="000000" w:themeColor="text1"/>
          <w:sz w:val="24"/>
          <w:szCs w:val="24"/>
        </w:rPr>
        <w:t>异质性分析</w:t>
      </w:r>
    </w:p>
    <w:p w14:paraId="0648CD8A" w14:textId="5A7A7DE5" w:rsidR="00EA45DF" w:rsidRDefault="00EA45DF" w:rsidP="00EA45DF">
      <w:pPr>
        <w:spacing w:line="276" w:lineRule="auto"/>
        <w:ind w:firstLineChars="200" w:firstLine="480"/>
        <w:rPr>
          <w:rFonts w:ascii="宋体" w:eastAsia="宋体" w:hAnsi="宋体" w:cs="Times New Roman"/>
          <w:kern w:val="0"/>
          <w:sz w:val="24"/>
          <w14:ligatures w14:val="none"/>
        </w:rPr>
      </w:pPr>
      <w:r w:rsidRPr="00EA45DF">
        <w:rPr>
          <w:rFonts w:ascii="宋体" w:eastAsia="宋体" w:hAnsi="宋体" w:cs="Times New Roman"/>
          <w:kern w:val="0"/>
          <w:sz w:val="24"/>
          <w14:ligatures w14:val="none"/>
        </w:rPr>
        <w:t>主效应模型验证了劳动“投入-回报”框架下月收入与日均工作时长对职业认同的差异化影响，并揭示了外部和内部两类择业动机的调节效应。然而，已有研究指出，即便在同一职业内部，岗位类型与技术路径的差异也会显著影响从业者的职业发展轨迹与社会心理结果（闫泽华</w:t>
      </w:r>
      <w:r w:rsidR="00C25BB1">
        <w:rPr>
          <w:rFonts w:ascii="宋体" w:eastAsia="宋体" w:hAnsi="宋体" w:cs="Times New Roman" w:hint="eastAsia"/>
          <w:kern w:val="0"/>
          <w:sz w:val="24"/>
          <w14:ligatures w14:val="none"/>
        </w:rPr>
        <w:t>、王天夫</w:t>
      </w:r>
      <w:r w:rsidR="00297D36" w:rsidRPr="001724A8">
        <w:rPr>
          <w:rFonts w:ascii="Times New Roman" w:eastAsia="宋体" w:hAnsi="Times New Roman" w:cs="Times New Roman"/>
          <w:kern w:val="0"/>
          <w:sz w:val="24"/>
          <w14:ligatures w14:val="none"/>
        </w:rPr>
        <w:t xml:space="preserve">, </w:t>
      </w:r>
      <w:r w:rsidRPr="00297D36">
        <w:rPr>
          <w:rFonts w:ascii="Times New Roman" w:eastAsia="宋体" w:hAnsi="Times New Roman" w:cs="Times New Roman"/>
          <w:kern w:val="0"/>
          <w:sz w:val="24"/>
          <w14:ligatures w14:val="none"/>
        </w:rPr>
        <w:t>2025</w:t>
      </w:r>
      <w:r w:rsidR="00392937">
        <w:rPr>
          <w:rFonts w:ascii="Times New Roman" w:eastAsia="宋体" w:hAnsi="Times New Roman" w:cs="Times New Roman"/>
          <w:kern w:val="0"/>
          <w:sz w:val="24"/>
          <w14:ligatures w14:val="none"/>
        </w:rPr>
        <w:t xml:space="preserve">; </w:t>
      </w:r>
      <w:r w:rsidR="00E60623">
        <w:rPr>
          <w:rFonts w:ascii="Times New Roman" w:eastAsia="宋体" w:hAnsi="Times New Roman" w:cs="Times New Roman" w:hint="eastAsia"/>
          <w:kern w:val="0"/>
          <w:sz w:val="24"/>
          <w14:ligatures w14:val="none"/>
        </w:rPr>
        <w:t>李晓天</w:t>
      </w:r>
      <w:r w:rsidR="00E60623">
        <w:rPr>
          <w:rFonts w:ascii="Times New Roman" w:eastAsia="宋体" w:hAnsi="Times New Roman" w:cs="Times New Roman"/>
          <w:kern w:val="0"/>
          <w:sz w:val="24"/>
          <w14:ligatures w14:val="none"/>
        </w:rPr>
        <w:t xml:space="preserve">, 2023a; </w:t>
      </w:r>
      <w:r w:rsidR="00392937">
        <w:rPr>
          <w:rFonts w:ascii="Times New Roman" w:eastAsia="宋体" w:hAnsi="Times New Roman" w:cs="Times New Roman" w:hint="eastAsia"/>
          <w:kern w:val="0"/>
          <w:sz w:val="24"/>
          <w14:ligatures w14:val="none"/>
        </w:rPr>
        <w:t>孙萍</w:t>
      </w:r>
      <w:r w:rsidR="00392937">
        <w:rPr>
          <w:rFonts w:ascii="Times New Roman" w:eastAsia="宋体" w:hAnsi="Times New Roman" w:cs="Times New Roman"/>
          <w:kern w:val="0"/>
          <w:sz w:val="24"/>
          <w14:ligatures w14:val="none"/>
        </w:rPr>
        <w:t>, 2019</w:t>
      </w:r>
      <w:r w:rsidRPr="00EA45DF">
        <w:rPr>
          <w:rFonts w:ascii="宋体" w:eastAsia="宋体" w:hAnsi="宋体" w:cs="Times New Roman"/>
          <w:kern w:val="0"/>
          <w:sz w:val="24"/>
          <w14:ligatures w14:val="none"/>
        </w:rPr>
        <w:t>）。</w:t>
      </w:r>
      <w:r w:rsidRPr="00B45A43">
        <w:rPr>
          <w:rFonts w:ascii="Times New Roman" w:eastAsia="宋体" w:hAnsi="Times New Roman" w:cs="Times New Roman"/>
          <w:kern w:val="0"/>
          <w:sz w:val="24"/>
          <w14:ligatures w14:val="none"/>
        </w:rPr>
        <w:t xml:space="preserve">Burrell </w:t>
      </w:r>
      <w:r w:rsidRPr="00B45A43">
        <w:rPr>
          <w:rFonts w:ascii="Times New Roman" w:eastAsia="宋体" w:hAnsi="Times New Roman" w:cs="Times New Roman"/>
          <w:kern w:val="0"/>
          <w:sz w:val="24"/>
          <w14:ligatures w14:val="none"/>
        </w:rPr>
        <w:t>和</w:t>
      </w:r>
      <w:r w:rsidRPr="00B45A43">
        <w:rPr>
          <w:rFonts w:ascii="Times New Roman" w:eastAsia="宋体" w:hAnsi="Times New Roman" w:cs="Times New Roman"/>
          <w:kern w:val="0"/>
          <w:sz w:val="24"/>
          <w14:ligatures w14:val="none"/>
        </w:rPr>
        <w:t xml:space="preserve"> Fourcade</w:t>
      </w:r>
      <w:r w:rsidRPr="00B45A43">
        <w:rPr>
          <w:rFonts w:ascii="Times New Roman" w:eastAsia="宋体" w:hAnsi="Times New Roman" w:cs="Times New Roman"/>
          <w:kern w:val="0"/>
          <w:sz w:val="24"/>
          <w14:ligatures w14:val="none"/>
        </w:rPr>
        <w:t>（</w:t>
      </w:r>
      <w:r w:rsidRPr="00B45A43">
        <w:rPr>
          <w:rFonts w:ascii="Times New Roman" w:eastAsia="宋体" w:hAnsi="Times New Roman" w:cs="Times New Roman"/>
          <w:kern w:val="0"/>
          <w:sz w:val="24"/>
          <w14:ligatures w14:val="none"/>
        </w:rPr>
        <w:t>2021</w:t>
      </w:r>
      <w:r w:rsidRPr="00B45A43">
        <w:rPr>
          <w:rFonts w:ascii="Times New Roman" w:eastAsia="宋体" w:hAnsi="Times New Roman" w:cs="Times New Roman"/>
          <w:kern w:val="0"/>
          <w:sz w:val="24"/>
          <w14:ligatures w14:val="none"/>
        </w:rPr>
        <w:t>）</w:t>
      </w:r>
      <w:r w:rsidRPr="00EA45DF">
        <w:rPr>
          <w:rFonts w:ascii="宋体" w:eastAsia="宋体" w:hAnsi="宋体" w:cs="Times New Roman"/>
          <w:kern w:val="0"/>
          <w:sz w:val="24"/>
          <w14:ligatures w14:val="none"/>
        </w:rPr>
        <w:t>强调，技能类型与技术能力</w:t>
      </w:r>
      <w:r w:rsidR="009B1925">
        <w:rPr>
          <w:rFonts w:ascii="宋体" w:eastAsia="宋体" w:hAnsi="宋体" w:cs="Times New Roman" w:hint="eastAsia"/>
          <w:kern w:val="0"/>
          <w:sz w:val="24"/>
          <w14:ligatures w14:val="none"/>
        </w:rPr>
        <w:t>对程序员群体的</w:t>
      </w:r>
      <w:r w:rsidRPr="00EA45DF">
        <w:rPr>
          <w:rFonts w:ascii="宋体" w:eastAsia="宋体" w:hAnsi="宋体" w:cs="Times New Roman"/>
          <w:kern w:val="0"/>
          <w:sz w:val="24"/>
          <w14:ligatures w14:val="none"/>
        </w:rPr>
        <w:t>分层不仅具有经济维度</w:t>
      </w:r>
      <w:r w:rsidR="0071212F">
        <w:rPr>
          <w:rFonts w:ascii="宋体" w:eastAsia="宋体" w:hAnsi="宋体" w:cs="Times New Roman" w:hint="eastAsia"/>
          <w:kern w:val="0"/>
          <w:sz w:val="24"/>
          <w14:ligatures w14:val="none"/>
        </w:rPr>
        <w:t>的效应</w:t>
      </w:r>
      <w:r w:rsidRPr="00EA45DF">
        <w:rPr>
          <w:rFonts w:ascii="宋体" w:eastAsia="宋体" w:hAnsi="宋体" w:cs="Times New Roman"/>
          <w:kern w:val="0"/>
          <w:sz w:val="24"/>
          <w14:ligatures w14:val="none"/>
        </w:rPr>
        <w:t>，也深刻嵌入技术社区的文化认同与行业评价体系。</w:t>
      </w:r>
      <w:r w:rsidRPr="00D7407C">
        <w:rPr>
          <w:rFonts w:ascii="Times New Roman" w:eastAsia="宋体" w:hAnsi="Times New Roman" w:cs="Times New Roman"/>
          <w:kern w:val="0"/>
          <w:sz w:val="24"/>
          <w14:ligatures w14:val="none"/>
        </w:rPr>
        <w:t>Campero</w:t>
      </w:r>
      <w:r w:rsidRPr="00EA45DF">
        <w:rPr>
          <w:rFonts w:ascii="宋体" w:eastAsia="宋体" w:hAnsi="宋体" w:cs="Times New Roman"/>
          <w:kern w:val="0"/>
          <w:sz w:val="24"/>
          <w14:ligatures w14:val="none"/>
        </w:rPr>
        <w:t>（</w:t>
      </w:r>
      <w:r w:rsidRPr="00D7407C">
        <w:rPr>
          <w:rFonts w:ascii="Times New Roman" w:eastAsia="宋体" w:hAnsi="Times New Roman" w:cs="Times New Roman"/>
          <w:kern w:val="0"/>
          <w:sz w:val="24"/>
          <w14:ligatures w14:val="none"/>
        </w:rPr>
        <w:t>202</w:t>
      </w:r>
      <w:r w:rsidR="009A45B0" w:rsidRPr="00D7407C">
        <w:rPr>
          <w:rFonts w:ascii="Times New Roman" w:eastAsia="宋体" w:hAnsi="Times New Roman" w:cs="Times New Roman"/>
          <w:kern w:val="0"/>
          <w:sz w:val="24"/>
          <w14:ligatures w14:val="none"/>
        </w:rPr>
        <w:t>1</w:t>
      </w:r>
      <w:r w:rsidRPr="00EA45DF">
        <w:rPr>
          <w:rFonts w:ascii="宋体" w:eastAsia="宋体" w:hAnsi="宋体" w:cs="Times New Roman"/>
          <w:kern w:val="0"/>
          <w:sz w:val="24"/>
          <w14:ligatures w14:val="none"/>
        </w:rPr>
        <w:t>）进一步通过招聘数据实证发现，软件企业在岗位匹配过程中，往往依据任务复杂度与技术路径对求职者的适配性进行筛选，</w:t>
      </w:r>
      <w:r w:rsidR="000443A1">
        <w:rPr>
          <w:rFonts w:ascii="宋体" w:eastAsia="宋体" w:hAnsi="宋体" w:cs="Times New Roman" w:hint="eastAsia"/>
          <w:kern w:val="0"/>
          <w:sz w:val="24"/>
          <w14:ligatures w14:val="none"/>
        </w:rPr>
        <w:t>隐蔽地</w:t>
      </w:r>
      <w:r w:rsidRPr="00EA45DF">
        <w:rPr>
          <w:rFonts w:ascii="宋体" w:eastAsia="宋体" w:hAnsi="宋体" w:cs="Times New Roman"/>
          <w:kern w:val="0"/>
          <w:sz w:val="24"/>
          <w14:ligatures w14:val="none"/>
        </w:rPr>
        <w:t>在职业内部形成系统性的岗位区隔，并导致从业者在工作内容、晋升通道与职业认同方面产生显著差异。</w:t>
      </w:r>
    </w:p>
    <w:p w14:paraId="62723A48" w14:textId="7699FB9A" w:rsidR="00B964EF" w:rsidRPr="00B964EF" w:rsidRDefault="00B964EF" w:rsidP="00B964EF">
      <w:pPr>
        <w:pStyle w:val="4"/>
        <w:spacing w:beforeLines="50" w:before="156" w:afterLines="50" w:after="156" w:line="276" w:lineRule="auto"/>
        <w:ind w:leftChars="200" w:left="420"/>
        <w:rPr>
          <w:rFonts w:ascii="黑体" w:eastAsia="黑体" w:hAnsi="黑体" w:cs="Times New Roman"/>
          <w:color w:val="000000" w:themeColor="text1"/>
          <w:sz w:val="24"/>
          <w:szCs w:val="24"/>
        </w:rPr>
      </w:pPr>
      <w:r w:rsidRPr="00675367">
        <w:rPr>
          <w:rFonts w:ascii="Times New Roman" w:eastAsia="黑体" w:hAnsi="Times New Roman" w:cs="Times New Roman"/>
          <w:color w:val="000000" w:themeColor="text1"/>
          <w:sz w:val="24"/>
          <w:szCs w:val="24"/>
        </w:rPr>
        <w:t xml:space="preserve">1. </w:t>
      </w:r>
      <w:r>
        <w:rPr>
          <w:rFonts w:ascii="黑体" w:eastAsia="黑体" w:hAnsi="黑体" w:cs="Times New Roman" w:hint="eastAsia"/>
          <w:color w:val="000000" w:themeColor="text1"/>
          <w:sz w:val="24"/>
          <w:szCs w:val="24"/>
        </w:rPr>
        <w:t>基于是否从事“人工智能相关岗位”的异质性分析</w:t>
      </w:r>
    </w:p>
    <w:p w14:paraId="3CD66815" w14:textId="73E0CF86" w:rsidR="008E2E71" w:rsidRDefault="00912FD8" w:rsidP="002519B5">
      <w:pPr>
        <w:spacing w:line="276" w:lineRule="auto"/>
        <w:ind w:firstLineChars="200" w:firstLine="480"/>
        <w:rPr>
          <w:rFonts w:ascii="宋体" w:eastAsia="宋体" w:hAnsi="宋体" w:cs="Times New Roman"/>
          <w:color w:val="EE0000"/>
          <w:kern w:val="0"/>
          <w:sz w:val="24"/>
          <w:highlight w:val="yellow"/>
          <w14:ligatures w14:val="none"/>
        </w:rPr>
      </w:pPr>
      <w:r w:rsidRPr="002519B5">
        <w:rPr>
          <w:rFonts w:ascii="宋体" w:eastAsia="宋体" w:hAnsi="宋体" w:cs="Times New Roman" w:hint="eastAsia"/>
          <w:color w:val="EE0000"/>
          <w:kern w:val="0"/>
          <w:sz w:val="24"/>
          <w:highlight w:val="yellow"/>
          <w14:ligatures w14:val="none"/>
        </w:rPr>
        <w:t>以大模型为代表的</w:t>
      </w:r>
      <w:r w:rsidR="00EA45DF" w:rsidRPr="002519B5">
        <w:rPr>
          <w:rFonts w:ascii="宋体" w:eastAsia="宋体" w:hAnsi="宋体" w:cs="Times New Roman"/>
          <w:color w:val="EE0000"/>
          <w:kern w:val="0"/>
          <w:sz w:val="24"/>
          <w:highlight w:val="yellow"/>
          <w14:ligatures w14:val="none"/>
        </w:rPr>
        <w:t>生成式人工智能正构成一场</w:t>
      </w:r>
      <w:r w:rsidR="0020529D">
        <w:rPr>
          <w:rFonts w:ascii="宋体" w:eastAsia="宋体" w:hAnsi="宋体" w:cs="Times New Roman" w:hint="eastAsia"/>
          <w:color w:val="EE0000"/>
          <w:kern w:val="0"/>
          <w:sz w:val="24"/>
          <w:highlight w:val="yellow"/>
          <w14:ligatures w14:val="none"/>
        </w:rPr>
        <w:t>深刻</w:t>
      </w:r>
      <w:r w:rsidR="00EA45DF" w:rsidRPr="002519B5">
        <w:rPr>
          <w:rFonts w:ascii="宋体" w:eastAsia="宋体" w:hAnsi="宋体" w:cs="Times New Roman"/>
          <w:color w:val="EE0000"/>
          <w:kern w:val="0"/>
          <w:sz w:val="24"/>
          <w:highlight w:val="yellow"/>
          <w14:ligatures w14:val="none"/>
        </w:rPr>
        <w:t>的技术变革，</w:t>
      </w:r>
      <w:r w:rsidR="00302345">
        <w:rPr>
          <w:rFonts w:ascii="宋体" w:eastAsia="宋体" w:hAnsi="宋体" w:cs="Times New Roman" w:hint="eastAsia"/>
          <w:color w:val="EE0000"/>
          <w:kern w:val="0"/>
          <w:sz w:val="24"/>
          <w:highlight w:val="yellow"/>
          <w14:ligatures w14:val="none"/>
        </w:rPr>
        <w:t>通过</w:t>
      </w:r>
      <w:r w:rsidR="00A527D2" w:rsidRPr="002519B5">
        <w:rPr>
          <w:rFonts w:ascii="宋体" w:eastAsia="宋体" w:hAnsi="宋体" w:cs="Times New Roman" w:hint="eastAsia"/>
          <w:color w:val="EE0000"/>
          <w:kern w:val="0"/>
          <w:sz w:val="24"/>
          <w:highlight w:val="yellow"/>
          <w14:ligatures w14:val="none"/>
        </w:rPr>
        <w:t>代码生成、问题诊断和自动执行</w:t>
      </w:r>
      <w:r w:rsidR="00A527D2" w:rsidRPr="002519B5">
        <w:rPr>
          <w:rFonts w:ascii="宋体" w:eastAsia="宋体" w:hAnsi="宋体" w:cs="Times New Roman"/>
          <w:color w:val="EE0000"/>
          <w:kern w:val="0"/>
          <w:sz w:val="24"/>
          <w:highlight w:val="yellow"/>
          <w14:ligatures w14:val="none"/>
        </w:rPr>
        <w:t>等</w:t>
      </w:r>
      <w:r w:rsidR="00925E20">
        <w:rPr>
          <w:rFonts w:ascii="宋体" w:eastAsia="宋体" w:hAnsi="宋体" w:cs="Times New Roman" w:hint="eastAsia"/>
          <w:color w:val="EE0000"/>
          <w:kern w:val="0"/>
          <w:sz w:val="24"/>
          <w:highlight w:val="yellow"/>
          <w14:ligatures w14:val="none"/>
        </w:rPr>
        <w:t>功能，</w:t>
      </w:r>
      <w:r w:rsidR="00A527D2" w:rsidRPr="002519B5">
        <w:rPr>
          <w:rFonts w:ascii="宋体" w:eastAsia="宋体" w:hAnsi="宋体" w:cs="Times New Roman" w:hint="eastAsia"/>
          <w:color w:val="EE0000"/>
          <w:kern w:val="0"/>
          <w:sz w:val="24"/>
          <w:highlight w:val="yellow"/>
          <w14:ligatures w14:val="none"/>
        </w:rPr>
        <w:t>重塑</w:t>
      </w:r>
      <w:r w:rsidR="00925E20">
        <w:rPr>
          <w:rFonts w:ascii="宋体" w:eastAsia="宋体" w:hAnsi="宋体" w:cs="Times New Roman" w:hint="eastAsia"/>
          <w:color w:val="EE0000"/>
          <w:kern w:val="0"/>
          <w:sz w:val="24"/>
          <w:highlight w:val="yellow"/>
          <w14:ligatures w14:val="none"/>
        </w:rPr>
        <w:t>了</w:t>
      </w:r>
      <w:r w:rsidR="00A527D2" w:rsidRPr="002519B5">
        <w:rPr>
          <w:rFonts w:ascii="宋体" w:eastAsia="宋体" w:hAnsi="宋体" w:cs="Times New Roman" w:hint="eastAsia"/>
          <w:color w:val="EE0000"/>
          <w:kern w:val="0"/>
          <w:sz w:val="24"/>
          <w:highlight w:val="yellow"/>
          <w14:ligatures w14:val="none"/>
        </w:rPr>
        <w:t>程序员的工作流程和技能边界，</w:t>
      </w:r>
      <w:r w:rsidR="0075438F">
        <w:rPr>
          <w:rFonts w:ascii="宋体" w:eastAsia="宋体" w:hAnsi="宋体" w:cs="Times New Roman" w:hint="eastAsia"/>
          <w:color w:val="EE0000"/>
          <w:kern w:val="0"/>
          <w:sz w:val="24"/>
          <w:highlight w:val="yellow"/>
          <w14:ligatures w14:val="none"/>
        </w:rPr>
        <w:t>并由此</w:t>
      </w:r>
      <w:r w:rsidR="00E82E6E" w:rsidRPr="002519B5">
        <w:rPr>
          <w:rFonts w:ascii="宋体" w:eastAsia="宋体" w:hAnsi="宋体" w:cs="Times New Roman" w:hint="eastAsia"/>
          <w:color w:val="EE0000"/>
          <w:kern w:val="0"/>
          <w:sz w:val="24"/>
          <w:highlight w:val="yellow"/>
          <w14:ligatures w14:val="none"/>
        </w:rPr>
        <w:t>对</w:t>
      </w:r>
      <w:r w:rsidR="00A527D2" w:rsidRPr="002519B5">
        <w:rPr>
          <w:rFonts w:ascii="宋体" w:eastAsia="宋体" w:hAnsi="宋体" w:cs="Times New Roman" w:hint="eastAsia"/>
          <w:color w:val="EE0000"/>
          <w:kern w:val="0"/>
          <w:sz w:val="24"/>
          <w:highlight w:val="yellow"/>
          <w14:ligatures w14:val="none"/>
        </w:rPr>
        <w:t>其</w:t>
      </w:r>
      <w:r w:rsidR="003F4CDE" w:rsidRPr="002519B5">
        <w:rPr>
          <w:rFonts w:ascii="宋体" w:eastAsia="宋体" w:hAnsi="宋体" w:cs="Times New Roman" w:hint="eastAsia"/>
          <w:color w:val="EE0000"/>
          <w:kern w:val="0"/>
          <w:sz w:val="24"/>
          <w:highlight w:val="yellow"/>
          <w14:ligatures w14:val="none"/>
        </w:rPr>
        <w:t>职业认同</w:t>
      </w:r>
      <w:r w:rsidR="00EA45DF" w:rsidRPr="002519B5">
        <w:rPr>
          <w:rFonts w:ascii="宋体" w:eastAsia="宋体" w:hAnsi="宋体" w:cs="Times New Roman"/>
          <w:color w:val="EE0000"/>
          <w:kern w:val="0"/>
          <w:sz w:val="24"/>
          <w:highlight w:val="yellow"/>
          <w14:ligatures w14:val="none"/>
        </w:rPr>
        <w:t>产生</w:t>
      </w:r>
      <w:r w:rsidR="00A41089">
        <w:rPr>
          <w:rFonts w:ascii="宋体" w:eastAsia="宋体" w:hAnsi="宋体" w:cs="Times New Roman" w:hint="eastAsia"/>
          <w:color w:val="EE0000"/>
          <w:kern w:val="0"/>
          <w:sz w:val="24"/>
          <w:highlight w:val="yellow"/>
          <w14:ligatures w14:val="none"/>
        </w:rPr>
        <w:t>重要</w:t>
      </w:r>
      <w:r w:rsidR="00EA45DF" w:rsidRPr="002519B5">
        <w:rPr>
          <w:rFonts w:ascii="宋体" w:eastAsia="宋体" w:hAnsi="宋体" w:cs="Times New Roman"/>
          <w:color w:val="EE0000"/>
          <w:kern w:val="0"/>
          <w:sz w:val="24"/>
          <w:highlight w:val="yellow"/>
          <w14:ligatures w14:val="none"/>
        </w:rPr>
        <w:t>影响</w:t>
      </w:r>
      <w:r w:rsidR="002573E5">
        <w:rPr>
          <w:rFonts w:ascii="宋体" w:eastAsia="宋体" w:hAnsi="宋体" w:cs="Times New Roman" w:hint="eastAsia"/>
          <w:color w:val="EE0000"/>
          <w:kern w:val="0"/>
          <w:sz w:val="24"/>
          <w:highlight w:val="yellow"/>
          <w14:ligatures w14:val="none"/>
        </w:rPr>
        <w:t>（</w:t>
      </w:r>
      <w:r w:rsidR="002573E5" w:rsidRPr="004C5F48">
        <w:rPr>
          <w:rFonts w:ascii="Times New Roman" w:eastAsia="宋体" w:hAnsi="Times New Roman" w:cs="Times New Roman"/>
          <w:color w:val="EE0000"/>
          <w:kern w:val="0"/>
          <w:sz w:val="24"/>
          <w:highlight w:val="yellow"/>
          <w14:ligatures w14:val="none"/>
        </w:rPr>
        <w:t>Roychoudhury &amp; Zeller, 2025</w:t>
      </w:r>
      <w:r w:rsidR="008C7065">
        <w:rPr>
          <w:rFonts w:ascii="Times New Roman" w:eastAsia="宋体" w:hAnsi="Times New Roman" w:cs="Times New Roman"/>
          <w:color w:val="EE0000"/>
          <w:kern w:val="0"/>
          <w:sz w:val="24"/>
          <w:highlight w:val="yellow"/>
          <w14:ligatures w14:val="none"/>
        </w:rPr>
        <w:t>; Acemoglu et al., 2022</w:t>
      </w:r>
      <w:r w:rsidR="002573E5">
        <w:rPr>
          <w:rFonts w:ascii="宋体" w:eastAsia="宋体" w:hAnsi="宋体" w:cs="Times New Roman" w:hint="eastAsia"/>
          <w:color w:val="EE0000"/>
          <w:kern w:val="0"/>
          <w:sz w:val="24"/>
          <w:highlight w:val="yellow"/>
          <w14:ligatures w14:val="none"/>
        </w:rPr>
        <w:t>）</w:t>
      </w:r>
      <w:r w:rsidR="007136CA">
        <w:rPr>
          <w:rFonts w:ascii="宋体" w:eastAsia="宋体" w:hAnsi="宋体" w:cs="Times New Roman" w:hint="eastAsia"/>
          <w:color w:val="EE0000"/>
          <w:kern w:val="0"/>
          <w:sz w:val="24"/>
          <w:highlight w:val="yellow"/>
          <w14:ligatures w14:val="none"/>
        </w:rPr>
        <w:t>。</w:t>
      </w:r>
    </w:p>
    <w:p w14:paraId="0014AFD8" w14:textId="77777777" w:rsidR="009A5974" w:rsidRDefault="007136CA" w:rsidP="009A5974">
      <w:pPr>
        <w:spacing w:line="276" w:lineRule="auto"/>
        <w:ind w:firstLineChars="200" w:firstLine="480"/>
        <w:rPr>
          <w:rFonts w:ascii="宋体" w:eastAsia="宋体" w:hAnsi="宋体" w:cs="Times New Roman"/>
          <w:color w:val="EE0000"/>
          <w:kern w:val="0"/>
          <w:sz w:val="24"/>
          <w:highlight w:val="yellow"/>
          <w14:ligatures w14:val="none"/>
        </w:rPr>
      </w:pPr>
      <w:r w:rsidRPr="00140D8E">
        <w:rPr>
          <w:rFonts w:ascii="宋体" w:eastAsia="宋体" w:hAnsi="宋体" w:cs="Times New Roman"/>
          <w:color w:val="EE0000"/>
          <w:kern w:val="0"/>
          <w:sz w:val="24"/>
          <w:highlight w:val="yellow"/>
          <w14:ligatures w14:val="none"/>
        </w:rPr>
        <w:lastRenderedPageBreak/>
        <w:t>按照技术演进的主流理论预期，技术进步往往呈现出技能偏向特征，通过提高高技能劳动的相对需求与工资溢价，使技能先进者在技术变革中具有更强的相对优势（</w:t>
      </w:r>
      <w:r w:rsidRPr="007B3A0A">
        <w:rPr>
          <w:rFonts w:ascii="Times New Roman" w:eastAsia="宋体" w:hAnsi="Times New Roman" w:cs="Times New Roman"/>
          <w:color w:val="EE0000"/>
          <w:kern w:val="0"/>
          <w:sz w:val="24"/>
          <w:highlight w:val="yellow"/>
          <w14:ligatures w14:val="none"/>
        </w:rPr>
        <w:t>Acemoglu, 2002</w:t>
      </w:r>
      <w:r w:rsidRPr="00140D8E">
        <w:rPr>
          <w:rFonts w:ascii="宋体" w:eastAsia="宋体" w:hAnsi="宋体" w:cs="Times New Roman"/>
          <w:color w:val="EE0000"/>
          <w:kern w:val="0"/>
          <w:sz w:val="24"/>
          <w:highlight w:val="yellow"/>
          <w14:ligatures w14:val="none"/>
        </w:rPr>
        <w:t>）。</w:t>
      </w:r>
    </w:p>
    <w:p w14:paraId="4E36F50A" w14:textId="0C90FEAA" w:rsidR="00DC17B0" w:rsidRPr="001C34CD" w:rsidRDefault="00723ED7" w:rsidP="009A5974">
      <w:pPr>
        <w:spacing w:line="276" w:lineRule="auto"/>
        <w:ind w:firstLineChars="200" w:firstLine="480"/>
        <w:rPr>
          <w:rFonts w:ascii="宋体" w:eastAsia="宋体" w:hAnsi="宋体" w:cs="Times New Roman"/>
          <w:color w:val="EE0000"/>
          <w:kern w:val="0"/>
          <w:sz w:val="24"/>
          <w:highlight w:val="yellow"/>
          <w14:ligatures w14:val="none"/>
        </w:rPr>
      </w:pPr>
      <w:r w:rsidRPr="00723ED7">
        <w:rPr>
          <w:rFonts w:ascii="宋体" w:eastAsia="宋体" w:hAnsi="宋体" w:cs="Times New Roman"/>
          <w:color w:val="EE0000"/>
          <w:kern w:val="0"/>
          <w:sz w:val="24"/>
          <w:highlight w:val="yellow"/>
          <w14:ligatures w14:val="none"/>
        </w:rPr>
        <w:t>然而，生成式人工智能</w:t>
      </w:r>
      <w:r w:rsidR="007F3EA4">
        <w:rPr>
          <w:rFonts w:ascii="宋体" w:eastAsia="宋体" w:hAnsi="宋体" w:cs="Times New Roman" w:hint="eastAsia"/>
          <w:color w:val="EE0000"/>
          <w:kern w:val="0"/>
          <w:sz w:val="24"/>
          <w:highlight w:val="yellow"/>
          <w14:ligatures w14:val="none"/>
        </w:rPr>
        <w:t>的发展正对这一预期构成挑战：作为典型的高技能职业群体，程序员并未如以往信息技术浪潮中那样单向度地从技术进步中获利，反而成为最早直面</w:t>
      </w:r>
      <w:r w:rsidR="00223A07">
        <w:rPr>
          <w:rFonts w:ascii="宋体" w:eastAsia="宋体" w:hAnsi="宋体" w:cs="Times New Roman" w:hint="eastAsia"/>
          <w:color w:val="EE0000"/>
          <w:kern w:val="0"/>
          <w:sz w:val="24"/>
          <w:highlight w:val="yellow"/>
          <w14:ligatures w14:val="none"/>
        </w:rPr>
        <w:t>职业分化</w:t>
      </w:r>
      <w:r w:rsidR="007F3EA4">
        <w:rPr>
          <w:rFonts w:ascii="宋体" w:eastAsia="宋体" w:hAnsi="宋体" w:cs="Times New Roman" w:hint="eastAsia"/>
          <w:color w:val="EE0000"/>
          <w:kern w:val="0"/>
          <w:sz w:val="24"/>
          <w:highlight w:val="yellow"/>
          <w14:ligatures w14:val="none"/>
        </w:rPr>
        <w:t>和</w:t>
      </w:r>
      <w:r w:rsidR="00223A07">
        <w:rPr>
          <w:rFonts w:ascii="宋体" w:eastAsia="宋体" w:hAnsi="宋体" w:cs="Times New Roman" w:hint="eastAsia"/>
          <w:color w:val="EE0000"/>
          <w:kern w:val="0"/>
          <w:sz w:val="24"/>
          <w:highlight w:val="yellow"/>
          <w14:ligatures w14:val="none"/>
        </w:rPr>
        <w:t>技术替代</w:t>
      </w:r>
      <w:r w:rsidR="007F3EA4">
        <w:rPr>
          <w:rFonts w:ascii="宋体" w:eastAsia="宋体" w:hAnsi="宋体" w:cs="Times New Roman" w:hint="eastAsia"/>
          <w:color w:val="EE0000"/>
          <w:kern w:val="0"/>
          <w:sz w:val="24"/>
          <w:highlight w:val="yellow"/>
          <w14:ligatures w14:val="none"/>
        </w:rPr>
        <w:t>风险的群体之一</w:t>
      </w:r>
      <w:r w:rsidR="00A527D2" w:rsidRPr="002519B5">
        <w:rPr>
          <w:rFonts w:ascii="宋体" w:eastAsia="宋体" w:hAnsi="宋体" w:cs="Times New Roman" w:hint="eastAsia"/>
          <w:color w:val="EE0000"/>
          <w:kern w:val="0"/>
          <w:sz w:val="24"/>
          <w:highlight w:val="yellow"/>
          <w14:ligatures w14:val="none"/>
        </w:rPr>
        <w:t>（张丹丹等</w:t>
      </w:r>
      <w:r w:rsidR="00A527D2" w:rsidRPr="002519B5">
        <w:rPr>
          <w:rFonts w:ascii="Times New Roman" w:eastAsia="宋体" w:hAnsi="Times New Roman" w:cs="Times New Roman"/>
          <w:color w:val="EE0000"/>
          <w:kern w:val="0"/>
          <w:sz w:val="24"/>
          <w:highlight w:val="yellow"/>
          <w14:ligatures w14:val="none"/>
        </w:rPr>
        <w:t>, 2025</w:t>
      </w:r>
      <w:r w:rsidR="00642CCA">
        <w:rPr>
          <w:rFonts w:ascii="Times New Roman" w:eastAsia="宋体" w:hAnsi="Times New Roman" w:cs="Times New Roman"/>
          <w:color w:val="EE0000"/>
          <w:kern w:val="0"/>
          <w:sz w:val="24"/>
          <w:highlight w:val="yellow"/>
          <w14:ligatures w14:val="none"/>
        </w:rPr>
        <w:t xml:space="preserve">; </w:t>
      </w:r>
      <w:r w:rsidR="00642CCA">
        <w:rPr>
          <w:rFonts w:ascii="Times New Roman" w:eastAsia="宋体" w:hAnsi="Times New Roman" w:cs="Times New Roman" w:hint="eastAsia"/>
          <w:color w:val="EE0000"/>
          <w:kern w:val="0"/>
          <w:sz w:val="24"/>
          <w:highlight w:val="yellow"/>
          <w14:ligatures w14:val="none"/>
        </w:rPr>
        <w:t>张咏雪</w:t>
      </w:r>
      <w:r w:rsidR="00642CCA">
        <w:rPr>
          <w:rFonts w:ascii="Times New Roman" w:eastAsia="宋体" w:hAnsi="Times New Roman" w:cs="Times New Roman"/>
          <w:color w:val="EE0000"/>
          <w:kern w:val="0"/>
          <w:sz w:val="24"/>
          <w:highlight w:val="yellow"/>
          <w14:ligatures w14:val="none"/>
        </w:rPr>
        <w:t>, 2024</w:t>
      </w:r>
      <w:r w:rsidR="00A527D2" w:rsidRPr="002519B5">
        <w:rPr>
          <w:rFonts w:ascii="Times New Roman" w:eastAsia="宋体" w:hAnsi="Times New Roman" w:cs="Times New Roman" w:hint="eastAsia"/>
          <w:color w:val="EE0000"/>
          <w:kern w:val="0"/>
          <w:sz w:val="24"/>
          <w:highlight w:val="yellow"/>
          <w14:ligatures w14:val="none"/>
        </w:rPr>
        <w:t>）</w:t>
      </w:r>
      <w:r w:rsidR="00A527D2" w:rsidRPr="002519B5">
        <w:rPr>
          <w:rFonts w:ascii="宋体" w:eastAsia="宋体" w:hAnsi="宋体" w:cs="Times New Roman" w:hint="eastAsia"/>
          <w:color w:val="EE0000"/>
          <w:kern w:val="0"/>
          <w:sz w:val="24"/>
          <w:highlight w:val="yellow"/>
          <w14:ligatures w14:val="none"/>
        </w:rPr>
        <w:t>。数据显示，</w:t>
      </w:r>
      <w:r w:rsidR="00A527D2" w:rsidRPr="002519B5">
        <w:rPr>
          <w:rFonts w:ascii="Times New Roman" w:eastAsia="宋体" w:hAnsi="Times New Roman" w:cs="Times New Roman"/>
          <w:color w:val="EE0000"/>
          <w:kern w:val="0"/>
          <w:sz w:val="24"/>
          <w:highlight w:val="yellow"/>
          <w14:ligatures w14:val="none"/>
        </w:rPr>
        <w:t>Stack Overflow</w:t>
      </w:r>
      <w:r w:rsidR="00A527D2" w:rsidRPr="002519B5">
        <w:rPr>
          <w:rFonts w:ascii="宋体" w:eastAsia="宋体" w:hAnsi="宋体" w:cs="Times New Roman" w:hint="eastAsia"/>
          <w:color w:val="EE0000"/>
          <w:kern w:val="0"/>
          <w:sz w:val="24"/>
          <w:highlight w:val="yellow"/>
          <w14:ligatures w14:val="none"/>
        </w:rPr>
        <w:t>论坛上的问题数在</w:t>
      </w:r>
      <w:r w:rsidR="00A527D2" w:rsidRPr="002519B5">
        <w:rPr>
          <w:rFonts w:ascii="Times New Roman" w:eastAsia="宋体" w:hAnsi="Times New Roman" w:cs="Times New Roman"/>
          <w:color w:val="EE0000"/>
          <w:kern w:val="0"/>
          <w:sz w:val="24"/>
          <w:highlight w:val="yellow"/>
          <w14:ligatures w14:val="none"/>
        </w:rPr>
        <w:t>ChatGPT</w:t>
      </w:r>
      <w:r w:rsidR="00A527D2" w:rsidRPr="002519B5">
        <w:rPr>
          <w:rFonts w:ascii="宋体" w:eastAsia="宋体" w:hAnsi="宋体" w:cs="Times New Roman" w:hint="eastAsia"/>
          <w:color w:val="EE0000"/>
          <w:kern w:val="0"/>
          <w:sz w:val="24"/>
          <w:highlight w:val="yellow"/>
          <w14:ligatures w14:val="none"/>
        </w:rPr>
        <w:t>发布后大幅下降</w:t>
      </w:r>
      <w:r w:rsidR="00A527D2" w:rsidRPr="002519B5">
        <w:rPr>
          <w:rFonts w:ascii="宋体" w:eastAsia="宋体" w:hAnsi="宋体" w:cs="Times New Roman"/>
          <w:color w:val="EE0000"/>
          <w:kern w:val="0"/>
          <w:sz w:val="24"/>
          <w:highlight w:val="yellow"/>
          <w14:ligatures w14:val="none"/>
        </w:rPr>
        <w:t>,</w:t>
      </w:r>
      <w:r w:rsidR="00A527D2" w:rsidRPr="002519B5">
        <w:rPr>
          <w:rStyle w:val="afa"/>
          <w:rFonts w:ascii="宋体" w:eastAsia="宋体" w:hAnsi="宋体" w:cs="Times New Roman"/>
          <w:color w:val="EE0000"/>
          <w:kern w:val="0"/>
          <w:sz w:val="24"/>
          <w:highlight w:val="yellow"/>
          <w14:ligatures w14:val="none"/>
        </w:rPr>
        <w:footnoteReference w:id="13"/>
      </w:r>
      <w:r w:rsidR="00A527D2" w:rsidRPr="002519B5">
        <w:rPr>
          <w:rFonts w:ascii="宋体" w:eastAsia="宋体" w:hAnsi="宋体" w:cs="Times New Roman"/>
          <w:color w:val="EE0000"/>
          <w:kern w:val="0"/>
          <w:sz w:val="24"/>
          <w:highlight w:val="yellow"/>
          <w14:ligatures w14:val="none"/>
        </w:rPr>
        <w:t xml:space="preserve"> </w:t>
      </w:r>
      <w:r w:rsidR="00A527D2" w:rsidRPr="002519B5">
        <w:rPr>
          <w:rFonts w:ascii="宋体" w:eastAsia="宋体" w:hAnsi="宋体" w:cs="Times New Roman" w:hint="eastAsia"/>
          <w:color w:val="EE0000"/>
          <w:kern w:val="0"/>
          <w:sz w:val="24"/>
          <w:highlight w:val="yellow"/>
          <w14:ligatures w14:val="none"/>
        </w:rPr>
        <w:t>访问量持续走低，</w:t>
      </w:r>
      <w:r w:rsidR="00A527D2" w:rsidRPr="002519B5">
        <w:rPr>
          <w:rStyle w:val="afa"/>
          <w:rFonts w:ascii="宋体" w:eastAsia="宋体" w:hAnsi="宋体" w:cs="Times New Roman" w:hint="eastAsia"/>
          <w:color w:val="EE0000"/>
          <w:kern w:val="0"/>
          <w:sz w:val="24"/>
          <w:highlight w:val="yellow"/>
          <w14:ligatures w14:val="none"/>
        </w:rPr>
        <w:footnoteReference w:id="14"/>
      </w:r>
      <w:r w:rsidR="00A527D2" w:rsidRPr="002519B5">
        <w:rPr>
          <w:rFonts w:ascii="宋体" w:eastAsia="宋体" w:hAnsi="宋体" w:cs="Times New Roman" w:hint="eastAsia"/>
          <w:color w:val="EE0000"/>
          <w:kern w:val="0"/>
          <w:sz w:val="24"/>
          <w:highlight w:val="yellow"/>
          <w14:ligatures w14:val="none"/>
        </w:rPr>
        <w:t xml:space="preserve"> 表明部分原本依赖专业社区才能获得的专业知识正在被</w:t>
      </w:r>
      <w:r w:rsidR="00D1640D">
        <w:rPr>
          <w:rFonts w:ascii="宋体" w:eastAsia="宋体" w:hAnsi="宋体" w:cs="Times New Roman" w:hint="eastAsia"/>
          <w:color w:val="EE0000"/>
          <w:kern w:val="0"/>
          <w:sz w:val="24"/>
          <w:highlight w:val="yellow"/>
          <w14:ligatures w14:val="none"/>
        </w:rPr>
        <w:t>人工智能辅助编程</w:t>
      </w:r>
      <w:r w:rsidR="00A527D2" w:rsidRPr="002519B5">
        <w:rPr>
          <w:rFonts w:ascii="宋体" w:eastAsia="宋体" w:hAnsi="宋体" w:cs="Times New Roman" w:hint="eastAsia"/>
          <w:color w:val="EE0000"/>
          <w:kern w:val="0"/>
          <w:sz w:val="24"/>
          <w:highlight w:val="yellow"/>
          <w14:ligatures w14:val="none"/>
        </w:rPr>
        <w:t>所替代</w:t>
      </w:r>
      <w:r w:rsidR="00F64301" w:rsidRPr="002519B5">
        <w:rPr>
          <w:rFonts w:ascii="宋体" w:eastAsia="宋体" w:hAnsi="宋体" w:cs="Times New Roman" w:hint="eastAsia"/>
          <w:color w:val="EE0000"/>
          <w:kern w:val="0"/>
          <w:sz w:val="24"/>
          <w:highlight w:val="yellow"/>
          <w14:ligatures w14:val="none"/>
        </w:rPr>
        <w:t>。</w:t>
      </w:r>
    </w:p>
    <w:p w14:paraId="0B22D2EE" w14:textId="5C5456EF" w:rsidR="00FF14B9" w:rsidRDefault="00784DE3" w:rsidP="0014539C">
      <w:pPr>
        <w:spacing w:line="276" w:lineRule="auto"/>
        <w:ind w:firstLineChars="200" w:firstLine="480"/>
        <w:rPr>
          <w:rFonts w:ascii="宋体" w:eastAsia="宋体" w:hAnsi="宋体" w:cs="Times New Roman"/>
          <w:kern w:val="0"/>
          <w:sz w:val="24"/>
          <w14:ligatures w14:val="none"/>
        </w:rPr>
      </w:pPr>
      <w:r w:rsidRPr="00784DE3">
        <w:rPr>
          <w:rFonts w:ascii="宋体" w:eastAsia="宋体" w:hAnsi="宋体" w:cs="Times New Roman"/>
          <w:kern w:val="0"/>
          <w:sz w:val="24"/>
          <w14:ligatures w14:val="none"/>
        </w:rPr>
        <w:t>在此背景下，仅将程序员视为同质群体，可能掩盖</w:t>
      </w:r>
      <w:r>
        <w:rPr>
          <w:rFonts w:ascii="宋体" w:eastAsia="宋体" w:hAnsi="宋体" w:cs="Times New Roman" w:hint="eastAsia"/>
          <w:kern w:val="0"/>
          <w:sz w:val="24"/>
          <w14:ligatures w14:val="none"/>
        </w:rPr>
        <w:t>人工智能技术</w:t>
      </w:r>
      <w:r w:rsidRPr="00784DE3">
        <w:rPr>
          <w:rFonts w:ascii="宋体" w:eastAsia="宋体" w:hAnsi="宋体" w:cs="Times New Roman"/>
          <w:kern w:val="0"/>
          <w:sz w:val="24"/>
          <w14:ligatures w14:val="none"/>
        </w:rPr>
        <w:t>对择业动机作用机制的</w:t>
      </w:r>
      <w:r w:rsidR="0068425F">
        <w:rPr>
          <w:rFonts w:ascii="宋体" w:eastAsia="宋体" w:hAnsi="宋体" w:cs="Times New Roman" w:hint="eastAsia"/>
          <w:kern w:val="0"/>
          <w:sz w:val="24"/>
          <w14:ligatures w14:val="none"/>
        </w:rPr>
        <w:t>异质性</w:t>
      </w:r>
      <w:r w:rsidRPr="00784DE3">
        <w:rPr>
          <w:rFonts w:ascii="宋体" w:eastAsia="宋体" w:hAnsi="宋体" w:cs="Times New Roman"/>
          <w:kern w:val="0"/>
          <w:sz w:val="24"/>
          <w14:ligatures w14:val="none"/>
        </w:rPr>
        <w:t>影响。为此，本文进一步将样本</w:t>
      </w:r>
      <w:r w:rsidR="00DD2BEC">
        <w:rPr>
          <w:rFonts w:ascii="宋体" w:eastAsia="宋体" w:hAnsi="宋体" w:cs="Times New Roman" w:hint="eastAsia"/>
          <w:kern w:val="0"/>
          <w:sz w:val="24"/>
          <w14:ligatures w14:val="none"/>
        </w:rPr>
        <w:t>依照“</w:t>
      </w:r>
      <w:r w:rsidRPr="00784DE3">
        <w:rPr>
          <w:rFonts w:ascii="宋体" w:eastAsia="宋体" w:hAnsi="宋体" w:cs="Times New Roman"/>
          <w:kern w:val="0"/>
          <w:sz w:val="24"/>
          <w14:ligatures w14:val="none"/>
        </w:rPr>
        <w:t>是否从事人工智能相关岗位</w:t>
      </w:r>
      <w:r w:rsidR="009E4822">
        <w:rPr>
          <w:rFonts w:ascii="宋体" w:eastAsia="宋体" w:hAnsi="宋体" w:cs="Times New Roman" w:hint="eastAsia"/>
          <w:kern w:val="0"/>
          <w:sz w:val="24"/>
          <w14:ligatures w14:val="none"/>
        </w:rPr>
        <w:t>”划分为</w:t>
      </w:r>
      <w:r w:rsidRPr="00784DE3">
        <w:rPr>
          <w:rFonts w:ascii="宋体" w:eastAsia="宋体" w:hAnsi="宋体" w:cs="Times New Roman"/>
          <w:kern w:val="0"/>
          <w:sz w:val="24"/>
          <w14:ligatures w14:val="none"/>
        </w:rPr>
        <w:t>两类群体，</w:t>
      </w:r>
      <w:r w:rsidR="00FF1D63">
        <w:rPr>
          <w:rStyle w:val="afa"/>
          <w:rFonts w:ascii="宋体" w:eastAsia="宋体" w:hAnsi="宋体" w:cs="Times New Roman"/>
          <w:kern w:val="0"/>
          <w:sz w:val="24"/>
          <w14:ligatures w14:val="none"/>
        </w:rPr>
        <w:footnoteReference w:id="15"/>
      </w:r>
      <w:r w:rsidR="000A5D6D">
        <w:rPr>
          <w:rFonts w:ascii="宋体" w:eastAsia="宋体" w:hAnsi="宋体" w:cs="Times New Roman" w:hint="eastAsia"/>
          <w:kern w:val="0"/>
          <w:sz w:val="24"/>
          <w14:ligatures w14:val="none"/>
        </w:rPr>
        <w:t xml:space="preserve"> </w:t>
      </w:r>
      <w:r w:rsidRPr="00784DE3">
        <w:rPr>
          <w:rFonts w:ascii="宋体" w:eastAsia="宋体" w:hAnsi="宋体" w:cs="Times New Roman"/>
          <w:kern w:val="0"/>
          <w:sz w:val="24"/>
          <w14:ligatures w14:val="none"/>
        </w:rPr>
        <w:t>考察择业动机的调节效应在不同技术情境下是否存在显著差异</w:t>
      </w:r>
      <w:r w:rsidR="0014539C">
        <w:rPr>
          <w:rFonts w:ascii="宋体" w:eastAsia="宋体" w:hAnsi="宋体" w:cs="Times New Roman" w:hint="eastAsia"/>
          <w:kern w:val="0"/>
          <w:sz w:val="24"/>
          <w14:ligatures w14:val="none"/>
        </w:rPr>
        <w:t>。</w:t>
      </w:r>
    </w:p>
    <w:p w14:paraId="4C0F4F9D" w14:textId="7C66383C" w:rsidR="00904327" w:rsidRDefault="00AC48B4" w:rsidP="00AD40C1">
      <w:pPr>
        <w:spacing w:line="276" w:lineRule="auto"/>
        <w:ind w:firstLineChars="200" w:firstLine="480"/>
        <w:rPr>
          <w:rFonts w:ascii="宋体" w:eastAsia="宋体" w:hAnsi="宋体" w:cs="Times New Roman"/>
          <w:kern w:val="0"/>
          <w:sz w:val="24"/>
          <w14:ligatures w14:val="none"/>
        </w:rPr>
      </w:pPr>
      <w:r>
        <w:rPr>
          <w:rFonts w:ascii="宋体" w:eastAsia="宋体" w:hAnsi="宋体" w:cs="Times New Roman" w:hint="eastAsia"/>
          <w:kern w:val="0"/>
          <w:sz w:val="24"/>
          <w14:ligatures w14:val="none"/>
        </w:rPr>
        <w:t>结果显示（见图</w:t>
      </w:r>
      <w:r w:rsidR="00CC3C5A">
        <w:rPr>
          <w:rFonts w:ascii="Times New Roman" w:eastAsia="宋体" w:hAnsi="Times New Roman" w:cs="Times New Roman" w:hint="eastAsia"/>
          <w:kern w:val="0"/>
          <w:sz w:val="24"/>
          <w14:ligatures w14:val="none"/>
        </w:rPr>
        <w:t>4</w:t>
      </w:r>
      <w:r w:rsidRPr="003D4E9C">
        <w:rPr>
          <w:rFonts w:ascii="Times New Roman" w:eastAsia="宋体" w:hAnsi="Times New Roman" w:cs="Times New Roman"/>
          <w:kern w:val="0"/>
          <w:sz w:val="24"/>
          <w14:ligatures w14:val="none"/>
        </w:rPr>
        <w:t>-1</w:t>
      </w:r>
      <w:r>
        <w:rPr>
          <w:rFonts w:ascii="宋体" w:eastAsia="宋体" w:hAnsi="宋体" w:cs="Times New Roman" w:hint="eastAsia"/>
          <w:kern w:val="0"/>
          <w:sz w:val="24"/>
          <w14:ligatures w14:val="none"/>
        </w:rPr>
        <w:t>），</w:t>
      </w:r>
      <w:r w:rsidR="00904327" w:rsidRPr="0016352C">
        <w:rPr>
          <w:rStyle w:val="afe"/>
          <w:rFonts w:ascii="宋体" w:eastAsia="宋体" w:hAnsi="宋体"/>
          <w:b w:val="0"/>
          <w:bCs w:val="0"/>
          <w:sz w:val="24"/>
        </w:rPr>
        <w:t>因收入择业的负面调节效应主要集中于非</w:t>
      </w:r>
      <w:r w:rsidR="00CF740B">
        <w:rPr>
          <w:rStyle w:val="afe"/>
          <w:rFonts w:ascii="宋体" w:eastAsia="宋体" w:hAnsi="宋体" w:hint="eastAsia"/>
          <w:b w:val="0"/>
          <w:bCs w:val="0"/>
          <w:sz w:val="24"/>
        </w:rPr>
        <w:t>人工智能</w:t>
      </w:r>
      <w:r w:rsidR="00904327" w:rsidRPr="0016352C">
        <w:rPr>
          <w:rStyle w:val="afe"/>
          <w:rFonts w:ascii="宋体" w:eastAsia="宋体" w:hAnsi="宋体"/>
          <w:b w:val="0"/>
          <w:bCs w:val="0"/>
          <w:sz w:val="24"/>
        </w:rPr>
        <w:t>岗位</w:t>
      </w:r>
      <w:r w:rsidR="00904327" w:rsidRPr="0016352C">
        <w:rPr>
          <w:rFonts w:ascii="宋体" w:eastAsia="宋体" w:hAnsi="宋体"/>
          <w:sz w:val="24"/>
        </w:rPr>
        <w:t>：在非</w:t>
      </w:r>
      <w:r w:rsidR="00841D7F">
        <w:rPr>
          <w:rFonts w:ascii="宋体" w:eastAsia="宋体" w:hAnsi="宋体" w:hint="eastAsia"/>
          <w:sz w:val="24"/>
        </w:rPr>
        <w:t>人工智能</w:t>
      </w:r>
      <w:r w:rsidR="00904327" w:rsidRPr="0016352C">
        <w:rPr>
          <w:rFonts w:ascii="宋体" w:eastAsia="宋体" w:hAnsi="宋体"/>
          <w:sz w:val="24"/>
        </w:rPr>
        <w:t>岗位群体中，“因收入择业</w:t>
      </w:r>
      <w:r w:rsidR="00C31D34">
        <w:rPr>
          <w:rFonts w:ascii="宋体" w:eastAsia="宋体" w:hAnsi="宋体" w:hint="eastAsia"/>
          <w:sz w:val="24"/>
        </w:rPr>
        <w:t>”</w:t>
      </w:r>
      <w:r w:rsidR="001A717A">
        <w:rPr>
          <w:rFonts w:ascii="宋体" w:eastAsia="宋体" w:hAnsi="宋体" w:hint="eastAsia"/>
          <w:sz w:val="24"/>
        </w:rPr>
        <w:t>显著削弱了</w:t>
      </w:r>
      <w:r w:rsidR="00904327" w:rsidRPr="0016352C">
        <w:rPr>
          <w:rFonts w:ascii="宋体" w:eastAsia="宋体" w:hAnsi="宋体" w:hint="eastAsia"/>
          <w:sz w:val="24"/>
        </w:rPr>
        <w:t>月</w:t>
      </w:r>
      <w:r w:rsidR="00904327" w:rsidRPr="0016352C">
        <w:rPr>
          <w:rFonts w:ascii="宋体" w:eastAsia="宋体" w:hAnsi="宋体"/>
          <w:sz w:val="24"/>
        </w:rPr>
        <w:t>收入</w:t>
      </w:r>
      <w:r w:rsidR="001A717A">
        <w:rPr>
          <w:rFonts w:ascii="宋体" w:eastAsia="宋体" w:hAnsi="宋体" w:hint="eastAsia"/>
          <w:sz w:val="24"/>
        </w:rPr>
        <w:t>对职业认同的正向作用（</w:t>
      </w:r>
      <w:r w:rsidR="001A717A" w:rsidRPr="00BC3C6C">
        <w:rPr>
          <w:rFonts w:ascii="Times New Roman" w:eastAsia="宋体" w:hAnsi="Times New Roman" w:cs="Times New Roman"/>
          <w:i/>
          <w:iCs/>
          <w:sz w:val="24"/>
        </w:rPr>
        <w:t>β</w:t>
      </w:r>
      <w:r w:rsidR="001A717A" w:rsidRPr="00BC3C6C">
        <w:rPr>
          <w:rFonts w:ascii="Times New Roman" w:eastAsia="宋体" w:hAnsi="Times New Roman" w:cs="Times New Roman"/>
          <w:sz w:val="24"/>
        </w:rPr>
        <w:t xml:space="preserve"> = </w:t>
      </w:r>
      <w:r w:rsidR="001A717A" w:rsidRPr="00BC3C6C">
        <w:rPr>
          <w:rFonts w:ascii="Times New Roman" w:eastAsia="宋体" w:hAnsi="Times New Roman" w:cs="Times New Roman" w:hint="eastAsia"/>
          <w:sz w:val="24"/>
        </w:rPr>
        <w:t>-0.292</w:t>
      </w:r>
      <w:r w:rsidR="001A717A" w:rsidRPr="00BC3C6C">
        <w:rPr>
          <w:rFonts w:ascii="Times New Roman" w:eastAsia="宋体" w:hAnsi="Times New Roman" w:cs="Times New Roman"/>
          <w:sz w:val="24"/>
        </w:rPr>
        <w:t>，</w:t>
      </w:r>
      <w:r w:rsidR="001A717A" w:rsidRPr="00BC3C6C">
        <w:rPr>
          <w:rFonts w:ascii="Times New Roman" w:eastAsia="宋体" w:hAnsi="Times New Roman" w:cs="Times New Roman"/>
          <w:i/>
          <w:iCs/>
          <w:sz w:val="24"/>
        </w:rPr>
        <w:t>p</w:t>
      </w:r>
      <w:r w:rsidR="001A717A" w:rsidRPr="00BC3C6C">
        <w:rPr>
          <w:rFonts w:ascii="Times New Roman" w:eastAsia="宋体" w:hAnsi="Times New Roman" w:cs="Times New Roman"/>
          <w:sz w:val="24"/>
        </w:rPr>
        <w:t xml:space="preserve"> &lt; 0.</w:t>
      </w:r>
      <w:r w:rsidR="001A717A" w:rsidRPr="00BC3C6C">
        <w:rPr>
          <w:rFonts w:ascii="Times New Roman" w:eastAsia="宋体" w:hAnsi="Times New Roman" w:cs="Times New Roman" w:hint="eastAsia"/>
          <w:sz w:val="24"/>
        </w:rPr>
        <w:t>01</w:t>
      </w:r>
      <w:r w:rsidR="001A717A">
        <w:rPr>
          <w:rFonts w:ascii="宋体" w:eastAsia="宋体" w:hAnsi="宋体" w:hint="eastAsia"/>
          <w:sz w:val="24"/>
        </w:rPr>
        <w:t>），并强化了</w:t>
      </w:r>
      <w:r w:rsidR="00904327" w:rsidRPr="0016352C">
        <w:rPr>
          <w:rFonts w:ascii="宋体" w:eastAsia="宋体" w:hAnsi="宋体"/>
          <w:sz w:val="24"/>
        </w:rPr>
        <w:t>日均工作时长</w:t>
      </w:r>
      <w:r w:rsidR="001A717A">
        <w:rPr>
          <w:rFonts w:ascii="宋体" w:eastAsia="宋体" w:hAnsi="宋体" w:hint="eastAsia"/>
          <w:sz w:val="24"/>
        </w:rPr>
        <w:t>对职业认同的负向影响（</w:t>
      </w:r>
      <w:r w:rsidR="001A717A" w:rsidRPr="00BC3C6C">
        <w:rPr>
          <w:rFonts w:ascii="Times New Roman" w:eastAsia="宋体" w:hAnsi="Times New Roman" w:cs="Times New Roman"/>
          <w:i/>
          <w:iCs/>
          <w:sz w:val="24"/>
        </w:rPr>
        <w:t>β</w:t>
      </w:r>
      <w:r w:rsidR="001A717A" w:rsidRPr="00BC3C6C">
        <w:rPr>
          <w:rFonts w:ascii="Times New Roman" w:eastAsia="宋体" w:hAnsi="Times New Roman" w:cs="Times New Roman"/>
          <w:sz w:val="24"/>
        </w:rPr>
        <w:t xml:space="preserve"> = </w:t>
      </w:r>
      <w:r w:rsidR="00616F31">
        <w:rPr>
          <w:rFonts w:ascii="Times New Roman" w:eastAsia="宋体" w:hAnsi="Times New Roman" w:cs="Times New Roman" w:hint="eastAsia"/>
          <w:sz w:val="24"/>
        </w:rPr>
        <w:t>-</w:t>
      </w:r>
      <w:r w:rsidR="00904327" w:rsidRPr="00706C32">
        <w:rPr>
          <w:rFonts w:ascii="Times New Roman" w:eastAsia="宋体" w:hAnsi="Times New Roman" w:cs="Times New Roman"/>
          <w:sz w:val="24"/>
        </w:rPr>
        <w:t>0.229</w:t>
      </w:r>
      <w:r w:rsidR="001A717A">
        <w:rPr>
          <w:rFonts w:ascii="宋体" w:eastAsia="宋体" w:hAnsi="宋体" w:hint="eastAsia"/>
          <w:sz w:val="24"/>
        </w:rPr>
        <w:t>，</w:t>
      </w:r>
      <w:r w:rsidR="00904327" w:rsidRPr="0014668C">
        <w:rPr>
          <w:rFonts w:ascii="Times New Roman" w:eastAsia="宋体" w:hAnsi="Times New Roman" w:cs="Times New Roman" w:hint="eastAsia"/>
          <w:i/>
          <w:iCs/>
          <w:sz w:val="24"/>
        </w:rPr>
        <w:t>p</w:t>
      </w:r>
      <w:r w:rsidR="00904327" w:rsidRPr="00706C32">
        <w:rPr>
          <w:rFonts w:ascii="Times New Roman" w:eastAsia="宋体" w:hAnsi="Times New Roman" w:cs="Times New Roman"/>
          <w:sz w:val="24"/>
        </w:rPr>
        <w:t xml:space="preserve"> &lt; 0.1</w:t>
      </w:r>
      <w:r w:rsidR="00904327" w:rsidRPr="0016352C">
        <w:rPr>
          <w:rFonts w:ascii="宋体" w:eastAsia="宋体" w:hAnsi="宋体"/>
          <w:sz w:val="24"/>
        </w:rPr>
        <w:t>）</w:t>
      </w:r>
      <w:r w:rsidR="00450024">
        <w:rPr>
          <w:rFonts w:ascii="宋体" w:eastAsia="宋体" w:hAnsi="宋体" w:hint="eastAsia"/>
          <w:sz w:val="24"/>
        </w:rPr>
        <w:t>（见附表</w:t>
      </w:r>
      <w:r w:rsidR="00926FFD">
        <w:rPr>
          <w:rFonts w:ascii="Times New Roman" w:eastAsia="宋体" w:hAnsi="Times New Roman" w:cs="Times New Roman" w:hint="eastAsia"/>
          <w:sz w:val="24"/>
        </w:rPr>
        <w:t>2</w:t>
      </w:r>
      <w:r w:rsidR="00450024" w:rsidRPr="007D56EF">
        <w:rPr>
          <w:rFonts w:ascii="Times New Roman" w:eastAsia="宋体" w:hAnsi="Times New Roman" w:cs="Times New Roman"/>
          <w:sz w:val="24"/>
        </w:rPr>
        <w:t>-1</w:t>
      </w:r>
      <w:r w:rsidR="00450024">
        <w:rPr>
          <w:rFonts w:ascii="宋体" w:eastAsia="宋体" w:hAnsi="宋体" w:hint="eastAsia"/>
          <w:sz w:val="24"/>
        </w:rPr>
        <w:t>）</w:t>
      </w:r>
      <w:r w:rsidR="00E8283F">
        <w:rPr>
          <w:rFonts w:ascii="宋体" w:eastAsia="宋体" w:hAnsi="宋体" w:hint="eastAsia"/>
          <w:sz w:val="24"/>
        </w:rPr>
        <w:t>。相比之下，</w:t>
      </w:r>
      <w:r w:rsidR="00904327" w:rsidRPr="0016352C">
        <w:rPr>
          <w:rFonts w:ascii="宋体" w:eastAsia="宋体" w:hAnsi="宋体"/>
          <w:sz w:val="24"/>
        </w:rPr>
        <w:t>在</w:t>
      </w:r>
      <w:r w:rsidR="00120FD9">
        <w:rPr>
          <w:rFonts w:ascii="宋体" w:eastAsia="宋体" w:hAnsi="宋体" w:hint="eastAsia"/>
          <w:sz w:val="24"/>
        </w:rPr>
        <w:t>人工智能</w:t>
      </w:r>
      <w:r w:rsidR="00904327" w:rsidRPr="0016352C">
        <w:rPr>
          <w:rFonts w:ascii="宋体" w:eastAsia="宋体" w:hAnsi="宋体"/>
          <w:sz w:val="24"/>
        </w:rPr>
        <w:t>岗位</w:t>
      </w:r>
      <w:r w:rsidR="00670C97">
        <w:rPr>
          <w:rFonts w:ascii="宋体" w:eastAsia="宋体" w:hAnsi="宋体" w:hint="eastAsia"/>
          <w:sz w:val="24"/>
        </w:rPr>
        <w:t>的程序员</w:t>
      </w:r>
      <w:r w:rsidR="00904327" w:rsidRPr="0016352C">
        <w:rPr>
          <w:rFonts w:ascii="宋体" w:eastAsia="宋体" w:hAnsi="宋体"/>
          <w:sz w:val="24"/>
        </w:rPr>
        <w:t>中，</w:t>
      </w:r>
      <w:r w:rsidR="003F1677">
        <w:rPr>
          <w:rFonts w:ascii="宋体" w:eastAsia="宋体" w:hAnsi="宋体" w:hint="eastAsia"/>
          <w:sz w:val="24"/>
        </w:rPr>
        <w:t>上述</w:t>
      </w:r>
      <w:r w:rsidR="00904327" w:rsidRPr="0016352C">
        <w:rPr>
          <w:rFonts w:ascii="宋体" w:eastAsia="宋体" w:hAnsi="宋体"/>
          <w:sz w:val="24"/>
        </w:rPr>
        <w:t>交互项</w:t>
      </w:r>
      <w:r w:rsidR="00B84216">
        <w:rPr>
          <w:rFonts w:ascii="宋体" w:eastAsia="宋体" w:hAnsi="宋体" w:hint="eastAsia"/>
          <w:sz w:val="24"/>
        </w:rPr>
        <w:t>系数虽</w:t>
      </w:r>
      <w:r w:rsidR="00904327" w:rsidRPr="0016352C">
        <w:rPr>
          <w:rFonts w:ascii="宋体" w:eastAsia="宋体" w:hAnsi="宋体"/>
          <w:sz w:val="24"/>
        </w:rPr>
        <w:t>方向一致，</w:t>
      </w:r>
      <w:r w:rsidR="007558D5">
        <w:rPr>
          <w:rFonts w:ascii="宋体" w:eastAsia="宋体" w:hAnsi="宋体" w:hint="eastAsia"/>
          <w:sz w:val="24"/>
        </w:rPr>
        <w:t>但均未达到统计显著水平</w:t>
      </w:r>
      <w:r w:rsidR="00904327" w:rsidRPr="0016352C">
        <w:rPr>
          <w:rFonts w:ascii="宋体" w:eastAsia="宋体" w:hAnsi="宋体"/>
          <w:sz w:val="24"/>
        </w:rPr>
        <w:t>。相对</w:t>
      </w:r>
      <w:r w:rsidR="001A717A">
        <w:rPr>
          <w:rFonts w:ascii="宋体" w:eastAsia="宋体" w:hAnsi="宋体" w:hint="eastAsia"/>
          <w:sz w:val="24"/>
        </w:rPr>
        <w:t>而言</w:t>
      </w:r>
      <w:r w:rsidR="00904327" w:rsidRPr="0016352C">
        <w:rPr>
          <w:rFonts w:ascii="宋体" w:eastAsia="宋体" w:hAnsi="宋体"/>
          <w:sz w:val="24"/>
        </w:rPr>
        <w:t>，</w:t>
      </w:r>
      <w:r w:rsidR="00904327" w:rsidRPr="00493E8D">
        <w:rPr>
          <w:rStyle w:val="afe"/>
          <w:rFonts w:ascii="宋体" w:eastAsia="宋体" w:hAnsi="宋体"/>
          <w:b w:val="0"/>
          <w:bCs w:val="0"/>
          <w:sz w:val="24"/>
        </w:rPr>
        <w:t>因兴趣择业的正向调节效应在</w:t>
      </w:r>
      <w:r w:rsidR="00832F8A">
        <w:rPr>
          <w:rStyle w:val="afe"/>
          <w:rFonts w:ascii="Times New Roman" w:eastAsia="宋体" w:hAnsi="Times New Roman" w:cs="Times New Roman" w:hint="eastAsia"/>
          <w:b w:val="0"/>
          <w:bCs w:val="0"/>
          <w:sz w:val="24"/>
        </w:rPr>
        <w:t>人工智能</w:t>
      </w:r>
      <w:r w:rsidR="00904327" w:rsidRPr="00493E8D">
        <w:rPr>
          <w:rStyle w:val="afe"/>
          <w:rFonts w:ascii="宋体" w:eastAsia="宋体" w:hAnsi="宋体"/>
          <w:b w:val="0"/>
          <w:bCs w:val="0"/>
          <w:sz w:val="24"/>
        </w:rPr>
        <w:t>岗位中尤为突出</w:t>
      </w:r>
      <w:r w:rsidR="0034253D">
        <w:rPr>
          <w:rFonts w:ascii="宋体" w:eastAsia="宋体" w:hAnsi="宋体" w:hint="eastAsia"/>
          <w:sz w:val="24"/>
        </w:rPr>
        <w:t>：</w:t>
      </w:r>
      <w:r w:rsidR="00541915">
        <w:rPr>
          <w:rFonts w:ascii="宋体" w:eastAsia="宋体" w:hAnsi="宋体" w:hint="eastAsia"/>
          <w:sz w:val="24"/>
        </w:rPr>
        <w:t>该动机</w:t>
      </w:r>
      <w:r w:rsidR="004D0E3F">
        <w:rPr>
          <w:rFonts w:ascii="宋体" w:eastAsia="宋体" w:hAnsi="宋体" w:hint="eastAsia"/>
          <w:sz w:val="24"/>
        </w:rPr>
        <w:t>与</w:t>
      </w:r>
      <w:r w:rsidR="00904327" w:rsidRPr="0016352C">
        <w:rPr>
          <w:rFonts w:ascii="宋体" w:eastAsia="宋体" w:hAnsi="宋体"/>
          <w:sz w:val="24"/>
        </w:rPr>
        <w:t>月收入</w:t>
      </w:r>
      <w:r w:rsidR="008D493A">
        <w:rPr>
          <w:rFonts w:ascii="宋体" w:eastAsia="宋体" w:hAnsi="宋体" w:hint="eastAsia"/>
          <w:sz w:val="24"/>
        </w:rPr>
        <w:t>及</w:t>
      </w:r>
      <w:r w:rsidR="00904327" w:rsidRPr="0016352C">
        <w:rPr>
          <w:rFonts w:ascii="宋体" w:eastAsia="宋体" w:hAnsi="宋体"/>
          <w:sz w:val="24"/>
        </w:rPr>
        <w:t>日均工作时长的交互项</w:t>
      </w:r>
      <w:r w:rsidR="00D62474">
        <w:rPr>
          <w:rFonts w:ascii="宋体" w:eastAsia="宋体" w:hAnsi="宋体" w:hint="eastAsia"/>
          <w:sz w:val="24"/>
        </w:rPr>
        <w:t>系数</w:t>
      </w:r>
      <w:r w:rsidR="00904327" w:rsidRPr="0016352C">
        <w:rPr>
          <w:rFonts w:ascii="宋体" w:eastAsia="宋体" w:hAnsi="宋体"/>
          <w:sz w:val="24"/>
        </w:rPr>
        <w:t>分别为</w:t>
      </w:r>
      <w:r w:rsidR="00904327" w:rsidRPr="00706C32">
        <w:rPr>
          <w:rFonts w:ascii="Times New Roman" w:eastAsia="宋体" w:hAnsi="Times New Roman" w:cs="Times New Roman"/>
          <w:sz w:val="24"/>
        </w:rPr>
        <w:t>1.143</w:t>
      </w:r>
      <w:r w:rsidR="00904327" w:rsidRPr="0016352C">
        <w:rPr>
          <w:rFonts w:ascii="宋体" w:eastAsia="宋体" w:hAnsi="宋体"/>
          <w:sz w:val="24"/>
        </w:rPr>
        <w:t>（</w:t>
      </w:r>
      <w:r w:rsidR="00904327" w:rsidRPr="0014668C">
        <w:rPr>
          <w:rFonts w:ascii="Times New Roman" w:eastAsia="宋体" w:hAnsi="Times New Roman" w:cs="Times New Roman"/>
          <w:i/>
          <w:iCs/>
          <w:sz w:val="24"/>
        </w:rPr>
        <w:t>p</w:t>
      </w:r>
      <w:r w:rsidR="00904327" w:rsidRPr="00706C32">
        <w:rPr>
          <w:rFonts w:ascii="Times New Roman" w:eastAsia="宋体" w:hAnsi="Times New Roman" w:cs="Times New Roman"/>
          <w:sz w:val="24"/>
        </w:rPr>
        <w:t xml:space="preserve"> &lt; 0.05</w:t>
      </w:r>
      <w:r w:rsidR="00904327" w:rsidRPr="0016352C">
        <w:rPr>
          <w:rFonts w:ascii="宋体" w:eastAsia="宋体" w:hAnsi="宋体"/>
          <w:sz w:val="24"/>
        </w:rPr>
        <w:t>）与</w:t>
      </w:r>
      <w:r w:rsidR="00904327" w:rsidRPr="00706C32">
        <w:rPr>
          <w:rFonts w:ascii="Times New Roman" w:eastAsia="宋体" w:hAnsi="Times New Roman" w:cs="Times New Roman"/>
          <w:sz w:val="24"/>
        </w:rPr>
        <w:t>1.349</w:t>
      </w:r>
      <w:r w:rsidR="00904327" w:rsidRPr="0016352C">
        <w:rPr>
          <w:rFonts w:ascii="宋体" w:eastAsia="宋体" w:hAnsi="宋体"/>
          <w:sz w:val="24"/>
        </w:rPr>
        <w:t>（</w:t>
      </w:r>
      <w:r w:rsidR="00904327" w:rsidRPr="0014668C">
        <w:rPr>
          <w:rFonts w:ascii="Times New Roman" w:eastAsia="宋体" w:hAnsi="Times New Roman" w:cs="Times New Roman"/>
          <w:i/>
          <w:iCs/>
          <w:sz w:val="24"/>
        </w:rPr>
        <w:t xml:space="preserve">p </w:t>
      </w:r>
      <w:r w:rsidR="00904327" w:rsidRPr="00706C32">
        <w:rPr>
          <w:rFonts w:ascii="Times New Roman" w:eastAsia="宋体" w:hAnsi="Times New Roman" w:cs="Times New Roman"/>
          <w:sz w:val="24"/>
        </w:rPr>
        <w:t>&lt; 0.1</w:t>
      </w:r>
      <w:r w:rsidR="00904327" w:rsidRPr="0016352C">
        <w:rPr>
          <w:rFonts w:ascii="宋体" w:eastAsia="宋体" w:hAnsi="宋体"/>
          <w:sz w:val="24"/>
        </w:rPr>
        <w:t>）</w:t>
      </w:r>
      <w:r w:rsidR="007D56EF">
        <w:rPr>
          <w:rFonts w:ascii="宋体" w:eastAsia="宋体" w:hAnsi="宋体" w:hint="eastAsia"/>
          <w:sz w:val="24"/>
        </w:rPr>
        <w:t>（见附表</w:t>
      </w:r>
      <w:r w:rsidR="002A5D4A">
        <w:rPr>
          <w:rFonts w:ascii="Times New Roman" w:eastAsia="宋体" w:hAnsi="Times New Roman" w:cs="Times New Roman" w:hint="eastAsia"/>
          <w:sz w:val="24"/>
        </w:rPr>
        <w:t>2</w:t>
      </w:r>
      <w:r w:rsidR="007D56EF" w:rsidRPr="007D56EF">
        <w:rPr>
          <w:rFonts w:ascii="Times New Roman" w:eastAsia="宋体" w:hAnsi="Times New Roman" w:cs="Times New Roman"/>
          <w:sz w:val="24"/>
        </w:rPr>
        <w:t>-1</w:t>
      </w:r>
      <w:r w:rsidR="007D56EF">
        <w:rPr>
          <w:rFonts w:ascii="宋体" w:eastAsia="宋体" w:hAnsi="宋体" w:hint="eastAsia"/>
          <w:sz w:val="24"/>
        </w:rPr>
        <w:t>）</w:t>
      </w:r>
      <w:r w:rsidR="00904327" w:rsidRPr="0016352C">
        <w:rPr>
          <w:rFonts w:ascii="宋体" w:eastAsia="宋体" w:hAnsi="宋体"/>
          <w:sz w:val="24"/>
        </w:rPr>
        <w:t>，显著增强了收入与职业认同之间的正相关</w:t>
      </w:r>
      <w:r w:rsidR="001C5C2F">
        <w:rPr>
          <w:rFonts w:ascii="宋体" w:eastAsia="宋体" w:hAnsi="宋体" w:hint="eastAsia"/>
          <w:sz w:val="24"/>
        </w:rPr>
        <w:t>关系</w:t>
      </w:r>
      <w:r w:rsidR="00904327" w:rsidRPr="0016352C">
        <w:rPr>
          <w:rFonts w:ascii="宋体" w:eastAsia="宋体" w:hAnsi="宋体"/>
          <w:sz w:val="24"/>
        </w:rPr>
        <w:t>，并有效缓解了工时负担对职业认同的削弱作用，而这</w:t>
      </w:r>
      <w:r w:rsidR="00563220">
        <w:rPr>
          <w:rFonts w:ascii="宋体" w:eastAsia="宋体" w:hAnsi="宋体" w:hint="eastAsia"/>
          <w:sz w:val="24"/>
        </w:rPr>
        <w:t>些</w:t>
      </w:r>
      <w:r w:rsidR="00904327" w:rsidRPr="0016352C">
        <w:rPr>
          <w:rFonts w:ascii="宋体" w:eastAsia="宋体" w:hAnsi="宋体"/>
          <w:sz w:val="24"/>
        </w:rPr>
        <w:t>效应在</w:t>
      </w:r>
      <w:r w:rsidR="00610C60">
        <w:rPr>
          <w:rFonts w:ascii="宋体" w:eastAsia="宋体" w:hAnsi="宋体" w:hint="eastAsia"/>
          <w:sz w:val="24"/>
        </w:rPr>
        <w:t>非人工智能</w:t>
      </w:r>
      <w:r w:rsidR="00904327" w:rsidRPr="0016352C">
        <w:rPr>
          <w:rFonts w:ascii="宋体" w:eastAsia="宋体" w:hAnsi="宋体"/>
          <w:sz w:val="24"/>
        </w:rPr>
        <w:t>岗位中并不显著。</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6"/>
      </w:tblGrid>
      <w:tr w:rsidR="003E486C" w14:paraId="24CD004B" w14:textId="77777777" w:rsidTr="00393D3B">
        <w:tc>
          <w:tcPr>
            <w:tcW w:w="8296" w:type="dxa"/>
          </w:tcPr>
          <w:p w14:paraId="0929D495" w14:textId="77777777" w:rsidR="003E486C" w:rsidRDefault="003E486C" w:rsidP="00393D3B">
            <w:pPr>
              <w:autoSpaceDE w:val="0"/>
              <w:autoSpaceDN w:val="0"/>
              <w:adjustRightInd w:val="0"/>
              <w:spacing w:beforeLines="100" w:before="312"/>
              <w:jc w:val="center"/>
              <w:rPr>
                <w:rFonts w:ascii="Times New Roman" w:hAnsi="Times New Roman" w:cs="Times New Roman"/>
                <w:kern w:val="0"/>
                <w:sz w:val="24"/>
              </w:rPr>
            </w:pPr>
            <w:r>
              <w:rPr>
                <w:rFonts w:ascii="Times New Roman" w:hAnsi="Times New Roman" w:cs="Times New Roman" w:hint="eastAsia"/>
                <w:noProof/>
                <w:kern w:val="0"/>
                <w:sz w:val="24"/>
              </w:rPr>
              <w:lastRenderedPageBreak/>
              <w:drawing>
                <wp:inline distT="0" distB="0" distL="0" distR="0" wp14:anchorId="21FD3F03" wp14:editId="0B671C87">
                  <wp:extent cx="3958224" cy="2880000"/>
                  <wp:effectExtent l="0" t="0" r="4445" b="3175"/>
                  <wp:docPr id="6201470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47033" name="图片 620147033"/>
                          <pic:cNvPicPr/>
                        </pic:nvPicPr>
                        <pic:blipFill>
                          <a:blip r:embed="rId18" cstate="print">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958224" cy="2880000"/>
                          </a:xfrm>
                          <a:prstGeom prst="rect">
                            <a:avLst/>
                          </a:prstGeom>
                        </pic:spPr>
                      </pic:pic>
                    </a:graphicData>
                  </a:graphic>
                </wp:inline>
              </w:drawing>
            </w:r>
          </w:p>
        </w:tc>
      </w:tr>
      <w:tr w:rsidR="00ED1212" w:rsidRPr="00BA5A0B" w14:paraId="4D3E98DC" w14:textId="77777777" w:rsidTr="00393D3B">
        <w:tc>
          <w:tcPr>
            <w:tcW w:w="8296" w:type="dxa"/>
          </w:tcPr>
          <w:p w14:paraId="757B1A18" w14:textId="54A042B6" w:rsidR="00ED1212" w:rsidRDefault="00ED1212" w:rsidP="00801AF5">
            <w:pPr>
              <w:autoSpaceDE w:val="0"/>
              <w:autoSpaceDN w:val="0"/>
              <w:adjustRightInd w:val="0"/>
              <w:spacing w:beforeLines="50" w:before="156" w:line="276" w:lineRule="auto"/>
              <w:jc w:val="center"/>
              <w:rPr>
                <w:rFonts w:ascii="Times New Roman" w:eastAsia="仿宋" w:hAnsi="Times New Roman" w:cs="Times New Roman"/>
                <w:noProof/>
                <w:kern w:val="0"/>
                <w:sz w:val="20"/>
                <w:szCs w:val="20"/>
              </w:rPr>
            </w:pPr>
            <w:r w:rsidRPr="00182115">
              <w:rPr>
                <w:rFonts w:ascii="Times New Roman" w:eastAsia="仿宋" w:hAnsi="Times New Roman" w:cs="Times New Roman"/>
                <w:noProof/>
                <w:kern w:val="0"/>
                <w:sz w:val="20"/>
                <w:szCs w:val="20"/>
              </w:rPr>
              <w:t>图</w:t>
            </w:r>
            <w:r>
              <w:rPr>
                <w:rFonts w:ascii="Times New Roman" w:eastAsia="仿宋" w:hAnsi="Times New Roman" w:cs="Times New Roman"/>
                <w:noProof/>
                <w:kern w:val="0"/>
                <w:sz w:val="20"/>
                <w:szCs w:val="20"/>
              </w:rPr>
              <w:t>4-1</w:t>
            </w:r>
            <w:r w:rsidRPr="00182115">
              <w:rPr>
                <w:rFonts w:ascii="Times New Roman" w:eastAsia="仿宋" w:hAnsi="Times New Roman" w:cs="Times New Roman" w:hint="eastAsia"/>
                <w:noProof/>
                <w:kern w:val="0"/>
                <w:sz w:val="20"/>
                <w:szCs w:val="20"/>
              </w:rPr>
              <w:t xml:space="preserve"> </w:t>
            </w:r>
            <w:r w:rsidRPr="00182115">
              <w:rPr>
                <w:rFonts w:ascii="Times New Roman" w:eastAsia="仿宋" w:hAnsi="Times New Roman" w:cs="Times New Roman"/>
                <w:noProof/>
                <w:kern w:val="0"/>
                <w:sz w:val="20"/>
                <w:szCs w:val="20"/>
              </w:rPr>
              <w:t>择业动机</w:t>
            </w:r>
            <w:r>
              <w:rPr>
                <w:rFonts w:ascii="Times New Roman" w:eastAsia="仿宋" w:hAnsi="Times New Roman" w:cs="Times New Roman" w:hint="eastAsia"/>
                <w:noProof/>
                <w:kern w:val="0"/>
                <w:sz w:val="20"/>
                <w:szCs w:val="20"/>
              </w:rPr>
              <w:t>的调节</w:t>
            </w:r>
            <w:r w:rsidRPr="00182115">
              <w:rPr>
                <w:rFonts w:ascii="Times New Roman" w:eastAsia="仿宋" w:hAnsi="Times New Roman" w:cs="Times New Roman"/>
                <w:noProof/>
                <w:kern w:val="0"/>
                <w:sz w:val="20"/>
                <w:szCs w:val="20"/>
              </w:rPr>
              <w:t>效应</w:t>
            </w:r>
            <w:r>
              <w:rPr>
                <w:rFonts w:ascii="Times New Roman" w:eastAsia="仿宋" w:hAnsi="Times New Roman" w:cs="Times New Roman" w:hint="eastAsia"/>
                <w:noProof/>
                <w:kern w:val="0"/>
                <w:sz w:val="20"/>
                <w:szCs w:val="20"/>
              </w:rPr>
              <w:t>在不同岗位的异质性</w:t>
            </w:r>
          </w:p>
          <w:p w14:paraId="687AE20A" w14:textId="4833C553" w:rsidR="00ED1212" w:rsidRPr="00182115" w:rsidRDefault="00ED1212" w:rsidP="00801AF5">
            <w:pPr>
              <w:autoSpaceDE w:val="0"/>
              <w:autoSpaceDN w:val="0"/>
              <w:adjustRightInd w:val="0"/>
              <w:spacing w:afterLines="100" w:after="312" w:line="276" w:lineRule="auto"/>
              <w:jc w:val="center"/>
              <w:rPr>
                <w:rFonts w:ascii="Times New Roman" w:eastAsia="仿宋" w:hAnsi="Times New Roman" w:cs="Times New Roman"/>
                <w:noProof/>
                <w:kern w:val="0"/>
                <w:sz w:val="20"/>
                <w:szCs w:val="20"/>
              </w:rPr>
            </w:pPr>
            <w:r>
              <w:rPr>
                <w:rFonts w:ascii="Times New Roman" w:eastAsia="仿宋" w:hAnsi="Times New Roman" w:cs="Times New Roman" w:hint="eastAsia"/>
                <w:noProof/>
                <w:kern w:val="0"/>
                <w:sz w:val="20"/>
                <w:szCs w:val="20"/>
              </w:rPr>
              <w:t>（注：显著性水平设置为</w:t>
            </w:r>
            <w:r>
              <w:rPr>
                <w:rFonts w:ascii="Times New Roman" w:eastAsia="仿宋" w:hAnsi="Times New Roman" w:cs="Times New Roman" w:hint="eastAsia"/>
                <w:noProof/>
                <w:kern w:val="0"/>
                <w:sz w:val="20"/>
                <w:szCs w:val="20"/>
              </w:rPr>
              <w:t>9</w:t>
            </w:r>
            <w:r w:rsidR="00F9493D">
              <w:rPr>
                <w:rFonts w:ascii="Times New Roman" w:eastAsia="仿宋" w:hAnsi="Times New Roman" w:cs="Times New Roman" w:hint="eastAsia"/>
                <w:noProof/>
                <w:kern w:val="0"/>
                <w:sz w:val="20"/>
                <w:szCs w:val="20"/>
              </w:rPr>
              <w:t>0</w:t>
            </w:r>
            <w:r>
              <w:rPr>
                <w:rFonts w:ascii="Times New Roman" w:eastAsia="仿宋" w:hAnsi="Times New Roman" w:cs="Times New Roman" w:hint="eastAsia"/>
                <w:noProof/>
                <w:kern w:val="0"/>
                <w:sz w:val="20"/>
                <w:szCs w:val="20"/>
              </w:rPr>
              <w:t>%</w:t>
            </w:r>
            <w:r>
              <w:rPr>
                <w:rFonts w:ascii="Times New Roman" w:eastAsia="仿宋" w:hAnsi="Times New Roman" w:cs="Times New Roman" w:hint="eastAsia"/>
                <w:noProof/>
                <w:kern w:val="0"/>
                <w:sz w:val="20"/>
                <w:szCs w:val="20"/>
              </w:rPr>
              <w:t>，</w:t>
            </w:r>
            <w:r w:rsidRPr="00116E86">
              <w:rPr>
                <w:rFonts w:ascii="Times New Roman" w:eastAsia="仿宋" w:hAnsi="Times New Roman" w:cs="Times New Roman"/>
                <w:i/>
                <w:iCs/>
                <w:noProof/>
                <w:kern w:val="0"/>
                <w:sz w:val="20"/>
                <w:szCs w:val="20"/>
              </w:rPr>
              <w:t>p</w:t>
            </w:r>
            <w:r>
              <w:rPr>
                <w:rFonts w:ascii="Times New Roman" w:eastAsia="仿宋" w:hAnsi="Times New Roman" w:cs="Times New Roman"/>
                <w:noProof/>
                <w:kern w:val="0"/>
                <w:sz w:val="20"/>
                <w:szCs w:val="20"/>
              </w:rPr>
              <w:t xml:space="preserve"> &lt; 0.</w:t>
            </w:r>
            <w:r w:rsidR="0054119A">
              <w:rPr>
                <w:rFonts w:ascii="Times New Roman" w:eastAsia="仿宋" w:hAnsi="Times New Roman" w:cs="Times New Roman" w:hint="eastAsia"/>
                <w:noProof/>
                <w:kern w:val="0"/>
                <w:sz w:val="20"/>
                <w:szCs w:val="20"/>
              </w:rPr>
              <w:t>1</w:t>
            </w:r>
            <w:r>
              <w:rPr>
                <w:rFonts w:ascii="Times New Roman" w:eastAsia="仿宋" w:hAnsi="Times New Roman" w:cs="Times New Roman" w:hint="eastAsia"/>
                <w:noProof/>
                <w:kern w:val="0"/>
                <w:sz w:val="20"/>
                <w:szCs w:val="20"/>
              </w:rPr>
              <w:t>）</w:t>
            </w:r>
          </w:p>
        </w:tc>
      </w:tr>
    </w:tbl>
    <w:p w14:paraId="6E595E2B" w14:textId="31B53F55" w:rsidR="00D92B6E" w:rsidRDefault="0021186D" w:rsidP="002D34E4">
      <w:pPr>
        <w:spacing w:line="276" w:lineRule="auto"/>
        <w:ind w:firstLineChars="200" w:firstLine="480"/>
        <w:rPr>
          <w:rFonts w:ascii="宋体" w:eastAsia="宋体" w:hAnsi="宋体" w:cs="Times New Roman"/>
          <w:kern w:val="0"/>
          <w:sz w:val="24"/>
          <w14:ligatures w14:val="none"/>
        </w:rPr>
      </w:pPr>
      <w:r w:rsidRPr="0021186D">
        <w:rPr>
          <w:rFonts w:ascii="宋体" w:eastAsia="宋体" w:hAnsi="宋体" w:cs="Times New Roman"/>
          <w:kern w:val="0"/>
          <w:sz w:val="24"/>
          <w14:ligatures w14:val="none"/>
        </w:rPr>
        <w:t>为进一步</w:t>
      </w:r>
      <w:r w:rsidR="00A8539A">
        <w:rPr>
          <w:rFonts w:ascii="宋体" w:eastAsia="宋体" w:hAnsi="宋体" w:cs="Times New Roman" w:hint="eastAsia"/>
          <w:kern w:val="0"/>
          <w:sz w:val="24"/>
          <w14:ligatures w14:val="none"/>
        </w:rPr>
        <w:t>检验</w:t>
      </w:r>
      <w:r w:rsidR="0079279A">
        <w:rPr>
          <w:rFonts w:ascii="宋体" w:eastAsia="宋体" w:hAnsi="宋体" w:cs="Times New Roman" w:hint="eastAsia"/>
          <w:kern w:val="0"/>
          <w:sz w:val="24"/>
          <w14:ligatures w14:val="none"/>
        </w:rPr>
        <w:t>不同岗位间</w:t>
      </w:r>
      <w:r w:rsidRPr="0021186D">
        <w:rPr>
          <w:rFonts w:ascii="宋体" w:eastAsia="宋体" w:hAnsi="宋体" w:cs="Times New Roman"/>
          <w:kern w:val="0"/>
          <w:sz w:val="24"/>
          <w14:ligatures w14:val="none"/>
        </w:rPr>
        <w:t>调节效应差异</w:t>
      </w:r>
      <w:r w:rsidR="007C3F94">
        <w:rPr>
          <w:rFonts w:ascii="宋体" w:eastAsia="宋体" w:hAnsi="宋体" w:cs="Times New Roman" w:hint="eastAsia"/>
          <w:kern w:val="0"/>
          <w:sz w:val="24"/>
          <w14:ligatures w14:val="none"/>
        </w:rPr>
        <w:t>的</w:t>
      </w:r>
      <w:r w:rsidRPr="0021186D">
        <w:rPr>
          <w:rFonts w:ascii="宋体" w:eastAsia="宋体" w:hAnsi="宋体" w:cs="Times New Roman"/>
          <w:kern w:val="0"/>
          <w:sz w:val="24"/>
          <w14:ligatures w14:val="none"/>
        </w:rPr>
        <w:t>统计显著性，本文采用似无相关回归（</w:t>
      </w:r>
      <w:r w:rsidRPr="002159A5">
        <w:rPr>
          <w:rFonts w:ascii="Times New Roman" w:eastAsia="宋体" w:hAnsi="Times New Roman" w:cs="Times New Roman"/>
          <w:kern w:val="0"/>
          <w:sz w:val="24"/>
          <w14:ligatures w14:val="none"/>
        </w:rPr>
        <w:t>Seemingly Unrelated Estimation</w:t>
      </w:r>
      <w:r w:rsidR="002159A5">
        <w:rPr>
          <w:rFonts w:ascii="Times New Roman" w:eastAsia="宋体" w:hAnsi="Times New Roman" w:cs="Times New Roman"/>
          <w:kern w:val="0"/>
          <w:sz w:val="24"/>
          <w14:ligatures w14:val="none"/>
        </w:rPr>
        <w:t>, SU</w:t>
      </w:r>
      <w:r w:rsidR="002159A5" w:rsidRPr="0077415F">
        <w:rPr>
          <w:rFonts w:ascii="Times New Roman" w:eastAsia="宋体" w:hAnsi="Times New Roman" w:cs="Times New Roman"/>
          <w:kern w:val="0"/>
          <w:sz w:val="24"/>
          <w14:ligatures w14:val="none"/>
        </w:rPr>
        <w:t>E</w:t>
      </w:r>
      <w:r w:rsidRPr="0021186D">
        <w:rPr>
          <w:rFonts w:ascii="宋体" w:eastAsia="宋体" w:hAnsi="宋体" w:cs="Times New Roman"/>
          <w:kern w:val="0"/>
          <w:sz w:val="24"/>
          <w14:ligatures w14:val="none"/>
        </w:rPr>
        <w:t>）</w:t>
      </w:r>
      <w:r w:rsidR="0077415F" w:rsidRPr="0077415F">
        <w:rPr>
          <w:rFonts w:ascii="宋体" w:eastAsia="宋体" w:hAnsi="宋体" w:cs="Times New Roman"/>
          <w:kern w:val="0"/>
          <w:sz w:val="24"/>
          <w14:ligatures w14:val="none"/>
        </w:rPr>
        <w:t>对人工智能与非人工智能岗位的交互项系数</w:t>
      </w:r>
      <w:r w:rsidRPr="0021186D">
        <w:rPr>
          <w:rFonts w:ascii="宋体" w:eastAsia="宋体" w:hAnsi="宋体" w:cs="Times New Roman"/>
          <w:kern w:val="0"/>
          <w:sz w:val="24"/>
          <w14:ligatures w14:val="none"/>
        </w:rPr>
        <w:t>进行组间系数差异</w:t>
      </w:r>
      <w:r w:rsidR="00B2126E">
        <w:rPr>
          <w:rFonts w:ascii="宋体" w:eastAsia="宋体" w:hAnsi="宋体" w:cs="Times New Roman" w:hint="eastAsia"/>
          <w:kern w:val="0"/>
          <w:sz w:val="24"/>
          <w14:ligatures w14:val="none"/>
        </w:rPr>
        <w:t>比较</w:t>
      </w:r>
      <w:r w:rsidR="008D7648">
        <w:rPr>
          <w:rFonts w:ascii="宋体" w:eastAsia="宋体" w:hAnsi="宋体" w:cs="Times New Roman" w:hint="eastAsia"/>
          <w:kern w:val="0"/>
          <w:sz w:val="24"/>
          <w14:ligatures w14:val="none"/>
        </w:rPr>
        <w:t>（</w:t>
      </w:r>
      <w:r w:rsidR="005F3D57">
        <w:rPr>
          <w:rFonts w:ascii="宋体" w:eastAsia="宋体" w:hAnsi="宋体" w:cs="Times New Roman" w:hint="eastAsia"/>
          <w:kern w:val="0"/>
          <w:sz w:val="24"/>
          <w14:ligatures w14:val="none"/>
        </w:rPr>
        <w:t>见</w:t>
      </w:r>
      <w:r w:rsidRPr="0021186D">
        <w:rPr>
          <w:rFonts w:ascii="宋体" w:eastAsia="宋体" w:hAnsi="宋体" w:cs="Times New Roman"/>
          <w:kern w:val="0"/>
          <w:sz w:val="24"/>
          <w14:ligatures w14:val="none"/>
        </w:rPr>
        <w:t>附表</w:t>
      </w:r>
      <w:r w:rsidR="00D0077A">
        <w:rPr>
          <w:rFonts w:ascii="Times New Roman" w:eastAsia="宋体" w:hAnsi="Times New Roman" w:cs="Times New Roman" w:hint="eastAsia"/>
          <w:kern w:val="0"/>
          <w:sz w:val="24"/>
          <w14:ligatures w14:val="none"/>
        </w:rPr>
        <w:t>2</w:t>
      </w:r>
      <w:r w:rsidRPr="00067953">
        <w:rPr>
          <w:rFonts w:ascii="Times New Roman" w:eastAsia="宋体" w:hAnsi="Times New Roman" w:cs="Times New Roman"/>
          <w:kern w:val="0"/>
          <w:sz w:val="24"/>
          <w14:ligatures w14:val="none"/>
        </w:rPr>
        <w:t>-2</w:t>
      </w:r>
      <w:r w:rsidR="00012577">
        <w:rPr>
          <w:rFonts w:ascii="宋体" w:eastAsia="宋体" w:hAnsi="宋体" w:cs="Times New Roman" w:hint="eastAsia"/>
          <w:kern w:val="0"/>
          <w:sz w:val="24"/>
          <w14:ligatures w14:val="none"/>
        </w:rPr>
        <w:t>）</w:t>
      </w:r>
      <w:r w:rsidR="006C4BBD">
        <w:rPr>
          <w:rFonts w:ascii="宋体" w:eastAsia="宋体" w:hAnsi="宋体" w:cs="Times New Roman" w:hint="eastAsia"/>
          <w:kern w:val="0"/>
          <w:sz w:val="24"/>
          <w14:ligatures w14:val="none"/>
        </w:rPr>
        <w:t>。</w:t>
      </w:r>
      <w:r w:rsidR="008D7648">
        <w:rPr>
          <w:rFonts w:ascii="宋体" w:eastAsia="宋体" w:hAnsi="宋体" w:cs="Times New Roman" w:hint="eastAsia"/>
          <w:kern w:val="0"/>
          <w:sz w:val="24"/>
          <w14:ligatures w14:val="none"/>
        </w:rPr>
        <w:t>结果</w:t>
      </w:r>
      <w:r w:rsidR="00A71C18">
        <w:rPr>
          <w:rFonts w:ascii="宋体" w:eastAsia="宋体" w:hAnsi="宋体" w:cs="Times New Roman" w:hint="eastAsia"/>
          <w:kern w:val="0"/>
          <w:sz w:val="24"/>
          <w14:ligatures w14:val="none"/>
        </w:rPr>
        <w:t>显示</w:t>
      </w:r>
      <w:r w:rsidR="00981F96">
        <w:rPr>
          <w:rFonts w:ascii="宋体" w:eastAsia="宋体" w:hAnsi="宋体" w:cs="Times New Roman" w:hint="eastAsia"/>
          <w:kern w:val="0"/>
          <w:sz w:val="24"/>
          <w14:ligatures w14:val="none"/>
        </w:rPr>
        <w:t>：</w:t>
      </w:r>
      <w:r w:rsidR="004B4975" w:rsidRPr="004B4975">
        <w:rPr>
          <w:rFonts w:ascii="宋体" w:eastAsia="宋体" w:hAnsi="宋体" w:cs="Times New Roman"/>
          <w:kern w:val="0"/>
          <w:sz w:val="24"/>
          <w14:ligatures w14:val="none"/>
        </w:rPr>
        <w:t>“因收入择业”在两类岗位中的调节效应差异均未达到统计显著；</w:t>
      </w:r>
      <w:r w:rsidRPr="0021186D">
        <w:rPr>
          <w:rFonts w:ascii="宋体" w:eastAsia="宋体" w:hAnsi="宋体" w:cs="Times New Roman"/>
          <w:kern w:val="0"/>
          <w:sz w:val="24"/>
          <w14:ligatures w14:val="none"/>
        </w:rPr>
        <w:t>相反，</w:t>
      </w:r>
      <w:r w:rsidR="00CC0F03" w:rsidRPr="00CC0F03">
        <w:rPr>
          <w:rFonts w:ascii="宋体" w:eastAsia="宋体" w:hAnsi="宋体" w:cs="Times New Roman"/>
          <w:kern w:val="0"/>
          <w:sz w:val="24"/>
          <w14:ligatures w14:val="none"/>
        </w:rPr>
        <w:t>“因兴趣择业”的调节效应在岗位间呈现出显著差异：</w:t>
      </w:r>
      <w:r w:rsidR="00844CAC">
        <w:rPr>
          <w:rFonts w:ascii="宋体" w:eastAsia="宋体" w:hAnsi="宋体" w:cs="Times New Roman" w:hint="eastAsia"/>
          <w:kern w:val="0"/>
          <w:sz w:val="24"/>
          <w14:ligatures w14:val="none"/>
        </w:rPr>
        <w:t>其</w:t>
      </w:r>
      <w:r w:rsidRPr="0021186D">
        <w:rPr>
          <w:rFonts w:ascii="宋体" w:eastAsia="宋体" w:hAnsi="宋体" w:cs="Times New Roman"/>
          <w:kern w:val="0"/>
          <w:sz w:val="24"/>
          <w14:ligatures w14:val="none"/>
        </w:rPr>
        <w:t>与月收入交互项</w:t>
      </w:r>
      <w:r w:rsidR="008A4C86">
        <w:rPr>
          <w:rFonts w:ascii="宋体" w:eastAsia="宋体" w:hAnsi="宋体" w:cs="Times New Roman" w:hint="eastAsia"/>
          <w:kern w:val="0"/>
          <w:sz w:val="24"/>
          <w14:ligatures w14:val="none"/>
        </w:rPr>
        <w:t>的</w:t>
      </w:r>
      <w:r w:rsidR="00BC22FB">
        <w:rPr>
          <w:rFonts w:ascii="宋体" w:eastAsia="宋体" w:hAnsi="宋体" w:cs="Times New Roman" w:hint="eastAsia"/>
          <w:kern w:val="0"/>
          <w:sz w:val="24"/>
          <w14:ligatures w14:val="none"/>
        </w:rPr>
        <w:t>组间</w:t>
      </w:r>
      <w:r w:rsidRPr="0021186D">
        <w:rPr>
          <w:rFonts w:ascii="宋体" w:eastAsia="宋体" w:hAnsi="宋体" w:cs="Times New Roman"/>
          <w:kern w:val="0"/>
          <w:sz w:val="24"/>
          <w14:ligatures w14:val="none"/>
        </w:rPr>
        <w:t>差异在</w:t>
      </w:r>
      <w:r w:rsidR="008F127B" w:rsidRPr="00B162CF">
        <w:rPr>
          <w:rFonts w:ascii="Times New Roman" w:eastAsia="宋体" w:hAnsi="Times New Roman" w:cs="Times New Roman"/>
          <w:kern w:val="0"/>
          <w:sz w:val="24"/>
          <w14:ligatures w14:val="none"/>
        </w:rPr>
        <w:t>10%</w:t>
      </w:r>
      <w:r w:rsidR="008F127B">
        <w:rPr>
          <w:rFonts w:ascii="宋体" w:eastAsia="宋体" w:hAnsi="宋体" w:cs="Times New Roman" w:hint="eastAsia"/>
          <w:kern w:val="0"/>
          <w:sz w:val="24"/>
          <w14:ligatures w14:val="none"/>
        </w:rPr>
        <w:t>水平</w:t>
      </w:r>
      <w:r w:rsidRPr="0021186D">
        <w:rPr>
          <w:rFonts w:ascii="宋体" w:eastAsia="宋体" w:hAnsi="宋体" w:cs="Times New Roman"/>
          <w:kern w:val="0"/>
          <w:sz w:val="24"/>
          <w14:ligatures w14:val="none"/>
        </w:rPr>
        <w:t>显著（</w:t>
      </w:r>
      <w:r w:rsidRPr="004C5E3F">
        <w:rPr>
          <w:rFonts w:ascii="Times New Roman" w:eastAsia="宋体" w:hAnsi="Times New Roman" w:cs="Times New Roman"/>
          <w:kern w:val="0"/>
          <w:sz w:val="24"/>
          <w14:ligatures w14:val="none"/>
        </w:rPr>
        <w:t xml:space="preserve">χ² = 3.63, </w:t>
      </w:r>
      <w:r w:rsidRPr="00587DF0">
        <w:rPr>
          <w:rFonts w:ascii="Times New Roman" w:eastAsia="宋体" w:hAnsi="Times New Roman" w:cs="Times New Roman"/>
          <w:i/>
          <w:iCs/>
          <w:kern w:val="0"/>
          <w:sz w:val="24"/>
          <w14:ligatures w14:val="none"/>
        </w:rPr>
        <w:t xml:space="preserve">p </w:t>
      </w:r>
      <w:r w:rsidRPr="004C5E3F">
        <w:rPr>
          <w:rFonts w:ascii="Times New Roman" w:eastAsia="宋体" w:hAnsi="Times New Roman" w:cs="Times New Roman"/>
          <w:kern w:val="0"/>
          <w:sz w:val="24"/>
          <w14:ligatures w14:val="none"/>
        </w:rPr>
        <w:t>&lt; 0.1</w:t>
      </w:r>
      <w:r w:rsidRPr="0021186D">
        <w:rPr>
          <w:rFonts w:ascii="宋体" w:eastAsia="宋体" w:hAnsi="宋体" w:cs="Times New Roman"/>
          <w:kern w:val="0"/>
          <w:sz w:val="24"/>
          <w14:ligatures w14:val="none"/>
        </w:rPr>
        <w:t>）</w:t>
      </w:r>
      <w:r w:rsidR="00794220">
        <w:rPr>
          <w:rFonts w:ascii="宋体" w:eastAsia="宋体" w:hAnsi="宋体" w:cs="Times New Roman" w:hint="eastAsia"/>
          <w:kern w:val="0"/>
          <w:sz w:val="24"/>
          <w14:ligatures w14:val="none"/>
        </w:rPr>
        <w:t>，</w:t>
      </w:r>
      <w:r w:rsidRPr="0021186D">
        <w:rPr>
          <w:rFonts w:ascii="宋体" w:eastAsia="宋体" w:hAnsi="宋体" w:cs="Times New Roman" w:hint="eastAsia"/>
          <w:kern w:val="0"/>
          <w:sz w:val="24"/>
          <w14:ligatures w14:val="none"/>
        </w:rPr>
        <w:t>与</w:t>
      </w:r>
      <w:r w:rsidRPr="0021186D">
        <w:rPr>
          <w:rFonts w:ascii="宋体" w:eastAsia="宋体" w:hAnsi="宋体" w:cs="Times New Roman"/>
          <w:kern w:val="0"/>
          <w:sz w:val="24"/>
          <w14:ligatures w14:val="none"/>
        </w:rPr>
        <w:t>日均工作时长交互项</w:t>
      </w:r>
      <w:r w:rsidR="008A4C86">
        <w:rPr>
          <w:rFonts w:ascii="宋体" w:eastAsia="宋体" w:hAnsi="宋体" w:cs="Times New Roman" w:hint="eastAsia"/>
          <w:kern w:val="0"/>
          <w:sz w:val="24"/>
          <w14:ligatures w14:val="none"/>
        </w:rPr>
        <w:t>的</w:t>
      </w:r>
      <w:r w:rsidR="00873AA6">
        <w:rPr>
          <w:rFonts w:ascii="宋体" w:eastAsia="宋体" w:hAnsi="宋体" w:cs="Times New Roman" w:hint="eastAsia"/>
          <w:kern w:val="0"/>
          <w:sz w:val="24"/>
          <w14:ligatures w14:val="none"/>
        </w:rPr>
        <w:t>组间</w:t>
      </w:r>
      <w:r w:rsidRPr="0021186D">
        <w:rPr>
          <w:rFonts w:ascii="宋体" w:eastAsia="宋体" w:hAnsi="宋体" w:cs="Times New Roman"/>
          <w:kern w:val="0"/>
          <w:sz w:val="24"/>
          <w14:ligatures w14:val="none"/>
        </w:rPr>
        <w:t>差异</w:t>
      </w:r>
      <w:r w:rsidR="00794220">
        <w:rPr>
          <w:rFonts w:ascii="宋体" w:eastAsia="宋体" w:hAnsi="宋体" w:cs="Times New Roman" w:hint="eastAsia"/>
          <w:kern w:val="0"/>
          <w:sz w:val="24"/>
          <w14:ligatures w14:val="none"/>
        </w:rPr>
        <w:t>在</w:t>
      </w:r>
      <w:r w:rsidR="00794220" w:rsidRPr="00670481">
        <w:rPr>
          <w:rFonts w:ascii="Times New Roman" w:eastAsia="宋体" w:hAnsi="Times New Roman" w:cs="Times New Roman"/>
          <w:kern w:val="0"/>
          <w:sz w:val="24"/>
          <w14:ligatures w14:val="none"/>
        </w:rPr>
        <w:t>5%</w:t>
      </w:r>
      <w:r w:rsidR="00794220">
        <w:rPr>
          <w:rFonts w:ascii="宋体" w:eastAsia="宋体" w:hAnsi="宋体" w:cs="Times New Roman" w:hint="eastAsia"/>
          <w:kern w:val="0"/>
          <w:sz w:val="24"/>
          <w14:ligatures w14:val="none"/>
        </w:rPr>
        <w:t>水平</w:t>
      </w:r>
      <w:r w:rsidRPr="0021186D">
        <w:rPr>
          <w:rFonts w:ascii="宋体" w:eastAsia="宋体" w:hAnsi="宋体" w:cs="Times New Roman"/>
          <w:kern w:val="0"/>
          <w:sz w:val="24"/>
          <w14:ligatures w14:val="none"/>
        </w:rPr>
        <w:t>显著（</w:t>
      </w:r>
      <w:r w:rsidRPr="004C5E3F">
        <w:rPr>
          <w:rFonts w:ascii="Times New Roman" w:eastAsia="宋体" w:hAnsi="Times New Roman" w:cs="Times New Roman"/>
          <w:kern w:val="0"/>
          <w:sz w:val="24"/>
          <w14:ligatures w14:val="none"/>
        </w:rPr>
        <w:t xml:space="preserve">χ² = 5.26, </w:t>
      </w:r>
      <w:r w:rsidRPr="00587DF0">
        <w:rPr>
          <w:rFonts w:ascii="Times New Roman" w:eastAsia="宋体" w:hAnsi="Times New Roman" w:cs="Times New Roman"/>
          <w:i/>
          <w:iCs/>
          <w:kern w:val="0"/>
          <w:sz w:val="24"/>
          <w14:ligatures w14:val="none"/>
        </w:rPr>
        <w:t xml:space="preserve">p </w:t>
      </w:r>
      <w:r w:rsidRPr="004C5E3F">
        <w:rPr>
          <w:rFonts w:ascii="Times New Roman" w:eastAsia="宋体" w:hAnsi="Times New Roman" w:cs="Times New Roman"/>
          <w:kern w:val="0"/>
          <w:sz w:val="24"/>
          <w14:ligatures w14:val="none"/>
        </w:rPr>
        <w:t>&lt; 0.05</w:t>
      </w:r>
      <w:r w:rsidRPr="0021186D">
        <w:rPr>
          <w:rFonts w:ascii="宋体" w:eastAsia="宋体" w:hAnsi="宋体" w:cs="Times New Roman"/>
          <w:kern w:val="0"/>
          <w:sz w:val="24"/>
          <w14:ligatures w14:val="none"/>
        </w:rPr>
        <w:t>）。</w:t>
      </w:r>
      <w:r w:rsidR="000E104C">
        <w:rPr>
          <w:rFonts w:ascii="宋体" w:eastAsia="宋体" w:hAnsi="宋体" w:cs="Times New Roman" w:hint="eastAsia"/>
          <w:kern w:val="0"/>
          <w:sz w:val="24"/>
          <w14:ligatures w14:val="none"/>
        </w:rPr>
        <w:t>这</w:t>
      </w:r>
      <w:r w:rsidRPr="0021186D">
        <w:rPr>
          <w:rFonts w:ascii="宋体" w:eastAsia="宋体" w:hAnsi="宋体" w:cs="Times New Roman"/>
          <w:kern w:val="0"/>
          <w:sz w:val="24"/>
          <w14:ligatures w14:val="none"/>
        </w:rPr>
        <w:t>表明，</w:t>
      </w:r>
      <w:r w:rsidR="00C51736">
        <w:rPr>
          <w:rFonts w:ascii="宋体" w:eastAsia="宋体" w:hAnsi="宋体" w:cs="Times New Roman" w:hint="eastAsia"/>
          <w:kern w:val="0"/>
          <w:sz w:val="24"/>
          <w14:ligatures w14:val="none"/>
        </w:rPr>
        <w:t>相较于外部导向的收入</w:t>
      </w:r>
      <w:r w:rsidR="00A10890">
        <w:rPr>
          <w:rFonts w:ascii="宋体" w:eastAsia="宋体" w:hAnsi="宋体" w:cs="Times New Roman" w:hint="eastAsia"/>
          <w:kern w:val="0"/>
          <w:sz w:val="24"/>
          <w14:ligatures w14:val="none"/>
        </w:rPr>
        <w:t>动机</w:t>
      </w:r>
      <w:r w:rsidR="00C51736">
        <w:rPr>
          <w:rFonts w:ascii="宋体" w:eastAsia="宋体" w:hAnsi="宋体" w:cs="Times New Roman" w:hint="eastAsia"/>
          <w:kern w:val="0"/>
          <w:sz w:val="24"/>
          <w14:ligatures w14:val="none"/>
        </w:rPr>
        <w:t>，内部导向的</w:t>
      </w:r>
      <w:r w:rsidR="002D34E4" w:rsidRPr="002D34E4">
        <w:rPr>
          <w:rFonts w:ascii="宋体" w:eastAsia="宋体" w:hAnsi="宋体" w:cs="Times New Roman"/>
          <w:kern w:val="0"/>
          <w:sz w:val="24"/>
          <w14:ligatures w14:val="none"/>
        </w:rPr>
        <w:t>兴趣</w:t>
      </w:r>
      <w:r w:rsidR="00C573E1">
        <w:rPr>
          <w:rFonts w:ascii="宋体" w:eastAsia="宋体" w:hAnsi="宋体" w:cs="Times New Roman" w:hint="eastAsia"/>
          <w:kern w:val="0"/>
          <w:sz w:val="24"/>
          <w14:ligatures w14:val="none"/>
        </w:rPr>
        <w:t>动机</w:t>
      </w:r>
      <w:r w:rsidR="00B74D23">
        <w:rPr>
          <w:rFonts w:ascii="宋体" w:eastAsia="宋体" w:hAnsi="宋体" w:cs="Times New Roman" w:hint="eastAsia"/>
          <w:kern w:val="0"/>
          <w:sz w:val="24"/>
          <w14:ligatures w14:val="none"/>
        </w:rPr>
        <w:t>在</w:t>
      </w:r>
      <w:r w:rsidR="0077136B">
        <w:rPr>
          <w:rFonts w:ascii="宋体" w:eastAsia="宋体" w:hAnsi="宋体" w:cs="Times New Roman" w:hint="eastAsia"/>
          <w:kern w:val="0"/>
          <w:sz w:val="24"/>
          <w14:ligatures w14:val="none"/>
        </w:rPr>
        <w:t>人工智能相关岗位中更容易转化为稳定且显著的职业认同增益，其调剂</w:t>
      </w:r>
      <w:r w:rsidR="000669B8">
        <w:rPr>
          <w:rFonts w:ascii="宋体" w:eastAsia="宋体" w:hAnsi="宋体" w:cs="Times New Roman" w:hint="eastAsia"/>
          <w:kern w:val="0"/>
          <w:sz w:val="24"/>
          <w14:ligatures w14:val="none"/>
        </w:rPr>
        <w:t>效应</w:t>
      </w:r>
      <w:r w:rsidR="0077136B">
        <w:rPr>
          <w:rFonts w:ascii="宋体" w:eastAsia="宋体" w:hAnsi="宋体" w:cs="Times New Roman" w:hint="eastAsia"/>
          <w:kern w:val="0"/>
          <w:sz w:val="24"/>
          <w14:ligatures w14:val="none"/>
        </w:rPr>
        <w:t>具有鲜明的技术情境依赖性。</w:t>
      </w:r>
    </w:p>
    <w:p w14:paraId="55D6D95E" w14:textId="77777777" w:rsidR="007B7F86" w:rsidRDefault="00DA0A8E" w:rsidP="003554B2">
      <w:pPr>
        <w:spacing w:line="276" w:lineRule="auto"/>
        <w:ind w:firstLineChars="200" w:firstLine="480"/>
        <w:rPr>
          <w:rFonts w:ascii="宋体" w:eastAsia="宋体" w:hAnsi="宋体" w:cs="Times New Roman"/>
          <w:color w:val="EE0000"/>
          <w:kern w:val="0"/>
          <w:sz w:val="24"/>
          <w:highlight w:val="yellow"/>
          <w14:ligatures w14:val="none"/>
        </w:rPr>
      </w:pPr>
      <w:r>
        <w:rPr>
          <w:rFonts w:ascii="宋体" w:eastAsia="宋体" w:hAnsi="宋体" w:cs="Times New Roman" w:hint="eastAsia"/>
          <w:color w:val="EE0000"/>
          <w:kern w:val="0"/>
          <w:sz w:val="24"/>
          <w:highlight w:val="yellow"/>
          <w14:ligatures w14:val="none"/>
        </w:rPr>
        <w:t>这一差异可以从人工智能相关岗位特有的劳动条件和工作内容加以理解</w:t>
      </w:r>
      <w:r w:rsidR="008C2C02">
        <w:rPr>
          <w:rFonts w:ascii="宋体" w:eastAsia="宋体" w:hAnsi="宋体" w:cs="Times New Roman" w:hint="eastAsia"/>
          <w:color w:val="EE0000"/>
          <w:kern w:val="0"/>
          <w:sz w:val="24"/>
          <w:highlight w:val="yellow"/>
          <w14:ligatures w14:val="none"/>
        </w:rPr>
        <w:t>。</w:t>
      </w:r>
      <w:r w:rsidR="004875DA">
        <w:rPr>
          <w:rFonts w:ascii="宋体" w:eastAsia="宋体" w:hAnsi="宋体" w:cs="Times New Roman" w:hint="eastAsia"/>
          <w:color w:val="EE0000"/>
          <w:kern w:val="0"/>
          <w:sz w:val="24"/>
          <w:highlight w:val="yellow"/>
          <w14:ligatures w14:val="none"/>
        </w:rPr>
        <w:t>相较于</w:t>
      </w:r>
      <w:r w:rsidR="008C2C02">
        <w:rPr>
          <w:rFonts w:ascii="宋体" w:eastAsia="宋体" w:hAnsi="宋体" w:cs="Times New Roman" w:hint="eastAsia"/>
          <w:color w:val="EE0000"/>
          <w:kern w:val="0"/>
          <w:sz w:val="24"/>
          <w:highlight w:val="yellow"/>
          <w14:ligatures w14:val="none"/>
        </w:rPr>
        <w:t>前端开发、后端开发等传统软件工程岗位，</w:t>
      </w:r>
      <w:r w:rsidR="00DF7054" w:rsidRPr="0065734F">
        <w:rPr>
          <w:rFonts w:ascii="宋体" w:eastAsia="宋体" w:hAnsi="宋体" w:cs="Times New Roman"/>
          <w:color w:val="EE0000"/>
          <w:kern w:val="0"/>
          <w:sz w:val="24"/>
          <w:highlight w:val="yellow"/>
          <w14:ligatures w14:val="none"/>
        </w:rPr>
        <w:t>人工智能</w:t>
      </w:r>
      <w:r w:rsidR="008D132C">
        <w:rPr>
          <w:rFonts w:ascii="宋体" w:eastAsia="宋体" w:hAnsi="宋体" w:cs="Times New Roman" w:hint="eastAsia"/>
          <w:color w:val="EE0000"/>
          <w:kern w:val="0"/>
          <w:sz w:val="24"/>
          <w:highlight w:val="yellow"/>
          <w14:ligatures w14:val="none"/>
        </w:rPr>
        <w:t>相关工作</w:t>
      </w:r>
      <w:r w:rsidR="00DD0582">
        <w:rPr>
          <w:rFonts w:ascii="宋体" w:eastAsia="宋体" w:hAnsi="宋体" w:cs="Times New Roman" w:hint="eastAsia"/>
          <w:color w:val="EE0000"/>
          <w:kern w:val="0"/>
          <w:sz w:val="24"/>
          <w:highlight w:val="yellow"/>
          <w14:ligatures w14:val="none"/>
        </w:rPr>
        <w:t>的标准化程度更低、技术迭代更快、学习成本更高</w:t>
      </w:r>
      <w:r w:rsidR="00C45C36">
        <w:rPr>
          <w:rFonts w:ascii="宋体" w:eastAsia="宋体" w:hAnsi="宋体" w:cs="Times New Roman" w:hint="eastAsia"/>
          <w:color w:val="EE0000"/>
          <w:kern w:val="0"/>
          <w:sz w:val="24"/>
          <w:highlight w:val="yellow"/>
          <w14:ligatures w14:val="none"/>
        </w:rPr>
        <w:t>，对持续投入与自主探索的依赖也更强</w:t>
      </w:r>
      <w:r w:rsidR="00C61CCE">
        <w:rPr>
          <w:rFonts w:ascii="宋体" w:eastAsia="宋体" w:hAnsi="宋体" w:cs="Times New Roman" w:hint="eastAsia"/>
          <w:color w:val="EE0000"/>
          <w:kern w:val="0"/>
          <w:sz w:val="24"/>
          <w:highlight w:val="yellow"/>
          <w14:ligatures w14:val="none"/>
        </w:rPr>
        <w:t>。</w:t>
      </w:r>
      <w:r w:rsidR="002C02D4" w:rsidRPr="0065734F">
        <w:rPr>
          <w:rFonts w:ascii="宋体" w:eastAsia="宋体" w:hAnsi="宋体" w:cs="Times New Roman"/>
          <w:color w:val="EE0000"/>
          <w:kern w:val="0"/>
          <w:sz w:val="24"/>
          <w:highlight w:val="yellow"/>
          <w14:ligatures w14:val="none"/>
        </w:rPr>
        <w:t>既有研究表明，</w:t>
      </w:r>
      <w:r w:rsidR="00CA75A4">
        <w:rPr>
          <w:rFonts w:ascii="宋体" w:eastAsia="宋体" w:hAnsi="宋体" w:cs="Times New Roman" w:hint="eastAsia"/>
          <w:color w:val="EE0000"/>
          <w:kern w:val="0"/>
          <w:sz w:val="24"/>
          <w:highlight w:val="yellow"/>
          <w14:ligatures w14:val="none"/>
        </w:rPr>
        <w:t>相关</w:t>
      </w:r>
      <w:r w:rsidR="00843C6F">
        <w:rPr>
          <w:rFonts w:ascii="宋体" w:eastAsia="宋体" w:hAnsi="宋体" w:cs="Times New Roman" w:hint="eastAsia"/>
          <w:color w:val="EE0000"/>
          <w:kern w:val="0"/>
          <w:sz w:val="24"/>
          <w:highlight w:val="yellow"/>
          <w14:ligatures w14:val="none"/>
        </w:rPr>
        <w:t>技术</w:t>
      </w:r>
      <w:r w:rsidR="00A62E67">
        <w:rPr>
          <w:rFonts w:ascii="宋体" w:eastAsia="宋体" w:hAnsi="宋体" w:cs="Times New Roman" w:hint="eastAsia"/>
          <w:color w:val="EE0000"/>
          <w:kern w:val="0"/>
          <w:sz w:val="24"/>
          <w:highlight w:val="yellow"/>
          <w14:ligatures w14:val="none"/>
        </w:rPr>
        <w:t>虽</w:t>
      </w:r>
      <w:r w:rsidR="00057D3A">
        <w:rPr>
          <w:rFonts w:ascii="宋体" w:eastAsia="宋体" w:hAnsi="宋体" w:cs="Times New Roman" w:hint="eastAsia"/>
          <w:color w:val="EE0000"/>
          <w:kern w:val="0"/>
          <w:sz w:val="24"/>
          <w:highlight w:val="yellow"/>
          <w14:ligatures w14:val="none"/>
        </w:rPr>
        <w:t>大</w:t>
      </w:r>
      <w:r w:rsidR="00641A59">
        <w:rPr>
          <w:rFonts w:ascii="宋体" w:eastAsia="宋体" w:hAnsi="宋体" w:cs="Times New Roman" w:hint="eastAsia"/>
          <w:color w:val="EE0000"/>
          <w:kern w:val="0"/>
          <w:sz w:val="24"/>
          <w:highlight w:val="yellow"/>
          <w14:ligatures w14:val="none"/>
        </w:rPr>
        <w:t>幅</w:t>
      </w:r>
      <w:r w:rsidR="00084E20" w:rsidRPr="00084E20">
        <w:rPr>
          <w:rFonts w:ascii="宋体" w:eastAsia="宋体" w:hAnsi="宋体" w:cs="Times New Roman"/>
          <w:color w:val="EE0000"/>
          <w:kern w:val="0"/>
          <w:sz w:val="24"/>
          <w:highlight w:val="yellow"/>
          <w14:ligatures w14:val="none"/>
        </w:rPr>
        <w:t>降低</w:t>
      </w:r>
      <w:r w:rsidR="00045C56">
        <w:rPr>
          <w:rFonts w:ascii="宋体" w:eastAsia="宋体" w:hAnsi="宋体" w:cs="Times New Roman" w:hint="eastAsia"/>
          <w:color w:val="EE0000"/>
          <w:kern w:val="0"/>
          <w:sz w:val="24"/>
          <w:highlight w:val="yellow"/>
          <w14:ligatures w14:val="none"/>
        </w:rPr>
        <w:t>了</w:t>
      </w:r>
      <w:r w:rsidR="00084E20" w:rsidRPr="00084E20">
        <w:rPr>
          <w:rFonts w:ascii="宋体" w:eastAsia="宋体" w:hAnsi="宋体" w:cs="Times New Roman"/>
          <w:color w:val="EE0000"/>
          <w:kern w:val="0"/>
          <w:sz w:val="24"/>
          <w:highlight w:val="yellow"/>
          <w14:ligatures w14:val="none"/>
        </w:rPr>
        <w:t>代码生成、语法纠错等局部任务的门槛，但在需求理解、系统整合与复杂问题拆解等关键环节，仍高度依赖程序员自身的</w:t>
      </w:r>
      <w:r w:rsidR="00AD1607">
        <w:rPr>
          <w:rFonts w:ascii="宋体" w:eastAsia="宋体" w:hAnsi="宋体" w:cs="Times New Roman" w:hint="eastAsia"/>
          <w:color w:val="EE0000"/>
          <w:kern w:val="0"/>
          <w:sz w:val="24"/>
          <w:highlight w:val="yellow"/>
          <w14:ligatures w14:val="none"/>
        </w:rPr>
        <w:t>专业</w:t>
      </w:r>
      <w:r w:rsidR="00084E20" w:rsidRPr="00084E20">
        <w:rPr>
          <w:rFonts w:ascii="宋体" w:eastAsia="宋体" w:hAnsi="宋体" w:cs="Times New Roman"/>
          <w:color w:val="EE0000"/>
          <w:kern w:val="0"/>
          <w:sz w:val="24"/>
          <w:highlight w:val="yellow"/>
          <w14:ligatures w14:val="none"/>
        </w:rPr>
        <w:t>知识</w:t>
      </w:r>
      <w:r w:rsidR="00AD1607">
        <w:rPr>
          <w:rFonts w:ascii="宋体" w:eastAsia="宋体" w:hAnsi="宋体" w:cs="Times New Roman" w:hint="eastAsia"/>
          <w:color w:val="EE0000"/>
          <w:kern w:val="0"/>
          <w:sz w:val="24"/>
          <w:highlight w:val="yellow"/>
          <w14:ligatures w14:val="none"/>
        </w:rPr>
        <w:t>和</w:t>
      </w:r>
      <w:r w:rsidR="004327AE">
        <w:rPr>
          <w:rFonts w:ascii="宋体" w:eastAsia="宋体" w:hAnsi="宋体" w:cs="Times New Roman" w:hint="eastAsia"/>
          <w:color w:val="EE0000"/>
          <w:kern w:val="0"/>
          <w:sz w:val="24"/>
          <w:highlight w:val="yellow"/>
          <w14:ligatures w14:val="none"/>
        </w:rPr>
        <w:t>工作</w:t>
      </w:r>
      <w:r w:rsidR="00AD1607">
        <w:rPr>
          <w:rFonts w:ascii="宋体" w:eastAsia="宋体" w:hAnsi="宋体" w:cs="Times New Roman" w:hint="eastAsia"/>
          <w:color w:val="EE0000"/>
          <w:kern w:val="0"/>
          <w:sz w:val="24"/>
          <w:highlight w:val="yellow"/>
          <w14:ligatures w14:val="none"/>
        </w:rPr>
        <w:t>经验</w:t>
      </w:r>
      <w:r w:rsidR="005F2DB0">
        <w:rPr>
          <w:rFonts w:ascii="宋体" w:eastAsia="宋体" w:hAnsi="宋体" w:cs="Times New Roman" w:hint="eastAsia"/>
          <w:color w:val="EE0000"/>
          <w:kern w:val="0"/>
          <w:sz w:val="24"/>
          <w:highlight w:val="yellow"/>
          <w14:ligatures w14:val="none"/>
        </w:rPr>
        <w:t>（</w:t>
      </w:r>
      <w:r w:rsidR="005F2DB0" w:rsidRPr="004C5F48">
        <w:rPr>
          <w:rFonts w:ascii="Times New Roman" w:eastAsia="宋体" w:hAnsi="Times New Roman" w:cs="Times New Roman"/>
          <w:color w:val="EE0000"/>
          <w:kern w:val="0"/>
          <w:sz w:val="24"/>
          <w:highlight w:val="yellow"/>
          <w14:ligatures w14:val="none"/>
        </w:rPr>
        <w:t>Roychoudhury &amp; Zeller, 2025</w:t>
      </w:r>
      <w:r w:rsidR="00F57E9B">
        <w:rPr>
          <w:rFonts w:ascii="Times New Roman" w:eastAsia="宋体" w:hAnsi="Times New Roman" w:cs="Times New Roman"/>
          <w:color w:val="EE0000"/>
          <w:kern w:val="0"/>
          <w:sz w:val="24"/>
          <w:highlight w:val="yellow"/>
          <w14:ligatures w14:val="none"/>
        </w:rPr>
        <w:t>; Kuhail et al., 2024</w:t>
      </w:r>
      <w:r w:rsidR="005F2DB0">
        <w:rPr>
          <w:rFonts w:ascii="宋体" w:eastAsia="宋体" w:hAnsi="宋体" w:cs="Times New Roman" w:hint="eastAsia"/>
          <w:color w:val="EE0000"/>
          <w:kern w:val="0"/>
          <w:sz w:val="24"/>
          <w:highlight w:val="yellow"/>
          <w14:ligatures w14:val="none"/>
        </w:rPr>
        <w:t>）</w:t>
      </w:r>
      <w:r w:rsidR="00645A14">
        <w:rPr>
          <w:rFonts w:ascii="宋体" w:eastAsia="宋体" w:hAnsi="宋体" w:cs="Times New Roman" w:hint="eastAsia"/>
          <w:color w:val="EE0000"/>
          <w:kern w:val="0"/>
          <w:sz w:val="24"/>
          <w:highlight w:val="yellow"/>
          <w14:ligatures w14:val="none"/>
        </w:rPr>
        <w:t>。</w:t>
      </w:r>
    </w:p>
    <w:p w14:paraId="683074E9" w14:textId="77777777" w:rsidR="00C66816" w:rsidRDefault="00484CA2" w:rsidP="00DC1754">
      <w:pPr>
        <w:spacing w:line="276" w:lineRule="auto"/>
        <w:ind w:firstLineChars="200" w:firstLine="480"/>
        <w:rPr>
          <w:rFonts w:ascii="宋体" w:eastAsia="宋体" w:hAnsi="宋体" w:cs="Times New Roman"/>
          <w:color w:val="EE0000"/>
          <w:kern w:val="0"/>
          <w:sz w:val="24"/>
          <w:highlight w:val="yellow"/>
          <w14:ligatures w14:val="none"/>
        </w:rPr>
      </w:pPr>
      <w:r>
        <w:rPr>
          <w:rFonts w:ascii="宋体" w:eastAsia="宋体" w:hAnsi="宋体" w:cs="Times New Roman" w:hint="eastAsia"/>
          <w:color w:val="EE0000"/>
          <w:kern w:val="0"/>
          <w:sz w:val="24"/>
          <w:highlight w:val="yellow"/>
          <w14:ligatures w14:val="none"/>
        </w:rPr>
        <w:t>基于人工智能当前的技术能力</w:t>
      </w:r>
      <w:r w:rsidR="00645A14">
        <w:rPr>
          <w:rFonts w:ascii="宋体" w:eastAsia="宋体" w:hAnsi="宋体" w:cs="Times New Roman" w:hint="eastAsia"/>
          <w:color w:val="EE0000"/>
          <w:kern w:val="0"/>
          <w:sz w:val="24"/>
          <w:highlight w:val="yellow"/>
          <w14:ligatures w14:val="none"/>
        </w:rPr>
        <w:t>，</w:t>
      </w:r>
      <w:r w:rsidR="00084E20" w:rsidRPr="00084E20">
        <w:rPr>
          <w:rFonts w:ascii="宋体" w:eastAsia="宋体" w:hAnsi="宋体" w:cs="Times New Roman"/>
          <w:color w:val="EE0000"/>
          <w:kern w:val="0"/>
          <w:sz w:val="24"/>
          <w:highlight w:val="yellow"/>
          <w14:ligatures w14:val="none"/>
        </w:rPr>
        <w:t>程序员是否主动</w:t>
      </w:r>
      <w:r w:rsidR="00D973DB">
        <w:rPr>
          <w:rFonts w:ascii="宋体" w:eastAsia="宋体" w:hAnsi="宋体" w:cs="Times New Roman" w:hint="eastAsia"/>
          <w:color w:val="EE0000"/>
          <w:kern w:val="0"/>
          <w:sz w:val="24"/>
          <w:highlight w:val="yellow"/>
          <w14:ligatures w14:val="none"/>
        </w:rPr>
        <w:t>学习</w:t>
      </w:r>
      <w:r w:rsidR="00084E20" w:rsidRPr="00084E20">
        <w:rPr>
          <w:rFonts w:ascii="宋体" w:eastAsia="宋体" w:hAnsi="宋体" w:cs="Times New Roman" w:hint="eastAsia"/>
          <w:color w:val="EE0000"/>
          <w:kern w:val="0"/>
          <w:sz w:val="24"/>
          <w:highlight w:val="yellow"/>
          <w14:ligatures w14:val="none"/>
        </w:rPr>
        <w:t>新</w:t>
      </w:r>
      <w:r w:rsidR="007D48D8">
        <w:rPr>
          <w:rFonts w:ascii="宋体" w:eastAsia="宋体" w:hAnsi="宋体" w:cs="Times New Roman" w:hint="eastAsia"/>
          <w:color w:val="EE0000"/>
          <w:kern w:val="0"/>
          <w:sz w:val="24"/>
          <w:highlight w:val="yellow"/>
          <w14:ligatures w14:val="none"/>
        </w:rPr>
        <w:t>技术</w:t>
      </w:r>
      <w:r w:rsidR="00084E20" w:rsidRPr="00084E20">
        <w:rPr>
          <w:rFonts w:ascii="宋体" w:eastAsia="宋体" w:hAnsi="宋体" w:cs="Times New Roman"/>
          <w:color w:val="EE0000"/>
          <w:kern w:val="0"/>
          <w:sz w:val="24"/>
          <w:highlight w:val="yellow"/>
          <w14:ligatures w14:val="none"/>
        </w:rPr>
        <w:t>、是否反复试错并将</w:t>
      </w:r>
      <w:r w:rsidR="00687C92">
        <w:rPr>
          <w:rFonts w:ascii="宋体" w:eastAsia="宋体" w:hAnsi="宋体" w:cs="Times New Roman" w:hint="eastAsia"/>
          <w:color w:val="EE0000"/>
          <w:kern w:val="0"/>
          <w:sz w:val="24"/>
          <w:highlight w:val="yellow"/>
          <w14:ligatures w14:val="none"/>
        </w:rPr>
        <w:t>工具</w:t>
      </w:r>
      <w:r w:rsidR="00084E20" w:rsidRPr="00084E20">
        <w:rPr>
          <w:rFonts w:ascii="宋体" w:eastAsia="宋体" w:hAnsi="宋体" w:cs="Times New Roman"/>
          <w:color w:val="EE0000"/>
          <w:kern w:val="0"/>
          <w:sz w:val="24"/>
          <w:highlight w:val="yellow"/>
          <w14:ligatures w14:val="none"/>
        </w:rPr>
        <w:t>嵌入日常工作流程</w:t>
      </w:r>
      <w:r w:rsidR="006A6158">
        <w:rPr>
          <w:rFonts w:ascii="宋体" w:eastAsia="宋体" w:hAnsi="宋体" w:cs="Times New Roman" w:hint="eastAsia"/>
          <w:color w:val="EE0000"/>
          <w:kern w:val="0"/>
          <w:sz w:val="24"/>
          <w:highlight w:val="yellow"/>
          <w14:ligatures w14:val="none"/>
        </w:rPr>
        <w:t>等个体选择至关重要</w:t>
      </w:r>
      <w:r w:rsidR="00733D3C">
        <w:rPr>
          <w:rFonts w:ascii="宋体" w:eastAsia="宋体" w:hAnsi="宋体" w:cs="Times New Roman" w:hint="eastAsia"/>
          <w:color w:val="EE0000"/>
          <w:kern w:val="0"/>
          <w:sz w:val="24"/>
          <w:highlight w:val="yellow"/>
          <w14:ligatures w14:val="none"/>
        </w:rPr>
        <w:t>。</w:t>
      </w:r>
      <w:r w:rsidR="00E711D3">
        <w:rPr>
          <w:rFonts w:ascii="宋体" w:eastAsia="宋体" w:hAnsi="宋体" w:cs="Times New Roman" w:hint="eastAsia"/>
          <w:color w:val="EE0000"/>
          <w:kern w:val="0"/>
          <w:sz w:val="24"/>
          <w:highlight w:val="yellow"/>
          <w14:ligatures w14:val="none"/>
        </w:rPr>
        <w:t>这些行动策略的差异</w:t>
      </w:r>
      <w:r w:rsidR="002B746E">
        <w:rPr>
          <w:rFonts w:ascii="宋体" w:eastAsia="宋体" w:hAnsi="宋体" w:cs="Times New Roman" w:hint="eastAsia"/>
          <w:color w:val="EE0000"/>
          <w:kern w:val="0"/>
          <w:sz w:val="24"/>
          <w:highlight w:val="yellow"/>
          <w14:ligatures w14:val="none"/>
        </w:rPr>
        <w:t>也</w:t>
      </w:r>
      <w:r w:rsidR="005F2DB0">
        <w:rPr>
          <w:rFonts w:ascii="宋体" w:eastAsia="宋体" w:hAnsi="宋体" w:cs="Times New Roman" w:hint="eastAsia"/>
          <w:color w:val="EE0000"/>
          <w:kern w:val="0"/>
          <w:sz w:val="24"/>
          <w:highlight w:val="yellow"/>
          <w14:ligatures w14:val="none"/>
        </w:rPr>
        <w:t>使</w:t>
      </w:r>
      <w:r w:rsidR="00747D6A">
        <w:rPr>
          <w:rFonts w:ascii="宋体" w:eastAsia="宋体" w:hAnsi="宋体" w:cs="Times New Roman" w:hint="eastAsia"/>
          <w:color w:val="EE0000"/>
          <w:kern w:val="0"/>
          <w:sz w:val="24"/>
          <w:highlight w:val="yellow"/>
          <w14:ligatures w14:val="none"/>
        </w:rPr>
        <w:t>人工智能</w:t>
      </w:r>
      <w:r w:rsidR="00576DE8">
        <w:rPr>
          <w:rFonts w:ascii="宋体" w:eastAsia="宋体" w:hAnsi="宋体" w:cs="Times New Roman" w:hint="eastAsia"/>
          <w:color w:val="EE0000"/>
          <w:kern w:val="0"/>
          <w:sz w:val="24"/>
          <w:highlight w:val="yellow"/>
          <w14:ligatures w14:val="none"/>
        </w:rPr>
        <w:t>产生</w:t>
      </w:r>
      <w:r w:rsidR="005F2DB0">
        <w:rPr>
          <w:rFonts w:ascii="宋体" w:eastAsia="宋体" w:hAnsi="宋体" w:cs="Times New Roman" w:hint="eastAsia"/>
          <w:color w:val="EE0000"/>
          <w:kern w:val="0"/>
          <w:sz w:val="24"/>
          <w:highlight w:val="yellow"/>
          <w14:ligatures w14:val="none"/>
        </w:rPr>
        <w:t>的</w:t>
      </w:r>
      <w:r w:rsidR="0008023F">
        <w:rPr>
          <w:rFonts w:ascii="宋体" w:eastAsia="宋体" w:hAnsi="宋体" w:cs="Times New Roman" w:hint="eastAsia"/>
          <w:color w:val="EE0000"/>
          <w:kern w:val="0"/>
          <w:sz w:val="24"/>
          <w:highlight w:val="yellow"/>
          <w14:ligatures w14:val="none"/>
        </w:rPr>
        <w:t>实际</w:t>
      </w:r>
      <w:r w:rsidR="00084E20" w:rsidRPr="00084E20">
        <w:rPr>
          <w:rFonts w:ascii="宋体" w:eastAsia="宋体" w:hAnsi="宋体" w:cs="Times New Roman"/>
          <w:color w:val="EE0000"/>
          <w:kern w:val="0"/>
          <w:sz w:val="24"/>
          <w:highlight w:val="yellow"/>
          <w14:ligatures w14:val="none"/>
        </w:rPr>
        <w:t>收益集中于投入时间更长、使用更为主动、并持续调整工作方式的</w:t>
      </w:r>
      <w:r w:rsidR="00D9713F">
        <w:rPr>
          <w:rFonts w:ascii="宋体" w:eastAsia="宋体" w:hAnsi="宋体" w:cs="Times New Roman" w:hint="eastAsia"/>
          <w:color w:val="EE0000"/>
          <w:kern w:val="0"/>
          <w:sz w:val="24"/>
          <w:highlight w:val="yellow"/>
          <w14:ligatures w14:val="none"/>
        </w:rPr>
        <w:t>程序员</w:t>
      </w:r>
      <w:r w:rsidR="00084E20" w:rsidRPr="00084E20">
        <w:rPr>
          <w:rFonts w:ascii="宋体" w:eastAsia="宋体" w:hAnsi="宋体" w:cs="Times New Roman"/>
          <w:color w:val="EE0000"/>
          <w:kern w:val="0"/>
          <w:sz w:val="24"/>
          <w:highlight w:val="yellow"/>
          <w14:ligatures w14:val="none"/>
        </w:rPr>
        <w:t>（</w:t>
      </w:r>
      <w:r w:rsidR="00483C5C" w:rsidRPr="00084E20">
        <w:rPr>
          <w:rFonts w:ascii="Times New Roman" w:eastAsia="宋体" w:hAnsi="Times New Roman" w:cs="Times New Roman"/>
          <w:color w:val="EE0000"/>
          <w:kern w:val="0"/>
          <w:sz w:val="24"/>
          <w:highlight w:val="yellow"/>
          <w14:ligatures w14:val="none"/>
        </w:rPr>
        <w:t>Cui et al., 2025</w:t>
      </w:r>
      <w:r w:rsidR="00483C5C">
        <w:rPr>
          <w:rFonts w:ascii="Times New Roman" w:eastAsia="宋体" w:hAnsi="Times New Roman" w:cs="Times New Roman"/>
          <w:color w:val="EE0000"/>
          <w:kern w:val="0"/>
          <w:sz w:val="24"/>
          <w:highlight w:val="yellow"/>
          <w14:ligatures w14:val="none"/>
        </w:rPr>
        <w:t xml:space="preserve">; </w:t>
      </w:r>
      <w:r w:rsidR="00084E20" w:rsidRPr="00084E20">
        <w:rPr>
          <w:rFonts w:ascii="Times New Roman" w:eastAsia="宋体" w:hAnsi="Times New Roman" w:cs="Times New Roman"/>
          <w:color w:val="EE0000"/>
          <w:kern w:val="0"/>
          <w:sz w:val="24"/>
          <w:highlight w:val="yellow"/>
          <w14:ligatures w14:val="none"/>
        </w:rPr>
        <w:t>Peng et al., 2023</w:t>
      </w:r>
      <w:r w:rsidR="00084E20" w:rsidRPr="00084E20">
        <w:rPr>
          <w:rFonts w:ascii="宋体" w:eastAsia="宋体" w:hAnsi="宋体" w:cs="Times New Roman"/>
          <w:color w:val="EE0000"/>
          <w:kern w:val="0"/>
          <w:sz w:val="24"/>
          <w:highlight w:val="yellow"/>
          <w14:ligatures w14:val="none"/>
        </w:rPr>
        <w:t>）。</w:t>
      </w:r>
    </w:p>
    <w:p w14:paraId="78B6C555" w14:textId="0DA222B1" w:rsidR="001422D2" w:rsidRPr="00B43AAD" w:rsidRDefault="00172363" w:rsidP="00DC1754">
      <w:pPr>
        <w:spacing w:line="276" w:lineRule="auto"/>
        <w:ind w:firstLineChars="200" w:firstLine="480"/>
        <w:rPr>
          <w:rFonts w:ascii="宋体" w:eastAsia="宋体" w:hAnsi="宋体" w:cs="Times New Roman"/>
          <w:color w:val="EE0000"/>
          <w:kern w:val="0"/>
          <w:sz w:val="24"/>
          <w:highlight w:val="yellow"/>
          <w14:ligatures w14:val="none"/>
        </w:rPr>
      </w:pPr>
      <w:r w:rsidRPr="00172363">
        <w:rPr>
          <w:rFonts w:ascii="宋体" w:eastAsia="宋体" w:hAnsi="宋体" w:cs="Times New Roman"/>
          <w:color w:val="EE0000"/>
          <w:kern w:val="0"/>
          <w:sz w:val="24"/>
          <w:highlight w:val="yellow"/>
          <w14:ligatures w14:val="none"/>
        </w:rPr>
        <w:t>由于人工智能与</w:t>
      </w:r>
      <w:r w:rsidR="00C66816">
        <w:rPr>
          <w:rFonts w:ascii="宋体" w:eastAsia="宋体" w:hAnsi="宋体" w:cs="Times New Roman" w:hint="eastAsia"/>
          <w:color w:val="EE0000"/>
          <w:kern w:val="0"/>
          <w:sz w:val="24"/>
          <w:highlight w:val="yellow"/>
          <w14:ligatures w14:val="none"/>
        </w:rPr>
        <w:t>互联网时代的</w:t>
      </w:r>
      <w:r w:rsidRPr="00172363">
        <w:rPr>
          <w:rFonts w:ascii="宋体" w:eastAsia="宋体" w:hAnsi="宋体" w:cs="Times New Roman"/>
          <w:color w:val="EE0000"/>
          <w:kern w:val="0"/>
          <w:sz w:val="24"/>
          <w:highlight w:val="yellow"/>
          <w14:ligatures w14:val="none"/>
        </w:rPr>
        <w:t>信息技术行业在职业路径</w:t>
      </w:r>
      <w:r w:rsidR="007A1C5C">
        <w:rPr>
          <w:rFonts w:ascii="宋体" w:eastAsia="宋体" w:hAnsi="宋体" w:cs="Times New Roman" w:hint="eastAsia"/>
          <w:color w:val="EE0000"/>
          <w:kern w:val="0"/>
          <w:sz w:val="24"/>
          <w:highlight w:val="yellow"/>
          <w14:ligatures w14:val="none"/>
        </w:rPr>
        <w:t>、</w:t>
      </w:r>
      <w:r w:rsidRPr="00172363">
        <w:rPr>
          <w:rFonts w:ascii="宋体" w:eastAsia="宋体" w:hAnsi="宋体" w:cs="Times New Roman"/>
          <w:color w:val="EE0000"/>
          <w:kern w:val="0"/>
          <w:sz w:val="24"/>
          <w:highlight w:val="yellow"/>
          <w14:ligatures w14:val="none"/>
        </w:rPr>
        <w:t>劳动力来源上</w:t>
      </w:r>
      <w:r w:rsidR="007A1C5C">
        <w:rPr>
          <w:rFonts w:ascii="宋体" w:eastAsia="宋体" w:hAnsi="宋体" w:cs="Times New Roman" w:hint="eastAsia"/>
          <w:color w:val="EE0000"/>
          <w:kern w:val="0"/>
          <w:sz w:val="24"/>
          <w:highlight w:val="yellow"/>
          <w14:ligatures w14:val="none"/>
        </w:rPr>
        <w:t>存在一定连贯性</w:t>
      </w:r>
      <w:r w:rsidRPr="00172363">
        <w:rPr>
          <w:rFonts w:ascii="宋体" w:eastAsia="宋体" w:hAnsi="宋体" w:cs="Times New Roman"/>
          <w:color w:val="EE0000"/>
          <w:kern w:val="0"/>
          <w:sz w:val="24"/>
          <w:highlight w:val="yellow"/>
          <w14:ligatures w14:val="none"/>
        </w:rPr>
        <w:t>，不同择业动机的程序员得以在极客文化与市场力量的共同作用下聚</w:t>
      </w:r>
      <w:r w:rsidRPr="00172363">
        <w:rPr>
          <w:rFonts w:ascii="宋体" w:eastAsia="宋体" w:hAnsi="宋体" w:cs="Times New Roman"/>
          <w:color w:val="EE0000"/>
          <w:kern w:val="0"/>
          <w:sz w:val="24"/>
          <w:highlight w:val="yellow"/>
          <w14:ligatures w14:val="none"/>
        </w:rPr>
        <w:lastRenderedPageBreak/>
        <w:t>集</w:t>
      </w:r>
      <w:r w:rsidR="00E73652">
        <w:rPr>
          <w:rFonts w:ascii="宋体" w:eastAsia="宋体" w:hAnsi="宋体" w:cs="Times New Roman" w:hint="eastAsia"/>
          <w:color w:val="EE0000"/>
          <w:kern w:val="0"/>
          <w:sz w:val="24"/>
          <w:highlight w:val="yellow"/>
          <w14:ligatures w14:val="none"/>
        </w:rPr>
        <w:t>：一部分以兴趣为导向的程序员被前沿技术想象与技术理想所吸引，另一部分则更看重由新兴领域所承诺的潜在回报与机会窗口</w:t>
      </w:r>
      <w:r w:rsidR="00CF12C9">
        <w:rPr>
          <w:rFonts w:ascii="宋体" w:eastAsia="宋体" w:hAnsi="宋体" w:cs="Times New Roman" w:hint="eastAsia"/>
          <w:color w:val="EE0000"/>
          <w:kern w:val="0"/>
          <w:sz w:val="24"/>
          <w:highlight w:val="yellow"/>
          <w14:ligatures w14:val="none"/>
        </w:rPr>
        <w:t>（李晓天</w:t>
      </w:r>
      <w:r w:rsidR="00CF12C9" w:rsidRPr="002C2804">
        <w:rPr>
          <w:rFonts w:ascii="Times New Roman" w:eastAsia="宋体" w:hAnsi="Times New Roman" w:cs="Times New Roman"/>
          <w:color w:val="EE0000"/>
          <w:kern w:val="0"/>
          <w:sz w:val="24"/>
          <w:highlight w:val="yellow"/>
          <w14:ligatures w14:val="none"/>
        </w:rPr>
        <w:t>, 2023a</w:t>
      </w:r>
      <w:r w:rsidR="00CF12C9">
        <w:rPr>
          <w:rFonts w:ascii="Times New Roman" w:eastAsia="宋体" w:hAnsi="Times New Roman" w:cs="Times New Roman" w:hint="eastAsia"/>
          <w:color w:val="EE0000"/>
          <w:kern w:val="0"/>
          <w:sz w:val="24"/>
          <w:highlight w:val="yellow"/>
          <w14:ligatures w14:val="none"/>
        </w:rPr>
        <w:t xml:space="preserve">; </w:t>
      </w:r>
      <w:r w:rsidR="00CF12C9">
        <w:rPr>
          <w:rFonts w:ascii="Times New Roman" w:eastAsia="宋体" w:hAnsi="Times New Roman" w:cs="Times New Roman" w:hint="eastAsia"/>
          <w:color w:val="EE0000"/>
          <w:kern w:val="0"/>
          <w:sz w:val="24"/>
          <w:highlight w:val="yellow"/>
          <w14:ligatures w14:val="none"/>
        </w:rPr>
        <w:t>严霞</w:t>
      </w:r>
      <w:r w:rsidR="00CF12C9">
        <w:rPr>
          <w:rFonts w:ascii="Times New Roman" w:eastAsia="宋体" w:hAnsi="Times New Roman" w:cs="Times New Roman"/>
          <w:color w:val="EE0000"/>
          <w:kern w:val="0"/>
          <w:sz w:val="24"/>
          <w:highlight w:val="yellow"/>
          <w14:ligatures w14:val="none"/>
        </w:rPr>
        <w:t>, 2023</w:t>
      </w:r>
      <w:r w:rsidR="00CF12C9">
        <w:rPr>
          <w:rFonts w:ascii="宋体" w:eastAsia="宋体" w:hAnsi="宋体" w:cs="Times New Roman" w:hint="eastAsia"/>
          <w:color w:val="EE0000"/>
          <w:kern w:val="0"/>
          <w:sz w:val="24"/>
          <w:highlight w:val="yellow"/>
          <w14:ligatures w14:val="none"/>
        </w:rPr>
        <w:t>）。在这一背景下，人工智能所伴随</w:t>
      </w:r>
      <w:r w:rsidR="00823AF6">
        <w:rPr>
          <w:rFonts w:ascii="宋体" w:eastAsia="宋体" w:hAnsi="宋体" w:cs="Times New Roman" w:hint="eastAsia"/>
          <w:color w:val="EE0000"/>
          <w:kern w:val="0"/>
          <w:sz w:val="24"/>
          <w:highlight w:val="yellow"/>
          <w14:ligatures w14:val="none"/>
        </w:rPr>
        <w:t>的技术想象与未来叙事（</w:t>
      </w:r>
      <w:r w:rsidR="00823AF6" w:rsidRPr="002C2804">
        <w:rPr>
          <w:rFonts w:ascii="Times New Roman" w:eastAsia="宋体" w:hAnsi="Times New Roman" w:cs="Times New Roman"/>
          <w:color w:val="EE0000"/>
          <w:kern w:val="0"/>
          <w:sz w:val="24"/>
          <w:highlight w:val="yellow"/>
          <w14:ligatures w14:val="none"/>
        </w:rPr>
        <w:t>Zhong et al., 2025</w:t>
      </w:r>
      <w:r w:rsidR="00823AF6">
        <w:rPr>
          <w:rFonts w:ascii="宋体" w:eastAsia="宋体" w:hAnsi="宋体" w:cs="Times New Roman" w:hint="eastAsia"/>
          <w:color w:val="EE0000"/>
          <w:kern w:val="0"/>
          <w:sz w:val="24"/>
          <w:highlight w:val="yellow"/>
          <w14:ligatures w14:val="none"/>
        </w:rPr>
        <w:t>），对</w:t>
      </w:r>
      <w:r w:rsidR="00395702">
        <w:rPr>
          <w:rFonts w:ascii="宋体" w:eastAsia="宋体" w:hAnsi="宋体" w:cs="Times New Roman" w:hint="eastAsia"/>
          <w:color w:val="EE0000"/>
          <w:kern w:val="0"/>
          <w:sz w:val="24"/>
          <w:highlight w:val="yellow"/>
          <w14:ligatures w14:val="none"/>
        </w:rPr>
        <w:t>不同择业动机的程序员产生了分化效应：对</w:t>
      </w:r>
      <w:r w:rsidR="00C45A08">
        <w:rPr>
          <w:rFonts w:ascii="宋体" w:eastAsia="宋体" w:hAnsi="宋体" w:cs="Times New Roman" w:hint="eastAsia"/>
          <w:color w:val="EE0000"/>
          <w:kern w:val="0"/>
          <w:sz w:val="24"/>
          <w:highlight w:val="yellow"/>
          <w14:ligatures w14:val="none"/>
        </w:rPr>
        <w:t>“</w:t>
      </w:r>
      <w:r w:rsidR="00823AF6">
        <w:rPr>
          <w:rFonts w:ascii="宋体" w:eastAsia="宋体" w:hAnsi="宋体" w:cs="Times New Roman" w:hint="eastAsia"/>
          <w:color w:val="EE0000"/>
          <w:kern w:val="0"/>
          <w:sz w:val="24"/>
          <w:highlight w:val="yellow"/>
          <w14:ligatures w14:val="none"/>
        </w:rPr>
        <w:t>因兴趣择业</w:t>
      </w:r>
      <w:r w:rsidR="00C45A08">
        <w:rPr>
          <w:rFonts w:ascii="宋体" w:eastAsia="宋体" w:hAnsi="宋体" w:cs="Times New Roman" w:hint="eastAsia"/>
          <w:color w:val="EE0000"/>
          <w:kern w:val="0"/>
          <w:sz w:val="24"/>
          <w:highlight w:val="yellow"/>
          <w14:ligatures w14:val="none"/>
        </w:rPr>
        <w:t>”</w:t>
      </w:r>
      <w:r w:rsidR="00823AF6">
        <w:rPr>
          <w:rFonts w:ascii="宋体" w:eastAsia="宋体" w:hAnsi="宋体" w:cs="Times New Roman" w:hint="eastAsia"/>
          <w:color w:val="EE0000"/>
          <w:kern w:val="0"/>
          <w:sz w:val="24"/>
          <w:highlight w:val="yellow"/>
          <w14:ligatures w14:val="none"/>
        </w:rPr>
        <w:t>的程序员而言，</w:t>
      </w:r>
      <w:r w:rsidR="00395702">
        <w:rPr>
          <w:rFonts w:ascii="宋体" w:eastAsia="宋体" w:hAnsi="宋体" w:cs="Times New Roman" w:hint="eastAsia"/>
          <w:color w:val="EE0000"/>
          <w:kern w:val="0"/>
          <w:sz w:val="24"/>
          <w:highlight w:val="yellow"/>
          <w14:ligatures w14:val="none"/>
        </w:rPr>
        <w:t>这些叙事</w:t>
      </w:r>
      <w:r w:rsidR="00BC7FF7">
        <w:rPr>
          <w:rFonts w:ascii="宋体" w:eastAsia="宋体" w:hAnsi="宋体" w:cs="Times New Roman" w:hint="eastAsia"/>
          <w:color w:val="EE0000"/>
          <w:kern w:val="0"/>
          <w:sz w:val="24"/>
          <w:highlight w:val="yellow"/>
          <w14:ligatures w14:val="none"/>
        </w:rPr>
        <w:t>构成了</w:t>
      </w:r>
      <w:r w:rsidR="009A6865" w:rsidRPr="00A80784">
        <w:rPr>
          <w:rFonts w:ascii="宋体" w:eastAsia="宋体" w:hAnsi="宋体" w:cs="Times New Roman"/>
          <w:color w:val="EE0000"/>
          <w:kern w:val="0"/>
          <w:sz w:val="24"/>
          <w:highlight w:val="yellow"/>
          <w14:ligatures w14:val="none"/>
        </w:rPr>
        <w:t>支撑</w:t>
      </w:r>
      <w:r w:rsidR="00823AF6">
        <w:rPr>
          <w:rFonts w:ascii="宋体" w:eastAsia="宋体" w:hAnsi="宋体" w:cs="Times New Roman" w:hint="eastAsia"/>
          <w:color w:val="EE0000"/>
          <w:kern w:val="0"/>
          <w:sz w:val="24"/>
          <w:highlight w:val="yellow"/>
          <w14:ligatures w14:val="none"/>
        </w:rPr>
        <w:t>其</w:t>
      </w:r>
      <w:r w:rsidR="003F5382">
        <w:rPr>
          <w:rFonts w:ascii="宋体" w:eastAsia="宋体" w:hAnsi="宋体" w:cs="Times New Roman" w:hint="eastAsia"/>
          <w:color w:val="EE0000"/>
          <w:kern w:val="0"/>
          <w:sz w:val="24"/>
          <w:highlight w:val="yellow"/>
          <w14:ligatures w14:val="none"/>
        </w:rPr>
        <w:t>持</w:t>
      </w:r>
      <w:r w:rsidR="009A6865" w:rsidRPr="00A80784">
        <w:rPr>
          <w:rFonts w:ascii="宋体" w:eastAsia="宋体" w:hAnsi="宋体" w:cs="Times New Roman"/>
          <w:color w:val="EE0000"/>
          <w:kern w:val="0"/>
          <w:sz w:val="24"/>
          <w:highlight w:val="yellow"/>
          <w14:ligatures w14:val="none"/>
        </w:rPr>
        <w:t>高强度投入与</w:t>
      </w:r>
      <w:r w:rsidR="007F3CC6">
        <w:rPr>
          <w:rFonts w:ascii="宋体" w:eastAsia="宋体" w:hAnsi="宋体" w:cs="Times New Roman" w:hint="eastAsia"/>
          <w:color w:val="EE0000"/>
          <w:kern w:val="0"/>
          <w:sz w:val="24"/>
          <w:highlight w:val="yellow"/>
          <w14:ligatures w14:val="none"/>
        </w:rPr>
        <w:t>应对</w:t>
      </w:r>
      <w:r w:rsidR="00786B7C">
        <w:rPr>
          <w:rFonts w:ascii="宋体" w:eastAsia="宋体" w:hAnsi="宋体" w:cs="Times New Roman" w:hint="eastAsia"/>
          <w:color w:val="EE0000"/>
          <w:kern w:val="0"/>
          <w:sz w:val="24"/>
          <w:highlight w:val="yellow"/>
          <w14:ligatures w14:val="none"/>
        </w:rPr>
        <w:t>回报</w:t>
      </w:r>
      <w:r w:rsidR="009A6865" w:rsidRPr="00A80784">
        <w:rPr>
          <w:rFonts w:ascii="宋体" w:eastAsia="宋体" w:hAnsi="宋体" w:cs="Times New Roman"/>
          <w:color w:val="EE0000"/>
          <w:kern w:val="0"/>
          <w:sz w:val="24"/>
          <w:highlight w:val="yellow"/>
          <w14:ligatures w14:val="none"/>
        </w:rPr>
        <w:t>不确定</w:t>
      </w:r>
      <w:r w:rsidR="00786B7C">
        <w:rPr>
          <w:rFonts w:ascii="宋体" w:eastAsia="宋体" w:hAnsi="宋体" w:cs="Times New Roman" w:hint="eastAsia"/>
          <w:color w:val="EE0000"/>
          <w:kern w:val="0"/>
          <w:sz w:val="24"/>
          <w:highlight w:val="yellow"/>
          <w14:ligatures w14:val="none"/>
        </w:rPr>
        <w:t>性</w:t>
      </w:r>
      <w:r w:rsidR="009A6865" w:rsidRPr="00A80784">
        <w:rPr>
          <w:rFonts w:ascii="宋体" w:eastAsia="宋体" w:hAnsi="宋体" w:cs="Times New Roman"/>
          <w:color w:val="EE0000"/>
          <w:kern w:val="0"/>
          <w:sz w:val="24"/>
          <w:highlight w:val="yellow"/>
          <w14:ligatures w14:val="none"/>
        </w:rPr>
        <w:t>的</w:t>
      </w:r>
      <w:r w:rsidR="00BC7FF7">
        <w:rPr>
          <w:rFonts w:ascii="宋体" w:eastAsia="宋体" w:hAnsi="宋体" w:cs="Times New Roman" w:hint="eastAsia"/>
          <w:color w:val="EE0000"/>
          <w:kern w:val="0"/>
          <w:sz w:val="24"/>
          <w:highlight w:val="yellow"/>
          <w14:ligatures w14:val="none"/>
        </w:rPr>
        <w:t>关键</w:t>
      </w:r>
      <w:r w:rsidR="009A6865" w:rsidRPr="00A80784">
        <w:rPr>
          <w:rFonts w:ascii="宋体" w:eastAsia="宋体" w:hAnsi="宋体" w:cs="Times New Roman"/>
          <w:color w:val="EE0000"/>
          <w:kern w:val="0"/>
          <w:sz w:val="24"/>
          <w:highlight w:val="yellow"/>
          <w14:ligatures w14:val="none"/>
        </w:rPr>
        <w:t>精神资源</w:t>
      </w:r>
      <w:r w:rsidR="00D2269A">
        <w:rPr>
          <w:rFonts w:ascii="宋体" w:eastAsia="宋体" w:hAnsi="宋体" w:cs="Times New Roman" w:hint="eastAsia"/>
          <w:color w:val="EE0000"/>
          <w:kern w:val="0"/>
          <w:sz w:val="24"/>
          <w:highlight w:val="yellow"/>
          <w14:ligatures w14:val="none"/>
        </w:rPr>
        <w:t>；对</w:t>
      </w:r>
      <w:r w:rsidR="00C45A08">
        <w:rPr>
          <w:rFonts w:ascii="宋体" w:eastAsia="宋体" w:hAnsi="宋体" w:cs="Times New Roman" w:hint="eastAsia"/>
          <w:color w:val="EE0000"/>
          <w:kern w:val="0"/>
          <w:sz w:val="24"/>
          <w:highlight w:val="yellow"/>
          <w14:ligatures w14:val="none"/>
        </w:rPr>
        <w:t>“</w:t>
      </w:r>
      <w:r w:rsidR="00D2269A">
        <w:rPr>
          <w:rFonts w:ascii="宋体" w:eastAsia="宋体" w:hAnsi="宋体" w:cs="Times New Roman" w:hint="eastAsia"/>
          <w:color w:val="EE0000"/>
          <w:kern w:val="0"/>
          <w:sz w:val="24"/>
          <w:highlight w:val="yellow"/>
          <w14:ligatures w14:val="none"/>
        </w:rPr>
        <w:t>因收入择业</w:t>
      </w:r>
      <w:r w:rsidR="00C45A08">
        <w:rPr>
          <w:rFonts w:ascii="宋体" w:eastAsia="宋体" w:hAnsi="宋体" w:cs="Times New Roman" w:hint="eastAsia"/>
          <w:color w:val="EE0000"/>
          <w:kern w:val="0"/>
          <w:sz w:val="24"/>
          <w:highlight w:val="yellow"/>
          <w14:ligatures w14:val="none"/>
        </w:rPr>
        <w:t>”</w:t>
      </w:r>
      <w:r w:rsidR="00D2269A">
        <w:rPr>
          <w:rFonts w:ascii="宋体" w:eastAsia="宋体" w:hAnsi="宋体" w:cs="Times New Roman" w:hint="eastAsia"/>
          <w:color w:val="EE0000"/>
          <w:kern w:val="0"/>
          <w:sz w:val="24"/>
          <w:highlight w:val="yellow"/>
          <w14:ligatures w14:val="none"/>
        </w:rPr>
        <w:t>的程序员而言，</w:t>
      </w:r>
      <w:r w:rsidR="00C45A08">
        <w:rPr>
          <w:rFonts w:ascii="宋体" w:eastAsia="宋体" w:hAnsi="宋体" w:cs="Times New Roman" w:hint="eastAsia"/>
          <w:color w:val="EE0000"/>
          <w:kern w:val="0"/>
          <w:sz w:val="24"/>
          <w:highlight w:val="yellow"/>
          <w14:ligatures w14:val="none"/>
        </w:rPr>
        <w:t>同样的叙事则</w:t>
      </w:r>
      <w:r w:rsidR="00D2269A">
        <w:rPr>
          <w:rFonts w:ascii="宋体" w:eastAsia="宋体" w:hAnsi="宋体" w:cs="Times New Roman" w:hint="eastAsia"/>
          <w:color w:val="EE0000"/>
          <w:kern w:val="0"/>
          <w:sz w:val="24"/>
          <w:highlight w:val="yellow"/>
          <w14:ligatures w14:val="none"/>
        </w:rPr>
        <w:t>可能</w:t>
      </w:r>
      <w:r w:rsidR="009A6865" w:rsidRPr="00A80784">
        <w:rPr>
          <w:rFonts w:ascii="宋体" w:eastAsia="宋体" w:hAnsi="宋体" w:cs="Times New Roman"/>
          <w:color w:val="EE0000"/>
          <w:kern w:val="0"/>
          <w:sz w:val="24"/>
          <w:highlight w:val="yellow"/>
          <w14:ligatures w14:val="none"/>
        </w:rPr>
        <w:t>放大回报波动</w:t>
      </w:r>
      <w:r w:rsidR="00106985">
        <w:rPr>
          <w:rFonts w:ascii="宋体" w:eastAsia="宋体" w:hAnsi="宋体" w:cs="Times New Roman" w:hint="eastAsia"/>
          <w:color w:val="EE0000"/>
          <w:kern w:val="0"/>
          <w:sz w:val="24"/>
          <w:highlight w:val="yellow"/>
          <w14:ligatures w14:val="none"/>
        </w:rPr>
        <w:t>所带来的心</w:t>
      </w:r>
      <w:r w:rsidR="009A6865" w:rsidRPr="00A80784">
        <w:rPr>
          <w:rFonts w:ascii="宋体" w:eastAsia="宋体" w:hAnsi="宋体" w:cs="Times New Roman"/>
          <w:color w:val="EE0000"/>
          <w:kern w:val="0"/>
          <w:sz w:val="24"/>
          <w:highlight w:val="yellow"/>
          <w14:ligatures w14:val="none"/>
        </w:rPr>
        <w:t>理</w:t>
      </w:r>
      <w:r w:rsidR="008A60CE">
        <w:rPr>
          <w:rFonts w:ascii="宋体" w:eastAsia="宋体" w:hAnsi="宋体" w:cs="Times New Roman" w:hint="eastAsia"/>
          <w:color w:val="EE0000"/>
          <w:kern w:val="0"/>
          <w:sz w:val="24"/>
          <w:highlight w:val="yellow"/>
          <w14:ligatures w14:val="none"/>
        </w:rPr>
        <w:t>压力</w:t>
      </w:r>
      <w:r w:rsidR="009A6865" w:rsidRPr="00A80784">
        <w:rPr>
          <w:rFonts w:ascii="宋体" w:eastAsia="宋体" w:hAnsi="宋体" w:cs="Times New Roman" w:hint="eastAsia"/>
          <w:color w:val="EE0000"/>
          <w:kern w:val="0"/>
          <w:sz w:val="24"/>
          <w:highlight w:val="yellow"/>
          <w14:ligatures w14:val="none"/>
        </w:rPr>
        <w:t>。</w:t>
      </w:r>
      <w:r w:rsidR="003152DF">
        <w:rPr>
          <w:rFonts w:ascii="宋体" w:eastAsia="宋体" w:hAnsi="宋体" w:cs="Times New Roman" w:hint="eastAsia"/>
          <w:color w:val="EE0000"/>
          <w:kern w:val="0"/>
          <w:sz w:val="24"/>
          <w:highlight w:val="yellow"/>
          <w14:ligatures w14:val="none"/>
        </w:rPr>
        <w:t>因此，</w:t>
      </w:r>
      <w:r w:rsidR="00F8129A">
        <w:rPr>
          <w:rFonts w:ascii="宋体" w:eastAsia="宋体" w:hAnsi="宋体" w:cs="Times New Roman" w:hint="eastAsia"/>
          <w:color w:val="EE0000"/>
          <w:kern w:val="0"/>
          <w:sz w:val="24"/>
          <w:highlight w:val="yellow"/>
          <w14:ligatures w14:val="none"/>
        </w:rPr>
        <w:t>人工智能的分化</w:t>
      </w:r>
      <w:r w:rsidR="001246AE">
        <w:rPr>
          <w:rFonts w:ascii="宋体" w:eastAsia="宋体" w:hAnsi="宋体" w:cs="Times New Roman" w:hint="eastAsia"/>
          <w:color w:val="EE0000"/>
          <w:kern w:val="0"/>
          <w:sz w:val="24"/>
          <w:highlight w:val="yellow"/>
          <w14:ligatures w14:val="none"/>
        </w:rPr>
        <w:t>效应</w:t>
      </w:r>
      <w:r w:rsidR="00A40EB5">
        <w:rPr>
          <w:rFonts w:ascii="宋体" w:eastAsia="宋体" w:hAnsi="宋体" w:cs="Times New Roman" w:hint="eastAsia"/>
          <w:color w:val="EE0000"/>
          <w:kern w:val="0"/>
          <w:sz w:val="24"/>
          <w:highlight w:val="yellow"/>
          <w14:ligatures w14:val="none"/>
        </w:rPr>
        <w:t>不仅体现在岗位结构和技能层面，也进一步延伸</w:t>
      </w:r>
      <w:r w:rsidR="00F8129A">
        <w:rPr>
          <w:rFonts w:ascii="宋体" w:eastAsia="宋体" w:hAnsi="宋体" w:cs="Times New Roman" w:hint="eastAsia"/>
          <w:color w:val="EE0000"/>
          <w:kern w:val="0"/>
          <w:sz w:val="24"/>
          <w:highlight w:val="yellow"/>
          <w14:ligatures w14:val="none"/>
        </w:rPr>
        <w:t>至择业动机与职业认同等主观</w:t>
      </w:r>
      <w:r w:rsidR="003D0DE7">
        <w:rPr>
          <w:rFonts w:ascii="宋体" w:eastAsia="宋体" w:hAnsi="宋体" w:cs="Times New Roman" w:hint="eastAsia"/>
          <w:color w:val="EE0000"/>
          <w:kern w:val="0"/>
          <w:sz w:val="24"/>
          <w:highlight w:val="yellow"/>
          <w14:ligatures w14:val="none"/>
        </w:rPr>
        <w:t>维度</w:t>
      </w:r>
      <w:r w:rsidR="00F8129A">
        <w:rPr>
          <w:rFonts w:ascii="宋体" w:eastAsia="宋体" w:hAnsi="宋体" w:cs="Times New Roman" w:hint="eastAsia"/>
          <w:color w:val="EE0000"/>
          <w:kern w:val="0"/>
          <w:sz w:val="24"/>
          <w:highlight w:val="yellow"/>
          <w14:ligatures w14:val="none"/>
        </w:rPr>
        <w:t>中。</w:t>
      </w:r>
    </w:p>
    <w:p w14:paraId="79D280D5" w14:textId="598B8366" w:rsidR="00E2522D" w:rsidRPr="00E2522D" w:rsidRDefault="00E2522D" w:rsidP="00E2522D">
      <w:pPr>
        <w:pStyle w:val="4"/>
        <w:spacing w:beforeLines="50" w:before="156" w:afterLines="50" w:after="156" w:line="276" w:lineRule="auto"/>
        <w:ind w:leftChars="200" w:left="420"/>
        <w:rPr>
          <w:rFonts w:ascii="黑体" w:eastAsia="黑体" w:hAnsi="黑体" w:cs="Times New Roman"/>
          <w:color w:val="000000" w:themeColor="text1"/>
          <w:sz w:val="24"/>
          <w:szCs w:val="24"/>
        </w:rPr>
      </w:pPr>
      <w:r>
        <w:rPr>
          <w:rFonts w:ascii="Times New Roman" w:eastAsia="黑体" w:hAnsi="Times New Roman" w:cs="Times New Roman" w:hint="eastAsia"/>
          <w:color w:val="000000" w:themeColor="text1"/>
          <w:sz w:val="24"/>
          <w:szCs w:val="24"/>
        </w:rPr>
        <w:t>2</w:t>
      </w:r>
      <w:r w:rsidRPr="00675367">
        <w:rPr>
          <w:rFonts w:ascii="Times New Roman" w:eastAsia="黑体" w:hAnsi="Times New Roman" w:cs="Times New Roman"/>
          <w:color w:val="000000" w:themeColor="text1"/>
          <w:sz w:val="24"/>
          <w:szCs w:val="24"/>
        </w:rPr>
        <w:t xml:space="preserve">. </w:t>
      </w:r>
      <w:r>
        <w:rPr>
          <w:rFonts w:ascii="黑体" w:eastAsia="黑体" w:hAnsi="黑体" w:cs="Times New Roman" w:hint="eastAsia"/>
          <w:color w:val="000000" w:themeColor="text1"/>
          <w:sz w:val="24"/>
          <w:szCs w:val="24"/>
        </w:rPr>
        <w:t>基于年龄的异质性分析</w:t>
      </w:r>
    </w:p>
    <w:p w14:paraId="4E430869" w14:textId="77777777" w:rsidR="00C32E58" w:rsidRDefault="00853822" w:rsidP="00506DA0">
      <w:pPr>
        <w:spacing w:line="276" w:lineRule="auto"/>
        <w:ind w:firstLineChars="200" w:firstLine="480"/>
        <w:rPr>
          <w:rFonts w:ascii="宋体" w:eastAsia="宋体" w:hAnsi="宋体" w:cs="Times New Roman"/>
          <w:kern w:val="0"/>
          <w:sz w:val="24"/>
          <w14:ligatures w14:val="none"/>
        </w:rPr>
      </w:pPr>
      <w:r w:rsidRPr="00375A9E">
        <w:rPr>
          <w:rFonts w:ascii="宋体" w:eastAsia="宋体" w:hAnsi="宋体"/>
          <w:color w:val="000000" w:themeColor="text1"/>
          <w:sz w:val="24"/>
        </w:rPr>
        <w:t>除了岗位分工带来的异质性，程序员的职业认同还深受年龄结构的影响。</w:t>
      </w:r>
      <w:r w:rsidR="00B00AC3" w:rsidRPr="00375A9E">
        <w:rPr>
          <w:rFonts w:ascii="宋体" w:eastAsia="宋体" w:hAnsi="宋体" w:cs="Times New Roman"/>
          <w:color w:val="000000" w:themeColor="text1"/>
          <w:kern w:val="0"/>
          <w:sz w:val="24"/>
          <w14:ligatures w14:val="none"/>
        </w:rPr>
        <w:t>如果说</w:t>
      </w:r>
      <w:r w:rsidR="00FF7CC6" w:rsidRPr="00375A9E">
        <w:rPr>
          <w:rFonts w:ascii="宋体" w:eastAsia="宋体" w:hAnsi="宋体" w:cs="Times New Roman" w:hint="eastAsia"/>
          <w:color w:val="000000" w:themeColor="text1"/>
          <w:kern w:val="0"/>
          <w:sz w:val="24"/>
          <w14:ligatures w14:val="none"/>
        </w:rPr>
        <w:t>岗位分工</w:t>
      </w:r>
      <w:r w:rsidR="000E0B81" w:rsidRPr="00375A9E">
        <w:rPr>
          <w:rFonts w:ascii="宋体" w:eastAsia="宋体" w:hAnsi="宋体" w:cs="Times New Roman" w:hint="eastAsia"/>
          <w:color w:val="000000" w:themeColor="text1"/>
          <w:kern w:val="0"/>
          <w:sz w:val="24"/>
          <w14:ligatures w14:val="none"/>
        </w:rPr>
        <w:t>体现的是人工智能技术带来的工作内容之间的</w:t>
      </w:r>
      <w:r w:rsidR="00853B68" w:rsidRPr="00375A9E">
        <w:rPr>
          <w:rFonts w:ascii="宋体" w:eastAsia="宋体" w:hAnsi="宋体" w:cs="Times New Roman" w:hint="eastAsia"/>
          <w:color w:val="000000" w:themeColor="text1"/>
          <w:kern w:val="0"/>
          <w:sz w:val="24"/>
          <w14:ligatures w14:val="none"/>
        </w:rPr>
        <w:t>横向</w:t>
      </w:r>
      <w:r w:rsidR="00B00AC3" w:rsidRPr="00375A9E">
        <w:rPr>
          <w:rFonts w:ascii="宋体" w:eastAsia="宋体" w:hAnsi="宋体" w:cs="Times New Roman"/>
          <w:color w:val="000000" w:themeColor="text1"/>
          <w:kern w:val="0"/>
          <w:sz w:val="24"/>
          <w14:ligatures w14:val="none"/>
        </w:rPr>
        <w:t>分化，那么年龄则</w:t>
      </w:r>
      <w:r w:rsidR="00D721A9" w:rsidRPr="00375A9E">
        <w:rPr>
          <w:rFonts w:ascii="宋体" w:eastAsia="宋体" w:hAnsi="宋体" w:cs="Times New Roman" w:hint="eastAsia"/>
          <w:color w:val="000000" w:themeColor="text1"/>
          <w:kern w:val="0"/>
          <w:sz w:val="24"/>
          <w14:ligatures w14:val="none"/>
        </w:rPr>
        <w:t>更多反映了程序员在其自身职业生涯进程中的纵向分化。</w:t>
      </w:r>
      <w:r w:rsidR="001431F1" w:rsidRPr="001431F1">
        <w:rPr>
          <w:rFonts w:ascii="宋体" w:eastAsia="宋体" w:hAnsi="宋体" w:cs="Times New Roman"/>
          <w:kern w:val="0"/>
          <w:sz w:val="24"/>
          <w14:ligatures w14:val="none"/>
        </w:rPr>
        <w:t>随着职业</w:t>
      </w:r>
      <w:r w:rsidR="00F178EA">
        <w:rPr>
          <w:rFonts w:ascii="宋体" w:eastAsia="宋体" w:hAnsi="宋体" w:cs="Times New Roman" w:hint="eastAsia"/>
          <w:kern w:val="0"/>
          <w:sz w:val="24"/>
          <w14:ligatures w14:val="none"/>
        </w:rPr>
        <w:t>生涯的</w:t>
      </w:r>
      <w:r w:rsidR="001431F1" w:rsidRPr="001431F1">
        <w:rPr>
          <w:rFonts w:ascii="宋体" w:eastAsia="宋体" w:hAnsi="宋体" w:cs="Times New Roman"/>
          <w:kern w:val="0"/>
          <w:sz w:val="24"/>
          <w14:ligatures w14:val="none"/>
        </w:rPr>
        <w:t>推进，个体的动机结构往往会从依赖外部奖励的外在动机，逐步向基于个人价值实现和兴趣驱动的内在动机转变（</w:t>
      </w:r>
      <w:r w:rsidR="001431F1" w:rsidRPr="001431F1">
        <w:rPr>
          <w:rFonts w:ascii="Times New Roman" w:eastAsia="宋体" w:hAnsi="Times New Roman" w:cs="Times New Roman"/>
          <w:kern w:val="0"/>
          <w:sz w:val="24"/>
          <w14:ligatures w14:val="none"/>
        </w:rPr>
        <w:t xml:space="preserve">Deci &amp; Ryan, </w:t>
      </w:r>
      <w:r w:rsidR="00CF1CBE">
        <w:rPr>
          <w:rFonts w:ascii="Times New Roman" w:eastAsia="宋体" w:hAnsi="Times New Roman" w:cs="Times New Roman" w:hint="eastAsia"/>
          <w:kern w:val="0"/>
          <w:sz w:val="24"/>
          <w14:ligatures w14:val="none"/>
        </w:rPr>
        <w:t>2000</w:t>
      </w:r>
      <w:r w:rsidR="001431F1" w:rsidRPr="001431F1">
        <w:rPr>
          <w:rFonts w:ascii="宋体" w:eastAsia="宋体" w:hAnsi="宋体" w:cs="Times New Roman"/>
          <w:kern w:val="0"/>
          <w:sz w:val="24"/>
          <w14:ligatures w14:val="none"/>
        </w:rPr>
        <w:t>）。这一转变被</w:t>
      </w:r>
      <w:r w:rsidR="00202A60">
        <w:rPr>
          <w:rFonts w:ascii="宋体" w:eastAsia="宋体" w:hAnsi="宋体" w:cs="Times New Roman" w:hint="eastAsia"/>
          <w:kern w:val="0"/>
          <w:sz w:val="24"/>
          <w14:ligatures w14:val="none"/>
        </w:rPr>
        <w:t>认为是维系长期职业满意度与职业认同的重要机制</w:t>
      </w:r>
      <w:r w:rsidR="001431F1" w:rsidRPr="001431F1">
        <w:rPr>
          <w:rFonts w:ascii="宋体" w:eastAsia="宋体" w:hAnsi="宋体" w:cs="Times New Roman"/>
          <w:kern w:val="0"/>
          <w:sz w:val="24"/>
          <w14:ligatures w14:val="none"/>
        </w:rPr>
        <w:t>。</w:t>
      </w:r>
    </w:p>
    <w:p w14:paraId="4053A100" w14:textId="27207AA7" w:rsidR="00712B3E" w:rsidRDefault="00C32E58" w:rsidP="00506DA0">
      <w:pPr>
        <w:spacing w:line="276" w:lineRule="auto"/>
        <w:ind w:firstLineChars="200" w:firstLine="480"/>
        <w:rPr>
          <w:rFonts w:ascii="宋体" w:eastAsia="宋体" w:hAnsi="宋体" w:cs="Times New Roman"/>
          <w:kern w:val="0"/>
          <w:sz w:val="24"/>
          <w14:ligatures w14:val="none"/>
        </w:rPr>
      </w:pPr>
      <w:r>
        <w:rPr>
          <w:rFonts w:ascii="宋体" w:eastAsia="宋体" w:hAnsi="宋体" w:cs="Times New Roman" w:hint="eastAsia"/>
          <w:kern w:val="0"/>
          <w:sz w:val="24"/>
          <w14:ligatures w14:val="none"/>
        </w:rPr>
        <w:t>然而，</w:t>
      </w:r>
      <w:r w:rsidR="004400C0" w:rsidRPr="004400C0">
        <w:rPr>
          <w:rFonts w:ascii="宋体" w:eastAsia="宋体" w:hAnsi="宋体" w:cs="Times New Roman"/>
          <w:kern w:val="0"/>
          <w:sz w:val="24"/>
          <w14:ligatures w14:val="none"/>
        </w:rPr>
        <w:t>不同于医疗、教育等依赖经验累积</w:t>
      </w:r>
      <w:r w:rsidR="00F80340">
        <w:rPr>
          <w:rFonts w:ascii="宋体" w:eastAsia="宋体" w:hAnsi="宋体" w:cs="Times New Roman" w:hint="eastAsia"/>
          <w:kern w:val="0"/>
          <w:sz w:val="24"/>
          <w14:ligatures w14:val="none"/>
        </w:rPr>
        <w:t>、因而“越老越吃香”</w:t>
      </w:r>
      <w:r w:rsidR="004400C0" w:rsidRPr="004400C0">
        <w:rPr>
          <w:rFonts w:ascii="宋体" w:eastAsia="宋体" w:hAnsi="宋体" w:cs="Times New Roman"/>
          <w:kern w:val="0"/>
          <w:sz w:val="24"/>
          <w14:ligatures w14:val="none"/>
        </w:rPr>
        <w:t>的</w:t>
      </w:r>
      <w:r w:rsidR="009703B2">
        <w:rPr>
          <w:rFonts w:ascii="宋体" w:eastAsia="宋体" w:hAnsi="宋体" w:cs="Times New Roman" w:hint="eastAsia"/>
          <w:kern w:val="0"/>
          <w:sz w:val="24"/>
          <w14:ligatures w14:val="none"/>
        </w:rPr>
        <w:t>职业领域</w:t>
      </w:r>
      <w:r w:rsidR="004400C0" w:rsidRPr="004400C0">
        <w:rPr>
          <w:rFonts w:ascii="宋体" w:eastAsia="宋体" w:hAnsi="宋体" w:cs="Times New Roman"/>
          <w:kern w:val="0"/>
          <w:sz w:val="24"/>
          <w14:ligatures w14:val="none"/>
        </w:rPr>
        <w:t>，</w:t>
      </w:r>
      <w:r w:rsidR="00495569">
        <w:rPr>
          <w:rFonts w:ascii="宋体" w:eastAsia="宋体" w:hAnsi="宋体" w:cs="Times New Roman" w:hint="eastAsia"/>
          <w:kern w:val="0"/>
          <w:sz w:val="24"/>
          <w14:ligatures w14:val="none"/>
        </w:rPr>
        <w:t>信息技术</w:t>
      </w:r>
      <w:r w:rsidR="00B00AC3">
        <w:rPr>
          <w:rFonts w:ascii="宋体" w:eastAsia="宋体" w:hAnsi="宋体" w:cs="Times New Roman" w:hint="eastAsia"/>
          <w:kern w:val="0"/>
          <w:sz w:val="24"/>
          <w14:ligatures w14:val="none"/>
        </w:rPr>
        <w:t>行业</w:t>
      </w:r>
      <w:r w:rsidR="004400C0" w:rsidRPr="004400C0">
        <w:rPr>
          <w:rFonts w:ascii="宋体" w:eastAsia="宋体" w:hAnsi="宋体" w:cs="Times New Roman"/>
          <w:kern w:val="0"/>
          <w:sz w:val="24"/>
          <w14:ligatures w14:val="none"/>
        </w:rPr>
        <w:t>要求从业者保持活跃的创新思维和</w:t>
      </w:r>
      <w:r w:rsidR="001A4406">
        <w:rPr>
          <w:rFonts w:ascii="宋体" w:eastAsia="宋体" w:hAnsi="宋体" w:cs="Times New Roman" w:hint="eastAsia"/>
          <w:kern w:val="0"/>
          <w:sz w:val="24"/>
          <w14:ligatures w14:val="none"/>
        </w:rPr>
        <w:t>持久</w:t>
      </w:r>
      <w:r w:rsidR="004400C0" w:rsidRPr="004400C0">
        <w:rPr>
          <w:rFonts w:ascii="宋体" w:eastAsia="宋体" w:hAnsi="宋体" w:cs="Times New Roman"/>
          <w:kern w:val="0"/>
          <w:sz w:val="24"/>
          <w14:ligatures w14:val="none"/>
        </w:rPr>
        <w:t>的</w:t>
      </w:r>
      <w:r w:rsidR="00D6425E">
        <w:rPr>
          <w:rFonts w:ascii="宋体" w:eastAsia="宋体" w:hAnsi="宋体" w:cs="Times New Roman" w:hint="eastAsia"/>
          <w:kern w:val="0"/>
          <w:sz w:val="24"/>
          <w14:ligatures w14:val="none"/>
        </w:rPr>
        <w:t>高强度</w:t>
      </w:r>
      <w:r w:rsidR="004400C0" w:rsidRPr="004400C0">
        <w:rPr>
          <w:rFonts w:ascii="宋体" w:eastAsia="宋体" w:hAnsi="宋体" w:cs="Times New Roman"/>
          <w:kern w:val="0"/>
          <w:sz w:val="24"/>
          <w14:ligatures w14:val="none"/>
        </w:rPr>
        <w:t>学习能力</w:t>
      </w:r>
      <w:r w:rsidR="00660AB1">
        <w:rPr>
          <w:rFonts w:ascii="宋体" w:eastAsia="宋体" w:hAnsi="宋体" w:cs="Times New Roman" w:hint="eastAsia"/>
          <w:kern w:val="0"/>
          <w:sz w:val="24"/>
          <w14:ligatures w14:val="none"/>
        </w:rPr>
        <w:t>。这使得年龄增长并不必然转化为市场优势，甚至可能被视为一种劣势。</w:t>
      </w:r>
      <w:r w:rsidR="0067369A">
        <w:rPr>
          <w:rFonts w:ascii="宋体" w:eastAsia="宋体" w:hAnsi="宋体" w:cs="Times New Roman" w:hint="eastAsia"/>
          <w:kern w:val="0"/>
          <w:sz w:val="24"/>
          <w14:ligatures w14:val="none"/>
        </w:rPr>
        <w:t>因此，相较于应届毕业生，高龄程序员在就业市场中</w:t>
      </w:r>
      <w:r w:rsidR="00AB0DDD">
        <w:rPr>
          <w:rFonts w:ascii="宋体" w:eastAsia="宋体" w:hAnsi="宋体" w:cs="Times New Roman" w:hint="eastAsia"/>
          <w:kern w:val="0"/>
          <w:sz w:val="24"/>
          <w14:ligatures w14:val="none"/>
        </w:rPr>
        <w:t>往往面临更大的不确定性，</w:t>
      </w:r>
      <w:r w:rsidR="00B600A5">
        <w:rPr>
          <w:rFonts w:ascii="宋体" w:eastAsia="宋体" w:hAnsi="宋体" w:cs="Times New Roman" w:hint="eastAsia"/>
          <w:kern w:val="0"/>
          <w:sz w:val="24"/>
          <w14:ligatures w14:val="none"/>
        </w:rPr>
        <w:t>“</w:t>
      </w:r>
      <w:r w:rsidR="00CD1B60">
        <w:rPr>
          <w:rFonts w:ascii="宋体" w:eastAsia="宋体" w:hAnsi="宋体" w:cs="Times New Roman" w:hint="eastAsia"/>
          <w:kern w:val="0"/>
          <w:sz w:val="24"/>
          <w14:ligatures w14:val="none"/>
        </w:rPr>
        <w:t>年龄焦虑</w:t>
      </w:r>
      <w:r w:rsidR="00B600A5">
        <w:rPr>
          <w:rFonts w:ascii="宋体" w:eastAsia="宋体" w:hAnsi="宋体" w:cs="Times New Roman" w:hint="eastAsia"/>
          <w:kern w:val="0"/>
          <w:sz w:val="24"/>
          <w14:ligatures w14:val="none"/>
        </w:rPr>
        <w:t>”</w:t>
      </w:r>
      <w:r w:rsidR="004400C0" w:rsidRPr="004400C0">
        <w:rPr>
          <w:rFonts w:ascii="宋体" w:eastAsia="宋体" w:hAnsi="宋体" w:cs="Times New Roman"/>
          <w:kern w:val="0"/>
          <w:sz w:val="24"/>
          <w14:ligatures w14:val="none"/>
        </w:rPr>
        <w:t>在</w:t>
      </w:r>
      <w:r w:rsidR="00B600A5">
        <w:rPr>
          <w:rFonts w:ascii="宋体" w:eastAsia="宋体" w:hAnsi="宋体" w:cs="Times New Roman" w:hint="eastAsia"/>
          <w:kern w:val="0"/>
          <w:sz w:val="24"/>
          <w14:ligatures w14:val="none"/>
        </w:rPr>
        <w:t>程序员中</w:t>
      </w:r>
      <w:r w:rsidR="00AB0DDD">
        <w:rPr>
          <w:rFonts w:ascii="宋体" w:eastAsia="宋体" w:hAnsi="宋体" w:cs="Times New Roman" w:hint="eastAsia"/>
          <w:kern w:val="0"/>
          <w:sz w:val="24"/>
          <w14:ligatures w14:val="none"/>
        </w:rPr>
        <w:t>十分常见</w:t>
      </w:r>
      <w:r w:rsidR="004400C0" w:rsidRPr="004400C0">
        <w:rPr>
          <w:rFonts w:ascii="宋体" w:eastAsia="宋体" w:hAnsi="宋体" w:cs="Times New Roman"/>
          <w:kern w:val="0"/>
          <w:sz w:val="24"/>
          <w14:ligatures w14:val="none"/>
        </w:rPr>
        <w:t>（</w:t>
      </w:r>
      <w:r w:rsidR="00191145">
        <w:rPr>
          <w:rFonts w:ascii="宋体" w:eastAsia="宋体" w:hAnsi="宋体" w:cs="Times New Roman" w:hint="eastAsia"/>
          <w:kern w:val="0"/>
          <w:sz w:val="24"/>
          <w14:ligatures w14:val="none"/>
        </w:rPr>
        <w:t>闫泽华等</w:t>
      </w:r>
      <w:r w:rsidR="00191145" w:rsidRPr="00F16ABC">
        <w:rPr>
          <w:rFonts w:ascii="Times New Roman" w:eastAsia="宋体" w:hAnsi="Times New Roman" w:cs="Times New Roman"/>
          <w:kern w:val="0"/>
          <w:sz w:val="24"/>
          <w14:ligatures w14:val="none"/>
        </w:rPr>
        <w:t>, 2025:</w:t>
      </w:r>
      <w:r w:rsidR="002C02E7">
        <w:rPr>
          <w:rFonts w:ascii="Times New Roman" w:eastAsia="宋体" w:hAnsi="Times New Roman" w:cs="Times New Roman" w:hint="eastAsia"/>
          <w:kern w:val="0"/>
          <w:sz w:val="24"/>
          <w14:ligatures w14:val="none"/>
        </w:rPr>
        <w:t xml:space="preserve"> 161-164</w:t>
      </w:r>
      <w:r w:rsidR="00191145" w:rsidRPr="00F16ABC">
        <w:rPr>
          <w:rFonts w:ascii="Times New Roman" w:eastAsia="宋体" w:hAnsi="Times New Roman" w:cs="Times New Roman" w:hint="eastAsia"/>
          <w:kern w:val="0"/>
          <w:sz w:val="24"/>
          <w14:ligatures w14:val="none"/>
        </w:rPr>
        <w:t>;</w:t>
      </w:r>
      <w:r w:rsidR="00191145" w:rsidRPr="00F16ABC">
        <w:rPr>
          <w:rFonts w:ascii="Times New Roman" w:eastAsia="宋体" w:hAnsi="Times New Roman" w:cs="Times New Roman"/>
          <w:kern w:val="0"/>
          <w:sz w:val="24"/>
          <w14:ligatures w14:val="none"/>
        </w:rPr>
        <w:t xml:space="preserve"> </w:t>
      </w:r>
      <w:r w:rsidR="004400C0" w:rsidRPr="004400C0">
        <w:rPr>
          <w:rFonts w:ascii="宋体" w:eastAsia="宋体" w:hAnsi="宋体" w:cs="Times New Roman"/>
          <w:kern w:val="0"/>
          <w:sz w:val="24"/>
          <w14:ligatures w14:val="none"/>
        </w:rPr>
        <w:t>夏冰青</w:t>
      </w:r>
      <w:r w:rsidR="004400C0" w:rsidRPr="00523C32">
        <w:rPr>
          <w:rFonts w:ascii="Times New Roman" w:eastAsia="宋体" w:hAnsi="Times New Roman" w:cs="Times New Roman"/>
          <w:kern w:val="0"/>
          <w:sz w:val="24"/>
          <w14:ligatures w14:val="none"/>
        </w:rPr>
        <w:t>, 2021: 69</w:t>
      </w:r>
      <w:r w:rsidR="004400C0" w:rsidRPr="004400C0">
        <w:rPr>
          <w:rFonts w:ascii="宋体" w:eastAsia="宋体" w:hAnsi="宋体" w:cs="Times New Roman"/>
          <w:kern w:val="0"/>
          <w:sz w:val="24"/>
          <w14:ligatures w14:val="none"/>
        </w:rPr>
        <w:t>）</w:t>
      </w:r>
      <w:r w:rsidR="00B600A5">
        <w:rPr>
          <w:rFonts w:ascii="宋体" w:eastAsia="宋体" w:hAnsi="宋体" w:cs="Times New Roman" w:hint="eastAsia"/>
          <w:kern w:val="0"/>
          <w:sz w:val="24"/>
          <w14:ligatures w14:val="none"/>
        </w:rPr>
        <w:t>。</w:t>
      </w:r>
    </w:p>
    <w:p w14:paraId="3A77C652" w14:textId="2341F697" w:rsidR="00E17305" w:rsidRDefault="004F6F61" w:rsidP="00E17305">
      <w:pPr>
        <w:spacing w:line="276" w:lineRule="auto"/>
        <w:ind w:firstLineChars="200" w:firstLine="480"/>
        <w:rPr>
          <w:rFonts w:ascii="宋体" w:eastAsia="宋体" w:hAnsi="宋体" w:cs="Times New Roman"/>
          <w:kern w:val="0"/>
          <w:sz w:val="24"/>
          <w14:ligatures w14:val="none"/>
        </w:rPr>
      </w:pPr>
      <w:r>
        <w:rPr>
          <w:rFonts w:ascii="宋体" w:eastAsia="宋体" w:hAnsi="宋体" w:cs="Times New Roman" w:hint="eastAsia"/>
          <w:kern w:val="0"/>
          <w:sz w:val="24"/>
          <w14:ligatures w14:val="none"/>
        </w:rPr>
        <w:t>基于此，</w:t>
      </w:r>
      <w:r w:rsidR="00E17305" w:rsidRPr="00E17305">
        <w:rPr>
          <w:rFonts w:ascii="宋体" w:eastAsia="宋体" w:hAnsi="宋体" w:cs="Times New Roman"/>
          <w:kern w:val="0"/>
          <w:sz w:val="24"/>
          <w14:ligatures w14:val="none"/>
        </w:rPr>
        <w:t>本文进一步</w:t>
      </w:r>
      <w:r>
        <w:rPr>
          <w:rFonts w:ascii="宋体" w:eastAsia="宋体" w:hAnsi="宋体" w:cs="Times New Roman" w:hint="eastAsia"/>
          <w:kern w:val="0"/>
          <w:sz w:val="24"/>
          <w14:ligatures w14:val="none"/>
        </w:rPr>
        <w:t>以</w:t>
      </w:r>
      <w:r w:rsidR="0076501A">
        <w:rPr>
          <w:rFonts w:ascii="宋体" w:eastAsia="宋体" w:hAnsi="宋体" w:cs="Times New Roman" w:hint="eastAsia"/>
          <w:kern w:val="0"/>
          <w:sz w:val="24"/>
          <w14:ligatures w14:val="none"/>
        </w:rPr>
        <w:t>年龄</w:t>
      </w:r>
      <w:r>
        <w:rPr>
          <w:rFonts w:ascii="宋体" w:eastAsia="宋体" w:hAnsi="宋体" w:cs="Times New Roman" w:hint="eastAsia"/>
          <w:kern w:val="0"/>
          <w:sz w:val="24"/>
          <w14:ligatures w14:val="none"/>
        </w:rPr>
        <w:t>为</w:t>
      </w:r>
      <w:r w:rsidR="0076501A">
        <w:rPr>
          <w:rFonts w:ascii="宋体" w:eastAsia="宋体" w:hAnsi="宋体" w:cs="Times New Roman" w:hint="eastAsia"/>
          <w:kern w:val="0"/>
          <w:sz w:val="24"/>
          <w14:ligatures w14:val="none"/>
        </w:rPr>
        <w:t>界</w:t>
      </w:r>
      <w:r w:rsidR="00E17305" w:rsidRPr="00E17305">
        <w:rPr>
          <w:rFonts w:ascii="宋体" w:eastAsia="宋体" w:hAnsi="宋体" w:cs="Times New Roman"/>
          <w:kern w:val="0"/>
          <w:sz w:val="24"/>
          <w14:ligatures w14:val="none"/>
        </w:rPr>
        <w:t>探讨择业动机调节效应的异质性。回归结果</w:t>
      </w:r>
      <w:r w:rsidR="00934E50">
        <w:rPr>
          <w:rFonts w:ascii="宋体" w:eastAsia="宋体" w:hAnsi="宋体" w:cs="Times New Roman" w:hint="eastAsia"/>
          <w:kern w:val="0"/>
          <w:sz w:val="24"/>
          <w14:ligatures w14:val="none"/>
        </w:rPr>
        <w:t>如图</w:t>
      </w:r>
      <w:r w:rsidR="00934E50">
        <w:rPr>
          <w:rFonts w:ascii="Times New Roman" w:eastAsia="宋体" w:hAnsi="Times New Roman" w:cs="Times New Roman" w:hint="eastAsia"/>
          <w:kern w:val="0"/>
          <w:sz w:val="24"/>
          <w14:ligatures w14:val="none"/>
        </w:rPr>
        <w:t>4</w:t>
      </w:r>
      <w:r w:rsidR="00934E50" w:rsidRPr="00107463">
        <w:rPr>
          <w:rFonts w:ascii="Times New Roman" w:eastAsia="宋体" w:hAnsi="Times New Roman" w:cs="Times New Roman"/>
          <w:kern w:val="0"/>
          <w:sz w:val="24"/>
          <w14:ligatures w14:val="none"/>
        </w:rPr>
        <w:t>-2</w:t>
      </w:r>
      <w:r w:rsidR="00934E50">
        <w:rPr>
          <w:rFonts w:ascii="宋体" w:eastAsia="宋体" w:hAnsi="宋体" w:cs="Times New Roman" w:hint="eastAsia"/>
          <w:kern w:val="0"/>
          <w:sz w:val="24"/>
          <w14:ligatures w14:val="none"/>
        </w:rPr>
        <w:t>所</w:t>
      </w:r>
      <w:r w:rsidR="00E17305" w:rsidRPr="00E17305">
        <w:rPr>
          <w:rFonts w:ascii="宋体" w:eastAsia="宋体" w:hAnsi="宋体" w:cs="Times New Roman"/>
          <w:kern w:val="0"/>
          <w:sz w:val="24"/>
          <w14:ligatures w14:val="none"/>
        </w:rPr>
        <w:t>示，</w:t>
      </w:r>
      <w:r w:rsidR="0014626C">
        <w:rPr>
          <w:rFonts w:ascii="宋体" w:eastAsia="宋体" w:hAnsi="宋体" w:cs="Times New Roman" w:hint="eastAsia"/>
          <w:kern w:val="0"/>
          <w:sz w:val="24"/>
          <w14:ligatures w14:val="none"/>
        </w:rPr>
        <w:t>“</w:t>
      </w:r>
      <w:r w:rsidR="00E17305" w:rsidRPr="00865CD1">
        <w:rPr>
          <w:rFonts w:ascii="宋体" w:eastAsia="宋体" w:hAnsi="宋体" w:cs="Times New Roman"/>
          <w:kern w:val="0"/>
          <w:sz w:val="24"/>
          <w14:ligatures w14:val="none"/>
        </w:rPr>
        <w:t>因收入择业</w:t>
      </w:r>
      <w:r w:rsidR="0014626C">
        <w:rPr>
          <w:rFonts w:ascii="宋体" w:eastAsia="宋体" w:hAnsi="宋体" w:cs="Times New Roman" w:hint="eastAsia"/>
          <w:kern w:val="0"/>
          <w:sz w:val="24"/>
          <w14:ligatures w14:val="none"/>
        </w:rPr>
        <w:t>”</w:t>
      </w:r>
      <w:r w:rsidR="00E17305" w:rsidRPr="00865CD1">
        <w:rPr>
          <w:rFonts w:ascii="宋体" w:eastAsia="宋体" w:hAnsi="宋体" w:cs="Times New Roman"/>
          <w:kern w:val="0"/>
          <w:sz w:val="24"/>
          <w14:ligatures w14:val="none"/>
        </w:rPr>
        <w:t>的负面调节效应主要集中于</w:t>
      </w:r>
      <w:r w:rsidR="00E17305" w:rsidRPr="00865CD1">
        <w:rPr>
          <w:rFonts w:ascii="Times New Roman" w:eastAsia="宋体" w:hAnsi="Times New Roman" w:cs="Times New Roman"/>
          <w:kern w:val="0"/>
          <w:sz w:val="24"/>
          <w14:ligatures w14:val="none"/>
        </w:rPr>
        <w:t>35</w:t>
      </w:r>
      <w:r w:rsidR="00E17305" w:rsidRPr="00865CD1">
        <w:rPr>
          <w:rFonts w:ascii="宋体" w:eastAsia="宋体" w:hAnsi="宋体" w:cs="Times New Roman"/>
          <w:kern w:val="0"/>
          <w:sz w:val="24"/>
          <w14:ligatures w14:val="none"/>
        </w:rPr>
        <w:t>岁以上群体</w:t>
      </w:r>
      <w:r w:rsidR="00DB693D">
        <w:rPr>
          <w:rFonts w:ascii="宋体" w:eastAsia="宋体" w:hAnsi="宋体" w:cs="Times New Roman" w:hint="eastAsia"/>
          <w:kern w:val="0"/>
          <w:sz w:val="24"/>
          <w14:ligatures w14:val="none"/>
        </w:rPr>
        <w:t>：在该群体中，</w:t>
      </w:r>
      <w:r w:rsidR="00E17305" w:rsidRPr="00865CD1">
        <w:rPr>
          <w:rFonts w:ascii="宋体" w:eastAsia="宋体" w:hAnsi="宋体" w:cs="Times New Roman"/>
          <w:kern w:val="0"/>
          <w:sz w:val="24"/>
          <w14:ligatures w14:val="none"/>
        </w:rPr>
        <w:t>无</w:t>
      </w:r>
      <w:r w:rsidR="00E17305" w:rsidRPr="00E17305">
        <w:rPr>
          <w:rFonts w:ascii="宋体" w:eastAsia="宋体" w:hAnsi="宋体" w:cs="Times New Roman"/>
          <w:kern w:val="0"/>
          <w:sz w:val="24"/>
          <w14:ligatures w14:val="none"/>
        </w:rPr>
        <w:t>论是</w:t>
      </w:r>
      <w:r w:rsidR="009A6154">
        <w:rPr>
          <w:rFonts w:ascii="宋体" w:eastAsia="宋体" w:hAnsi="宋体" w:cs="Times New Roman" w:hint="eastAsia"/>
          <w:kern w:val="0"/>
          <w:sz w:val="24"/>
          <w14:ligatures w14:val="none"/>
        </w:rPr>
        <w:t>月</w:t>
      </w:r>
      <w:r w:rsidR="00E17305" w:rsidRPr="00E17305">
        <w:rPr>
          <w:rFonts w:ascii="宋体" w:eastAsia="宋体" w:hAnsi="宋体" w:cs="Times New Roman"/>
          <w:kern w:val="0"/>
          <w:sz w:val="24"/>
          <w14:ligatures w14:val="none"/>
        </w:rPr>
        <w:t>收入（</w:t>
      </w:r>
      <w:r w:rsidR="0059143A" w:rsidRPr="00815BBA">
        <w:rPr>
          <w:rFonts w:ascii="Times New Roman" w:eastAsia="宋体" w:hAnsi="Times New Roman" w:cs="Times New Roman"/>
          <w:i/>
          <w:iCs/>
          <w:sz w:val="24"/>
        </w:rPr>
        <w:t>β</w:t>
      </w:r>
      <w:r w:rsidR="0059143A">
        <w:rPr>
          <w:rFonts w:ascii="Times New Roman" w:eastAsia="宋体" w:hAnsi="Times New Roman" w:cs="Times New Roman" w:hint="eastAsia"/>
          <w:i/>
          <w:iCs/>
          <w:sz w:val="24"/>
        </w:rPr>
        <w:t xml:space="preserve"> = </w:t>
      </w:r>
      <w:r w:rsidR="00E17305" w:rsidRPr="0076200A">
        <w:rPr>
          <w:rFonts w:ascii="Times New Roman" w:eastAsia="宋体" w:hAnsi="Times New Roman" w:cs="Times New Roman"/>
          <w:kern w:val="0"/>
          <w:sz w:val="24"/>
          <w14:ligatures w14:val="none"/>
        </w:rPr>
        <w:t>-0.579</w:t>
      </w:r>
      <w:r w:rsidR="00E17305" w:rsidRPr="0076200A">
        <w:rPr>
          <w:rFonts w:ascii="Times New Roman" w:eastAsia="宋体" w:hAnsi="Times New Roman" w:cs="Times New Roman"/>
          <w:kern w:val="0"/>
          <w:sz w:val="24"/>
          <w14:ligatures w14:val="none"/>
        </w:rPr>
        <w:t>，</w:t>
      </w:r>
      <w:r w:rsidR="00E17305" w:rsidRPr="000C43EC">
        <w:rPr>
          <w:rFonts w:ascii="Times New Roman" w:eastAsia="宋体" w:hAnsi="Times New Roman" w:cs="Times New Roman"/>
          <w:i/>
          <w:iCs/>
          <w:kern w:val="0"/>
          <w:sz w:val="24"/>
          <w14:ligatures w14:val="none"/>
        </w:rPr>
        <w:t>p</w:t>
      </w:r>
      <w:r w:rsidR="00386861">
        <w:rPr>
          <w:rFonts w:ascii="Times New Roman" w:eastAsia="宋体" w:hAnsi="Times New Roman" w:cs="Times New Roman"/>
          <w:kern w:val="0"/>
          <w:sz w:val="24"/>
          <w14:ligatures w14:val="none"/>
        </w:rPr>
        <w:t xml:space="preserve"> </w:t>
      </w:r>
      <w:r w:rsidR="00E17305" w:rsidRPr="0076200A">
        <w:rPr>
          <w:rFonts w:ascii="Times New Roman" w:eastAsia="宋体" w:hAnsi="Times New Roman" w:cs="Times New Roman"/>
          <w:kern w:val="0"/>
          <w:sz w:val="24"/>
          <w14:ligatures w14:val="none"/>
        </w:rPr>
        <w:t>&lt;</w:t>
      </w:r>
      <w:r w:rsidR="00386861">
        <w:rPr>
          <w:rFonts w:ascii="Times New Roman" w:eastAsia="宋体" w:hAnsi="Times New Roman" w:cs="Times New Roman"/>
          <w:kern w:val="0"/>
          <w:sz w:val="24"/>
          <w14:ligatures w14:val="none"/>
        </w:rPr>
        <w:t xml:space="preserve"> </w:t>
      </w:r>
      <w:r w:rsidR="00E17305" w:rsidRPr="0076200A">
        <w:rPr>
          <w:rFonts w:ascii="Times New Roman" w:eastAsia="宋体" w:hAnsi="Times New Roman" w:cs="Times New Roman"/>
          <w:kern w:val="0"/>
          <w:sz w:val="24"/>
          <w14:ligatures w14:val="none"/>
        </w:rPr>
        <w:t>0.01</w:t>
      </w:r>
      <w:r w:rsidR="00E17305" w:rsidRPr="00E17305">
        <w:rPr>
          <w:rFonts w:ascii="宋体" w:eastAsia="宋体" w:hAnsi="宋体" w:cs="Times New Roman"/>
          <w:kern w:val="0"/>
          <w:sz w:val="24"/>
          <w14:ligatures w14:val="none"/>
        </w:rPr>
        <w:t>）还是</w:t>
      </w:r>
      <w:r w:rsidR="004752B4">
        <w:rPr>
          <w:rFonts w:ascii="宋体" w:eastAsia="宋体" w:hAnsi="宋体" w:cs="Times New Roman" w:hint="eastAsia"/>
          <w:kern w:val="0"/>
          <w:sz w:val="24"/>
          <w14:ligatures w14:val="none"/>
        </w:rPr>
        <w:t>日均</w:t>
      </w:r>
      <w:r w:rsidR="00E17305" w:rsidRPr="00E17305">
        <w:rPr>
          <w:rFonts w:ascii="宋体" w:eastAsia="宋体" w:hAnsi="宋体" w:cs="Times New Roman"/>
          <w:kern w:val="0"/>
          <w:sz w:val="24"/>
          <w14:ligatures w14:val="none"/>
        </w:rPr>
        <w:t>工作时长</w:t>
      </w:r>
      <w:r w:rsidR="00D140B1">
        <w:rPr>
          <w:rFonts w:ascii="宋体" w:eastAsia="宋体" w:hAnsi="宋体" w:cs="Times New Roman" w:hint="eastAsia"/>
          <w:kern w:val="0"/>
          <w:sz w:val="24"/>
          <w14:ligatures w14:val="none"/>
        </w:rPr>
        <w:t>（</w:t>
      </w:r>
      <w:r w:rsidR="0059143A" w:rsidRPr="00815BBA">
        <w:rPr>
          <w:rFonts w:ascii="Times New Roman" w:eastAsia="宋体" w:hAnsi="Times New Roman" w:cs="Times New Roman"/>
          <w:i/>
          <w:iCs/>
          <w:sz w:val="24"/>
        </w:rPr>
        <w:t>β</w:t>
      </w:r>
      <w:r w:rsidR="0059143A">
        <w:rPr>
          <w:rFonts w:ascii="Times New Roman" w:eastAsia="宋体" w:hAnsi="Times New Roman" w:cs="Times New Roman" w:hint="eastAsia"/>
          <w:i/>
          <w:iCs/>
          <w:sz w:val="24"/>
        </w:rPr>
        <w:t xml:space="preserve"> = </w:t>
      </w:r>
      <w:r w:rsidR="00E17305" w:rsidRPr="0076200A">
        <w:rPr>
          <w:rFonts w:ascii="Times New Roman" w:eastAsia="宋体" w:hAnsi="Times New Roman" w:cs="Times New Roman"/>
          <w:kern w:val="0"/>
          <w:sz w:val="24"/>
          <w14:ligatures w14:val="none"/>
        </w:rPr>
        <w:t>-0.500</w:t>
      </w:r>
      <w:r w:rsidR="00E17305" w:rsidRPr="0076200A">
        <w:rPr>
          <w:rFonts w:ascii="Times New Roman" w:eastAsia="宋体" w:hAnsi="Times New Roman" w:cs="Times New Roman"/>
          <w:kern w:val="0"/>
          <w:sz w:val="24"/>
          <w14:ligatures w14:val="none"/>
        </w:rPr>
        <w:t>，</w:t>
      </w:r>
      <w:r w:rsidR="00E17305" w:rsidRPr="005E1277">
        <w:rPr>
          <w:rFonts w:ascii="Times New Roman" w:eastAsia="宋体" w:hAnsi="Times New Roman" w:cs="Times New Roman"/>
          <w:i/>
          <w:iCs/>
          <w:kern w:val="0"/>
          <w:sz w:val="24"/>
          <w14:ligatures w14:val="none"/>
        </w:rPr>
        <w:t>p</w:t>
      </w:r>
      <w:r w:rsidR="005E1277">
        <w:rPr>
          <w:rFonts w:ascii="Times New Roman" w:eastAsia="宋体" w:hAnsi="Times New Roman" w:cs="Times New Roman"/>
          <w:kern w:val="0"/>
          <w:sz w:val="24"/>
          <w14:ligatures w14:val="none"/>
        </w:rPr>
        <w:t xml:space="preserve"> </w:t>
      </w:r>
      <w:r w:rsidR="00E17305" w:rsidRPr="0076200A">
        <w:rPr>
          <w:rFonts w:ascii="Times New Roman" w:eastAsia="宋体" w:hAnsi="Times New Roman" w:cs="Times New Roman"/>
          <w:kern w:val="0"/>
          <w:sz w:val="24"/>
          <w14:ligatures w14:val="none"/>
        </w:rPr>
        <w:t>&lt;</w:t>
      </w:r>
      <w:r w:rsidR="005E1277">
        <w:rPr>
          <w:rFonts w:ascii="Times New Roman" w:eastAsia="宋体" w:hAnsi="Times New Roman" w:cs="Times New Roman"/>
          <w:kern w:val="0"/>
          <w:sz w:val="24"/>
          <w14:ligatures w14:val="none"/>
        </w:rPr>
        <w:t xml:space="preserve"> </w:t>
      </w:r>
      <w:r w:rsidR="00E17305" w:rsidRPr="0076200A">
        <w:rPr>
          <w:rFonts w:ascii="Times New Roman" w:eastAsia="宋体" w:hAnsi="Times New Roman" w:cs="Times New Roman"/>
          <w:kern w:val="0"/>
          <w:sz w:val="24"/>
          <w14:ligatures w14:val="none"/>
        </w:rPr>
        <w:t>0.05</w:t>
      </w:r>
      <w:r w:rsidR="00E17305" w:rsidRPr="00E17305">
        <w:rPr>
          <w:rFonts w:ascii="宋体" w:eastAsia="宋体" w:hAnsi="宋体" w:cs="Times New Roman"/>
          <w:kern w:val="0"/>
          <w:sz w:val="24"/>
          <w14:ligatures w14:val="none"/>
        </w:rPr>
        <w:t>），</w:t>
      </w:r>
      <w:r w:rsidR="00FB65DE">
        <w:rPr>
          <w:rFonts w:ascii="宋体" w:eastAsia="宋体" w:hAnsi="宋体" w:cs="Times New Roman" w:hint="eastAsia"/>
          <w:kern w:val="0"/>
          <w:sz w:val="24"/>
          <w14:ligatures w14:val="none"/>
        </w:rPr>
        <w:t>其对职业认同的</w:t>
      </w:r>
      <w:r w:rsidR="00E17305" w:rsidRPr="00E17305">
        <w:rPr>
          <w:rFonts w:ascii="宋体" w:eastAsia="宋体" w:hAnsi="宋体" w:cs="Times New Roman"/>
          <w:kern w:val="0"/>
          <w:sz w:val="24"/>
          <w14:ligatures w14:val="none"/>
        </w:rPr>
        <w:t>负向调节作用均显著</w:t>
      </w:r>
      <w:r w:rsidR="00351EBC">
        <w:rPr>
          <w:rFonts w:ascii="宋体" w:eastAsia="宋体" w:hAnsi="宋体" w:cs="Times New Roman" w:hint="eastAsia"/>
          <w:kern w:val="0"/>
          <w:sz w:val="24"/>
          <w14:ligatures w14:val="none"/>
        </w:rPr>
        <w:t>（见附表</w:t>
      </w:r>
      <w:r w:rsidR="00351EBC" w:rsidRPr="00E12DFB">
        <w:rPr>
          <w:rFonts w:ascii="Times New Roman" w:eastAsia="宋体" w:hAnsi="Times New Roman" w:cs="Times New Roman"/>
          <w:kern w:val="0"/>
          <w:sz w:val="24"/>
          <w14:ligatures w14:val="none"/>
        </w:rPr>
        <w:t>3-1</w:t>
      </w:r>
      <w:r w:rsidR="00351EBC">
        <w:rPr>
          <w:rFonts w:ascii="宋体" w:eastAsia="宋体" w:hAnsi="宋体" w:cs="Times New Roman" w:hint="eastAsia"/>
          <w:kern w:val="0"/>
          <w:sz w:val="24"/>
          <w14:ligatures w14:val="none"/>
        </w:rPr>
        <w:t>）。相应的组间系数差异</w:t>
      </w:r>
      <w:r w:rsidR="002501F7">
        <w:rPr>
          <w:rFonts w:ascii="宋体" w:eastAsia="宋体" w:hAnsi="宋体" w:cs="Times New Roman" w:hint="eastAsia"/>
          <w:kern w:val="0"/>
          <w:sz w:val="24"/>
          <w14:ligatures w14:val="none"/>
        </w:rPr>
        <w:t>在似无相关回归检验后依然</w:t>
      </w:r>
      <w:r w:rsidR="00E17305" w:rsidRPr="00E17305">
        <w:rPr>
          <w:rFonts w:ascii="宋体" w:eastAsia="宋体" w:hAnsi="宋体" w:cs="Times New Roman"/>
          <w:kern w:val="0"/>
          <w:sz w:val="24"/>
          <w14:ligatures w14:val="none"/>
        </w:rPr>
        <w:t>成立</w:t>
      </w:r>
      <w:r w:rsidR="00BE4E70">
        <w:rPr>
          <w:rFonts w:ascii="宋体" w:eastAsia="宋体" w:hAnsi="宋体" w:cs="Times New Roman" w:hint="eastAsia"/>
          <w:kern w:val="0"/>
          <w:sz w:val="24"/>
          <w14:ligatures w14:val="none"/>
        </w:rPr>
        <w:t>（见附表</w:t>
      </w:r>
      <w:r w:rsidR="00A62CC2">
        <w:rPr>
          <w:rFonts w:ascii="Times New Roman" w:eastAsia="宋体" w:hAnsi="Times New Roman" w:cs="Times New Roman" w:hint="eastAsia"/>
          <w:kern w:val="0"/>
          <w:sz w:val="24"/>
          <w14:ligatures w14:val="none"/>
        </w:rPr>
        <w:t>3</w:t>
      </w:r>
      <w:r w:rsidR="00BE4E70" w:rsidRPr="00801360">
        <w:rPr>
          <w:rFonts w:ascii="Times New Roman" w:eastAsia="宋体" w:hAnsi="Times New Roman" w:cs="Times New Roman"/>
          <w:kern w:val="0"/>
          <w:sz w:val="24"/>
          <w14:ligatures w14:val="none"/>
        </w:rPr>
        <w:t>-</w:t>
      </w:r>
      <w:r w:rsidR="00F428BE">
        <w:rPr>
          <w:rFonts w:ascii="Times New Roman" w:eastAsia="宋体" w:hAnsi="Times New Roman" w:cs="Times New Roman" w:hint="eastAsia"/>
          <w:kern w:val="0"/>
          <w:sz w:val="24"/>
          <w14:ligatures w14:val="none"/>
        </w:rPr>
        <w:t>2</w:t>
      </w:r>
      <w:r w:rsidR="00BE4E70">
        <w:rPr>
          <w:rFonts w:ascii="宋体" w:eastAsia="宋体" w:hAnsi="宋体" w:cs="Times New Roman" w:hint="eastAsia"/>
          <w:kern w:val="0"/>
          <w:sz w:val="24"/>
          <w14:ligatures w14:val="none"/>
        </w:rPr>
        <w:t>）</w:t>
      </w:r>
      <w:r w:rsidR="00E17305" w:rsidRPr="00E17305">
        <w:rPr>
          <w:rFonts w:ascii="宋体" w:eastAsia="宋体" w:hAnsi="宋体" w:cs="Times New Roman"/>
          <w:kern w:val="0"/>
          <w:sz w:val="24"/>
          <w14:ligatures w14:val="none"/>
        </w:rPr>
        <w:t>。这</w:t>
      </w:r>
      <w:r w:rsidR="00D65B4A">
        <w:rPr>
          <w:rFonts w:ascii="宋体" w:eastAsia="宋体" w:hAnsi="宋体" w:cs="Times New Roman" w:hint="eastAsia"/>
          <w:kern w:val="0"/>
          <w:sz w:val="24"/>
          <w14:ligatures w14:val="none"/>
        </w:rPr>
        <w:t>表明</w:t>
      </w:r>
      <w:r w:rsidR="00E17305" w:rsidRPr="00E17305">
        <w:rPr>
          <w:rFonts w:ascii="宋体" w:eastAsia="宋体" w:hAnsi="宋体" w:cs="Times New Roman"/>
          <w:kern w:val="0"/>
          <w:sz w:val="24"/>
          <w14:ligatures w14:val="none"/>
        </w:rPr>
        <w:t>，随着</w:t>
      </w:r>
      <w:r w:rsidR="00E854E6">
        <w:rPr>
          <w:rFonts w:ascii="宋体" w:eastAsia="宋体" w:hAnsi="宋体" w:cs="Times New Roman" w:hint="eastAsia"/>
          <w:kern w:val="0"/>
          <w:sz w:val="24"/>
          <w14:ligatures w14:val="none"/>
        </w:rPr>
        <w:t>职业生涯推进</w:t>
      </w:r>
      <w:r w:rsidR="00E17305" w:rsidRPr="00E17305">
        <w:rPr>
          <w:rFonts w:ascii="宋体" w:eastAsia="宋体" w:hAnsi="宋体" w:cs="Times New Roman"/>
          <w:kern w:val="0"/>
          <w:sz w:val="24"/>
          <w14:ligatures w14:val="none"/>
        </w:rPr>
        <w:t>，原本以收入为导向的</w:t>
      </w:r>
      <w:r w:rsidR="00581454">
        <w:rPr>
          <w:rFonts w:ascii="宋体" w:eastAsia="宋体" w:hAnsi="宋体" w:cs="Times New Roman" w:hint="eastAsia"/>
          <w:kern w:val="0"/>
          <w:sz w:val="24"/>
          <w14:ligatures w14:val="none"/>
        </w:rPr>
        <w:t>职业</w:t>
      </w:r>
      <w:r w:rsidR="00E17305" w:rsidRPr="00E17305">
        <w:rPr>
          <w:rFonts w:ascii="宋体" w:eastAsia="宋体" w:hAnsi="宋体" w:cs="Times New Roman"/>
          <w:kern w:val="0"/>
          <w:sz w:val="24"/>
          <w14:ligatures w14:val="none"/>
        </w:rPr>
        <w:t>动机不仅</w:t>
      </w:r>
      <w:r w:rsidR="001B2D3B">
        <w:rPr>
          <w:rFonts w:ascii="宋体" w:eastAsia="宋体" w:hAnsi="宋体" w:cs="Times New Roman" w:hint="eastAsia"/>
          <w:kern w:val="0"/>
          <w:sz w:val="24"/>
          <w14:ligatures w14:val="none"/>
        </w:rPr>
        <w:t>难以持续</w:t>
      </w:r>
      <w:r w:rsidR="00E17305" w:rsidRPr="00E17305">
        <w:rPr>
          <w:rFonts w:ascii="宋体" w:eastAsia="宋体" w:hAnsi="宋体" w:cs="Times New Roman"/>
          <w:kern w:val="0"/>
          <w:sz w:val="24"/>
          <w14:ligatures w14:val="none"/>
        </w:rPr>
        <w:t>强化职业认同，反而更易</w:t>
      </w:r>
      <w:r w:rsidR="00754978">
        <w:rPr>
          <w:rFonts w:ascii="宋体" w:eastAsia="宋体" w:hAnsi="宋体" w:cs="Times New Roman" w:hint="eastAsia"/>
          <w:kern w:val="0"/>
          <w:sz w:val="24"/>
          <w14:ligatures w14:val="none"/>
        </w:rPr>
        <w:t>在</w:t>
      </w:r>
      <w:r w:rsidR="00E17305" w:rsidRPr="00E17305">
        <w:rPr>
          <w:rFonts w:ascii="宋体" w:eastAsia="宋体" w:hAnsi="宋体" w:cs="Times New Roman"/>
          <w:kern w:val="0"/>
          <w:sz w:val="24"/>
          <w14:ligatures w14:val="none"/>
        </w:rPr>
        <w:t>高</w:t>
      </w:r>
      <w:r w:rsidR="009A053B">
        <w:rPr>
          <w:rFonts w:ascii="宋体" w:eastAsia="宋体" w:hAnsi="宋体" w:cs="Times New Roman" w:hint="eastAsia"/>
          <w:kern w:val="0"/>
          <w:sz w:val="24"/>
          <w14:ligatures w14:val="none"/>
        </w:rPr>
        <w:t>回报预期和高劳动强度</w:t>
      </w:r>
      <w:r w:rsidR="005E17BA">
        <w:rPr>
          <w:rFonts w:ascii="宋体" w:eastAsia="宋体" w:hAnsi="宋体" w:cs="Times New Roman" w:hint="eastAsia"/>
          <w:kern w:val="0"/>
          <w:sz w:val="24"/>
          <w14:ligatures w14:val="none"/>
        </w:rPr>
        <w:t>的叠加下转化为</w:t>
      </w:r>
      <w:r w:rsidR="00E17305" w:rsidRPr="00E17305">
        <w:rPr>
          <w:rFonts w:ascii="宋体" w:eastAsia="宋体" w:hAnsi="宋体" w:cs="Times New Roman"/>
          <w:kern w:val="0"/>
          <w:sz w:val="24"/>
          <w14:ligatures w14:val="none"/>
        </w:rPr>
        <w:t>职业消极感。</w:t>
      </w:r>
    </w:p>
    <w:p w14:paraId="0870D837" w14:textId="472F1403" w:rsidR="00D9411B" w:rsidRPr="00597E04" w:rsidRDefault="006A7607" w:rsidP="007F2695">
      <w:pPr>
        <w:spacing w:line="276" w:lineRule="auto"/>
        <w:ind w:firstLineChars="200" w:firstLine="480"/>
        <w:rPr>
          <w:rFonts w:ascii="宋体" w:eastAsia="宋体" w:hAnsi="宋体" w:cs="Times New Roman"/>
          <w:kern w:val="0"/>
          <w:sz w:val="24"/>
          <w14:ligatures w14:val="none"/>
        </w:rPr>
      </w:pPr>
      <w:r w:rsidRPr="00B14B3F">
        <w:rPr>
          <w:rFonts w:ascii="宋体" w:eastAsia="宋体" w:hAnsi="宋体" w:cs="Times New Roman"/>
          <w:kern w:val="0"/>
          <w:sz w:val="24"/>
          <w14:ligatures w14:val="none"/>
        </w:rPr>
        <w:t>相较</w:t>
      </w:r>
      <w:r w:rsidR="004B50CB">
        <w:rPr>
          <w:rFonts w:ascii="宋体" w:eastAsia="宋体" w:hAnsi="宋体" w:cs="Times New Roman" w:hint="eastAsia"/>
          <w:kern w:val="0"/>
          <w:sz w:val="24"/>
          <w14:ligatures w14:val="none"/>
        </w:rPr>
        <w:t>之下，“因兴趣择业”的积极调节效应在职业生涯的更早阶段即已经显现</w:t>
      </w:r>
      <w:r w:rsidR="00A842CE">
        <w:rPr>
          <w:rFonts w:ascii="宋体" w:eastAsia="宋体" w:hAnsi="宋体" w:cs="Times New Roman" w:hint="eastAsia"/>
          <w:kern w:val="0"/>
          <w:sz w:val="24"/>
          <w14:ligatures w14:val="none"/>
        </w:rPr>
        <w:t>，其显著性分界提前至</w:t>
      </w:r>
      <w:r w:rsidR="004E7334" w:rsidRPr="00B12336">
        <w:rPr>
          <w:rFonts w:ascii="Times New Roman" w:eastAsia="宋体" w:hAnsi="Times New Roman" w:cs="Times New Roman"/>
          <w:kern w:val="0"/>
          <w:sz w:val="24"/>
          <w14:ligatures w14:val="none"/>
        </w:rPr>
        <w:t>30</w:t>
      </w:r>
      <w:r w:rsidR="00A842CE">
        <w:rPr>
          <w:rFonts w:ascii="宋体" w:eastAsia="宋体" w:hAnsi="宋体" w:cs="Times New Roman" w:hint="eastAsia"/>
          <w:kern w:val="0"/>
          <w:sz w:val="24"/>
          <w14:ligatures w14:val="none"/>
        </w:rPr>
        <w:t>岁。</w:t>
      </w:r>
      <w:r w:rsidR="00647998">
        <w:rPr>
          <w:rFonts w:ascii="宋体" w:eastAsia="宋体" w:hAnsi="宋体" w:cs="Times New Roman" w:hint="eastAsia"/>
          <w:kern w:val="0"/>
          <w:sz w:val="24"/>
          <w14:ligatures w14:val="none"/>
        </w:rPr>
        <w:t>对超过</w:t>
      </w:r>
      <w:r w:rsidR="00647998" w:rsidRPr="00B12336">
        <w:rPr>
          <w:rFonts w:ascii="Times New Roman" w:eastAsia="宋体" w:hAnsi="Times New Roman" w:cs="Times New Roman"/>
          <w:kern w:val="0"/>
          <w:sz w:val="24"/>
          <w14:ligatures w14:val="none"/>
        </w:rPr>
        <w:t>30</w:t>
      </w:r>
      <w:r w:rsidR="00647998">
        <w:rPr>
          <w:rFonts w:ascii="宋体" w:eastAsia="宋体" w:hAnsi="宋体" w:cs="Times New Roman" w:hint="eastAsia"/>
          <w:kern w:val="0"/>
          <w:sz w:val="24"/>
          <w14:ligatures w14:val="none"/>
        </w:rPr>
        <w:t>岁的程序员而言，</w:t>
      </w:r>
      <w:r w:rsidR="00FB31B8">
        <w:rPr>
          <w:rFonts w:ascii="宋体" w:eastAsia="宋体" w:hAnsi="宋体" w:cs="Times New Roman" w:hint="eastAsia"/>
          <w:kern w:val="0"/>
          <w:sz w:val="24"/>
          <w14:ligatures w14:val="none"/>
        </w:rPr>
        <w:t>“</w:t>
      </w:r>
      <w:r w:rsidR="00647998">
        <w:rPr>
          <w:rFonts w:ascii="宋体" w:eastAsia="宋体" w:hAnsi="宋体" w:cs="Times New Roman" w:hint="eastAsia"/>
          <w:kern w:val="0"/>
          <w:sz w:val="24"/>
          <w14:ligatures w14:val="none"/>
        </w:rPr>
        <w:t>因兴趣择业</w:t>
      </w:r>
      <w:r w:rsidR="00FB31B8">
        <w:rPr>
          <w:rFonts w:ascii="宋体" w:eastAsia="宋体" w:hAnsi="宋体" w:cs="Times New Roman" w:hint="eastAsia"/>
          <w:kern w:val="0"/>
          <w:sz w:val="24"/>
          <w14:ligatures w14:val="none"/>
        </w:rPr>
        <w:t>”</w:t>
      </w:r>
      <w:r w:rsidR="00E17305" w:rsidRPr="00E17305">
        <w:rPr>
          <w:rFonts w:ascii="宋体" w:eastAsia="宋体" w:hAnsi="宋体" w:cs="Times New Roman"/>
          <w:kern w:val="0"/>
          <w:sz w:val="24"/>
          <w14:ligatures w14:val="none"/>
        </w:rPr>
        <w:t>能显著</w:t>
      </w:r>
      <w:r w:rsidR="00B449EC">
        <w:rPr>
          <w:rFonts w:ascii="宋体" w:eastAsia="宋体" w:hAnsi="宋体" w:cs="Times New Roman" w:hint="eastAsia"/>
          <w:kern w:val="0"/>
          <w:sz w:val="24"/>
          <w14:ligatures w14:val="none"/>
        </w:rPr>
        <w:t>强化收入对职业认同的正向影响</w:t>
      </w:r>
      <w:r w:rsidR="00CD055B" w:rsidRPr="00E17305">
        <w:rPr>
          <w:rFonts w:ascii="宋体" w:eastAsia="宋体" w:hAnsi="宋体" w:cs="Times New Roman"/>
          <w:kern w:val="0"/>
          <w:sz w:val="24"/>
          <w14:ligatures w14:val="none"/>
        </w:rPr>
        <w:t>（</w:t>
      </w:r>
      <w:r w:rsidR="00CD055B" w:rsidRPr="00815BBA">
        <w:rPr>
          <w:rFonts w:ascii="Times New Roman" w:eastAsia="宋体" w:hAnsi="Times New Roman" w:cs="Times New Roman"/>
          <w:i/>
          <w:iCs/>
          <w:sz w:val="24"/>
        </w:rPr>
        <w:t>β</w:t>
      </w:r>
      <w:r w:rsidR="00CD055B">
        <w:rPr>
          <w:rFonts w:ascii="Times New Roman" w:eastAsia="宋体" w:hAnsi="Times New Roman" w:cs="Times New Roman" w:hint="eastAsia"/>
          <w:i/>
          <w:iCs/>
          <w:sz w:val="24"/>
        </w:rPr>
        <w:t xml:space="preserve"> = </w:t>
      </w:r>
      <w:r w:rsidR="00CD055B" w:rsidRPr="00152848">
        <w:rPr>
          <w:rFonts w:ascii="Times New Roman" w:eastAsia="宋体" w:hAnsi="Times New Roman" w:cs="Times New Roman"/>
          <w:kern w:val="0"/>
          <w:sz w:val="24"/>
          <w14:ligatures w14:val="none"/>
        </w:rPr>
        <w:t>0.</w:t>
      </w:r>
      <w:r w:rsidR="00CD055B">
        <w:rPr>
          <w:rFonts w:ascii="Times New Roman" w:eastAsia="宋体" w:hAnsi="Times New Roman" w:cs="Times New Roman" w:hint="eastAsia"/>
          <w:kern w:val="0"/>
          <w:sz w:val="24"/>
          <w14:ligatures w14:val="none"/>
        </w:rPr>
        <w:t>244</w:t>
      </w:r>
      <w:r w:rsidR="00CD055B" w:rsidRPr="00152848">
        <w:rPr>
          <w:rFonts w:ascii="Times New Roman" w:eastAsia="宋体" w:hAnsi="Times New Roman" w:cs="Times New Roman"/>
          <w:kern w:val="0"/>
          <w:sz w:val="24"/>
          <w14:ligatures w14:val="none"/>
        </w:rPr>
        <w:t>，</w:t>
      </w:r>
      <w:r w:rsidR="00CD055B" w:rsidRPr="00FE57B7">
        <w:rPr>
          <w:rFonts w:ascii="Times New Roman" w:eastAsia="宋体" w:hAnsi="Times New Roman" w:cs="Times New Roman"/>
          <w:i/>
          <w:iCs/>
          <w:kern w:val="0"/>
          <w:sz w:val="24"/>
          <w14:ligatures w14:val="none"/>
        </w:rPr>
        <w:t>p</w:t>
      </w:r>
      <w:r w:rsidR="00CD055B">
        <w:rPr>
          <w:rFonts w:ascii="Times New Roman" w:eastAsia="宋体" w:hAnsi="Times New Roman" w:cs="Times New Roman"/>
          <w:kern w:val="0"/>
          <w:sz w:val="24"/>
          <w14:ligatures w14:val="none"/>
        </w:rPr>
        <w:t xml:space="preserve"> </w:t>
      </w:r>
      <w:r w:rsidR="00CD055B" w:rsidRPr="00152848">
        <w:rPr>
          <w:rFonts w:ascii="Times New Roman" w:eastAsia="宋体" w:hAnsi="Times New Roman" w:cs="Times New Roman"/>
          <w:kern w:val="0"/>
          <w:sz w:val="24"/>
          <w14:ligatures w14:val="none"/>
        </w:rPr>
        <w:t>&lt;</w:t>
      </w:r>
      <w:r w:rsidR="00CD055B">
        <w:rPr>
          <w:rFonts w:ascii="Times New Roman" w:eastAsia="宋体" w:hAnsi="Times New Roman" w:cs="Times New Roman"/>
          <w:kern w:val="0"/>
          <w:sz w:val="24"/>
          <w14:ligatures w14:val="none"/>
        </w:rPr>
        <w:t xml:space="preserve"> </w:t>
      </w:r>
      <w:r w:rsidR="00CD055B" w:rsidRPr="00152848">
        <w:rPr>
          <w:rFonts w:ascii="Times New Roman" w:eastAsia="宋体" w:hAnsi="Times New Roman" w:cs="Times New Roman"/>
          <w:kern w:val="0"/>
          <w:sz w:val="24"/>
          <w14:ligatures w14:val="none"/>
        </w:rPr>
        <w:t>0.1</w:t>
      </w:r>
      <w:r w:rsidR="00CD055B" w:rsidRPr="00E17305">
        <w:rPr>
          <w:rFonts w:ascii="宋体" w:eastAsia="宋体" w:hAnsi="宋体" w:cs="Times New Roman"/>
          <w:kern w:val="0"/>
          <w:sz w:val="24"/>
          <w14:ligatures w14:val="none"/>
        </w:rPr>
        <w:t>）</w:t>
      </w:r>
      <w:r w:rsidR="00B449EC">
        <w:rPr>
          <w:rFonts w:ascii="宋体" w:eastAsia="宋体" w:hAnsi="宋体" w:cs="Times New Roman" w:hint="eastAsia"/>
          <w:kern w:val="0"/>
          <w:sz w:val="24"/>
          <w14:ligatures w14:val="none"/>
        </w:rPr>
        <w:t>，</w:t>
      </w:r>
      <w:r w:rsidR="00981756">
        <w:rPr>
          <w:rFonts w:ascii="宋体" w:eastAsia="宋体" w:hAnsi="宋体" w:cs="Times New Roman" w:hint="eastAsia"/>
          <w:kern w:val="0"/>
          <w:sz w:val="24"/>
          <w14:ligatures w14:val="none"/>
        </w:rPr>
        <w:t>并</w:t>
      </w:r>
      <w:r w:rsidR="00380CF2">
        <w:rPr>
          <w:rFonts w:ascii="宋体" w:eastAsia="宋体" w:hAnsi="宋体" w:cs="Times New Roman" w:hint="eastAsia"/>
          <w:kern w:val="0"/>
          <w:sz w:val="24"/>
          <w14:ligatures w14:val="none"/>
        </w:rPr>
        <w:t>有效</w:t>
      </w:r>
      <w:r w:rsidR="00E17305" w:rsidRPr="00E17305">
        <w:rPr>
          <w:rFonts w:ascii="宋体" w:eastAsia="宋体" w:hAnsi="宋体" w:cs="Times New Roman"/>
          <w:kern w:val="0"/>
          <w:sz w:val="24"/>
          <w14:ligatures w14:val="none"/>
        </w:rPr>
        <w:t>缓解长工时对职业认同的负向影响（</w:t>
      </w:r>
      <w:r w:rsidR="000B5B11" w:rsidRPr="00815BBA">
        <w:rPr>
          <w:rFonts w:ascii="Times New Roman" w:eastAsia="宋体" w:hAnsi="Times New Roman" w:cs="Times New Roman"/>
          <w:i/>
          <w:iCs/>
          <w:sz w:val="24"/>
        </w:rPr>
        <w:t>β</w:t>
      </w:r>
      <w:r w:rsidR="000B5B11">
        <w:rPr>
          <w:rFonts w:ascii="Times New Roman" w:eastAsia="宋体" w:hAnsi="Times New Roman" w:cs="Times New Roman" w:hint="eastAsia"/>
          <w:i/>
          <w:iCs/>
          <w:sz w:val="24"/>
        </w:rPr>
        <w:t xml:space="preserve"> = </w:t>
      </w:r>
      <w:r w:rsidR="00E17305" w:rsidRPr="00152848">
        <w:rPr>
          <w:rFonts w:ascii="Times New Roman" w:eastAsia="宋体" w:hAnsi="Times New Roman" w:cs="Times New Roman"/>
          <w:kern w:val="0"/>
          <w:sz w:val="24"/>
          <w14:ligatures w14:val="none"/>
        </w:rPr>
        <w:t>0.390</w:t>
      </w:r>
      <w:r w:rsidR="00E17305" w:rsidRPr="00152848">
        <w:rPr>
          <w:rFonts w:ascii="Times New Roman" w:eastAsia="宋体" w:hAnsi="Times New Roman" w:cs="Times New Roman"/>
          <w:kern w:val="0"/>
          <w:sz w:val="24"/>
          <w14:ligatures w14:val="none"/>
        </w:rPr>
        <w:t>，</w:t>
      </w:r>
      <w:r w:rsidR="00E17305" w:rsidRPr="00FE57B7">
        <w:rPr>
          <w:rFonts w:ascii="Times New Roman" w:eastAsia="宋体" w:hAnsi="Times New Roman" w:cs="Times New Roman"/>
          <w:i/>
          <w:iCs/>
          <w:kern w:val="0"/>
          <w:sz w:val="24"/>
          <w14:ligatures w14:val="none"/>
        </w:rPr>
        <w:t>p</w:t>
      </w:r>
      <w:r w:rsidR="00A25015">
        <w:rPr>
          <w:rFonts w:ascii="Times New Roman" w:eastAsia="宋体" w:hAnsi="Times New Roman" w:cs="Times New Roman"/>
          <w:kern w:val="0"/>
          <w:sz w:val="24"/>
          <w14:ligatures w14:val="none"/>
        </w:rPr>
        <w:t xml:space="preserve"> </w:t>
      </w:r>
      <w:r w:rsidR="00E17305" w:rsidRPr="00152848">
        <w:rPr>
          <w:rFonts w:ascii="Times New Roman" w:eastAsia="宋体" w:hAnsi="Times New Roman" w:cs="Times New Roman"/>
          <w:kern w:val="0"/>
          <w:sz w:val="24"/>
          <w14:ligatures w14:val="none"/>
        </w:rPr>
        <w:t>&lt;</w:t>
      </w:r>
      <w:r w:rsidR="00A25015">
        <w:rPr>
          <w:rFonts w:ascii="Times New Roman" w:eastAsia="宋体" w:hAnsi="Times New Roman" w:cs="Times New Roman"/>
          <w:kern w:val="0"/>
          <w:sz w:val="24"/>
          <w14:ligatures w14:val="none"/>
        </w:rPr>
        <w:t xml:space="preserve"> </w:t>
      </w:r>
      <w:r w:rsidR="00E17305" w:rsidRPr="00152848">
        <w:rPr>
          <w:rFonts w:ascii="Times New Roman" w:eastAsia="宋体" w:hAnsi="Times New Roman" w:cs="Times New Roman"/>
          <w:kern w:val="0"/>
          <w:sz w:val="24"/>
          <w14:ligatures w14:val="none"/>
        </w:rPr>
        <w:t>0.01</w:t>
      </w:r>
      <w:r w:rsidR="00E17305" w:rsidRPr="00E17305">
        <w:rPr>
          <w:rFonts w:ascii="宋体" w:eastAsia="宋体" w:hAnsi="宋体" w:cs="Times New Roman"/>
          <w:kern w:val="0"/>
          <w:sz w:val="24"/>
          <w14:ligatures w14:val="none"/>
        </w:rPr>
        <w:t>）</w:t>
      </w:r>
      <w:r w:rsidR="005018F5">
        <w:rPr>
          <w:rFonts w:ascii="宋体" w:eastAsia="宋体" w:hAnsi="宋体" w:cs="Times New Roman" w:hint="eastAsia"/>
          <w:kern w:val="0"/>
          <w:sz w:val="24"/>
          <w14:ligatures w14:val="none"/>
        </w:rPr>
        <w:t>（见附表</w:t>
      </w:r>
      <w:r w:rsidR="00F444BD">
        <w:rPr>
          <w:rFonts w:ascii="Times New Roman" w:eastAsia="宋体" w:hAnsi="Times New Roman" w:cs="Times New Roman" w:hint="eastAsia"/>
          <w:kern w:val="0"/>
          <w:sz w:val="24"/>
          <w14:ligatures w14:val="none"/>
        </w:rPr>
        <w:t>3</w:t>
      </w:r>
      <w:r w:rsidR="005018F5" w:rsidRPr="00051D3F">
        <w:rPr>
          <w:rFonts w:ascii="Times New Roman" w:eastAsia="宋体" w:hAnsi="Times New Roman" w:cs="Times New Roman"/>
          <w:kern w:val="0"/>
          <w:sz w:val="24"/>
          <w14:ligatures w14:val="none"/>
        </w:rPr>
        <w:t>-1</w:t>
      </w:r>
      <w:r w:rsidR="005018F5">
        <w:rPr>
          <w:rFonts w:ascii="宋体" w:eastAsia="宋体" w:hAnsi="宋体" w:cs="Times New Roman" w:hint="eastAsia"/>
          <w:kern w:val="0"/>
          <w:sz w:val="24"/>
          <w14:ligatures w14:val="none"/>
        </w:rPr>
        <w:t>）</w:t>
      </w:r>
      <w:r w:rsidR="00E17305" w:rsidRPr="00E17305">
        <w:rPr>
          <w:rFonts w:ascii="宋体" w:eastAsia="宋体" w:hAnsi="宋体" w:cs="Times New Roman"/>
          <w:kern w:val="0"/>
          <w:sz w:val="24"/>
          <w14:ligatures w14:val="none"/>
        </w:rPr>
        <w:t>。尽管</w:t>
      </w:r>
      <w:r w:rsidR="00053D8C">
        <w:rPr>
          <w:rFonts w:ascii="宋体" w:eastAsia="宋体" w:hAnsi="宋体" w:cs="Times New Roman" w:hint="eastAsia"/>
          <w:kern w:val="0"/>
          <w:sz w:val="24"/>
          <w14:ligatures w14:val="none"/>
        </w:rPr>
        <w:t>其与</w:t>
      </w:r>
      <w:r w:rsidR="00CA5F97">
        <w:rPr>
          <w:rFonts w:ascii="宋体" w:eastAsia="宋体" w:hAnsi="宋体" w:cs="Times New Roman" w:hint="eastAsia"/>
          <w:kern w:val="0"/>
          <w:sz w:val="24"/>
          <w14:ligatures w14:val="none"/>
        </w:rPr>
        <w:t>月</w:t>
      </w:r>
      <w:r w:rsidR="00E17305" w:rsidRPr="00E17305">
        <w:rPr>
          <w:rFonts w:ascii="宋体" w:eastAsia="宋体" w:hAnsi="宋体" w:cs="Times New Roman"/>
          <w:kern w:val="0"/>
          <w:sz w:val="24"/>
          <w14:ligatures w14:val="none"/>
        </w:rPr>
        <w:t>收入的</w:t>
      </w:r>
      <w:r w:rsidR="00053D8C">
        <w:rPr>
          <w:rFonts w:ascii="宋体" w:eastAsia="宋体" w:hAnsi="宋体" w:cs="Times New Roman" w:hint="eastAsia"/>
          <w:kern w:val="0"/>
          <w:sz w:val="24"/>
          <w14:ligatures w14:val="none"/>
        </w:rPr>
        <w:t>交互项</w:t>
      </w:r>
      <w:r w:rsidR="00AB564C">
        <w:rPr>
          <w:rFonts w:ascii="宋体" w:eastAsia="宋体" w:hAnsi="宋体" w:cs="Times New Roman" w:hint="eastAsia"/>
          <w:kern w:val="0"/>
          <w:sz w:val="24"/>
          <w14:ligatures w14:val="none"/>
        </w:rPr>
        <w:t>在组间差异检验中并未达到显著水平，</w:t>
      </w:r>
      <w:r w:rsidR="002B4ED8">
        <w:rPr>
          <w:rFonts w:ascii="宋体" w:eastAsia="宋体" w:hAnsi="宋体" w:cs="Times New Roman" w:hint="eastAsia"/>
          <w:kern w:val="0"/>
          <w:sz w:val="24"/>
          <w14:ligatures w14:val="none"/>
        </w:rPr>
        <w:t>但</w:t>
      </w:r>
      <w:r w:rsidR="006C2DDE">
        <w:rPr>
          <w:rFonts w:ascii="宋体" w:eastAsia="宋体" w:hAnsi="宋体" w:cs="Times New Roman" w:hint="eastAsia"/>
          <w:kern w:val="0"/>
          <w:sz w:val="24"/>
          <w14:ligatures w14:val="none"/>
        </w:rPr>
        <w:t>该效应在</w:t>
      </w:r>
      <w:r w:rsidR="00CB64E6" w:rsidRPr="00B12336">
        <w:rPr>
          <w:rFonts w:ascii="Times New Roman" w:eastAsia="宋体" w:hAnsi="Times New Roman" w:cs="Times New Roman"/>
          <w:kern w:val="0"/>
          <w:sz w:val="24"/>
          <w14:ligatures w14:val="none"/>
        </w:rPr>
        <w:t>30</w:t>
      </w:r>
      <w:r w:rsidR="006C2DDE">
        <w:rPr>
          <w:rFonts w:ascii="宋体" w:eastAsia="宋体" w:hAnsi="宋体" w:cs="Times New Roman" w:hint="eastAsia"/>
          <w:kern w:val="0"/>
          <w:sz w:val="24"/>
          <w14:ligatures w14:val="none"/>
        </w:rPr>
        <w:t>岁以上程序员中的</w:t>
      </w:r>
      <w:r w:rsidR="00FC4583">
        <w:rPr>
          <w:rFonts w:ascii="宋体" w:eastAsia="宋体" w:hAnsi="宋体" w:cs="Times New Roman" w:hint="eastAsia"/>
          <w:kern w:val="0"/>
          <w:sz w:val="24"/>
          <w14:ligatures w14:val="none"/>
        </w:rPr>
        <w:t>单独</w:t>
      </w:r>
      <w:r w:rsidR="006C2DDE">
        <w:rPr>
          <w:rFonts w:ascii="宋体" w:eastAsia="宋体" w:hAnsi="宋体" w:cs="Times New Roman" w:hint="eastAsia"/>
          <w:kern w:val="0"/>
          <w:sz w:val="24"/>
          <w14:ligatures w14:val="none"/>
        </w:rPr>
        <w:t>显著仍表明兴趣动机已</w:t>
      </w:r>
      <w:r w:rsidR="005D63E4">
        <w:rPr>
          <w:rFonts w:ascii="宋体" w:eastAsia="宋体" w:hAnsi="宋体" w:cs="Times New Roman" w:hint="eastAsia"/>
          <w:kern w:val="0"/>
          <w:sz w:val="24"/>
          <w14:ligatures w14:val="none"/>
        </w:rPr>
        <w:t>在一定程度上</w:t>
      </w:r>
      <w:r w:rsidR="006C2DDE">
        <w:rPr>
          <w:rFonts w:ascii="宋体" w:eastAsia="宋体" w:hAnsi="宋体" w:cs="Times New Roman" w:hint="eastAsia"/>
          <w:kern w:val="0"/>
          <w:sz w:val="24"/>
          <w14:ligatures w14:val="none"/>
        </w:rPr>
        <w:t>发挥积极作用</w:t>
      </w:r>
      <w:r w:rsidR="00F8790F">
        <w:rPr>
          <w:rFonts w:ascii="宋体" w:eastAsia="宋体" w:hAnsi="宋体" w:cs="Times New Roman" w:hint="eastAsia"/>
          <w:kern w:val="0"/>
          <w:sz w:val="24"/>
          <w14:ligatures w14:val="none"/>
        </w:rPr>
        <w:t>；而其与日均工作时长的交互项在两个年龄组间</w:t>
      </w:r>
      <w:r w:rsidR="0060038F" w:rsidRPr="00E17305">
        <w:rPr>
          <w:rFonts w:ascii="宋体" w:eastAsia="宋体" w:hAnsi="宋体" w:cs="Times New Roman"/>
          <w:kern w:val="0"/>
          <w:sz w:val="24"/>
          <w14:ligatures w14:val="none"/>
        </w:rPr>
        <w:t>差异显著（</w:t>
      </w:r>
      <w:r w:rsidR="0060038F" w:rsidRPr="00152848">
        <w:rPr>
          <w:rFonts w:ascii="Times New Roman" w:eastAsia="宋体" w:hAnsi="Times New Roman" w:cs="Times New Roman"/>
          <w:kern w:val="0"/>
          <w:sz w:val="24"/>
          <w14:ligatures w14:val="none"/>
        </w:rPr>
        <w:t>χ² = 5.56</w:t>
      </w:r>
      <w:r w:rsidR="0060038F">
        <w:rPr>
          <w:rFonts w:ascii="Times New Roman" w:eastAsia="宋体" w:hAnsi="Times New Roman" w:cs="Times New Roman"/>
          <w:kern w:val="0"/>
          <w:sz w:val="24"/>
          <w14:ligatures w14:val="none"/>
        </w:rPr>
        <w:t xml:space="preserve">, </w:t>
      </w:r>
      <w:r w:rsidR="0060038F" w:rsidRPr="00816D03">
        <w:rPr>
          <w:rFonts w:ascii="Times New Roman" w:eastAsia="宋体" w:hAnsi="Times New Roman" w:cs="Times New Roman"/>
          <w:i/>
          <w:iCs/>
          <w:kern w:val="0"/>
          <w:sz w:val="24"/>
          <w14:ligatures w14:val="none"/>
        </w:rPr>
        <w:t>p</w:t>
      </w:r>
      <w:r w:rsidR="0060038F" w:rsidRPr="0076200A">
        <w:rPr>
          <w:rFonts w:ascii="Times New Roman" w:eastAsia="宋体" w:hAnsi="Times New Roman" w:cs="Times New Roman"/>
          <w:kern w:val="0"/>
          <w:sz w:val="24"/>
          <w14:ligatures w14:val="none"/>
        </w:rPr>
        <w:t xml:space="preserve"> &lt; 0.05</w:t>
      </w:r>
      <w:r w:rsidR="0060038F" w:rsidRPr="00E17305">
        <w:rPr>
          <w:rFonts w:ascii="宋体" w:eastAsia="宋体" w:hAnsi="宋体" w:cs="Times New Roman"/>
          <w:kern w:val="0"/>
          <w:sz w:val="24"/>
          <w14:ligatures w14:val="none"/>
        </w:rPr>
        <w:t>）</w:t>
      </w:r>
      <w:r w:rsidR="0060038F">
        <w:rPr>
          <w:rFonts w:ascii="宋体" w:eastAsia="宋体" w:hAnsi="宋体" w:cs="Times New Roman" w:hint="eastAsia"/>
          <w:kern w:val="0"/>
          <w:sz w:val="24"/>
          <w14:ligatures w14:val="none"/>
        </w:rPr>
        <w:t>（见附表</w:t>
      </w:r>
      <w:r w:rsidR="0060038F">
        <w:rPr>
          <w:rFonts w:ascii="Times New Roman" w:eastAsia="宋体" w:hAnsi="Times New Roman" w:cs="Times New Roman" w:hint="eastAsia"/>
          <w:kern w:val="0"/>
          <w:sz w:val="24"/>
          <w14:ligatures w14:val="none"/>
        </w:rPr>
        <w:t>3</w:t>
      </w:r>
      <w:r w:rsidR="0060038F" w:rsidRPr="00051D3F">
        <w:rPr>
          <w:rFonts w:ascii="Times New Roman" w:eastAsia="宋体" w:hAnsi="Times New Roman" w:cs="Times New Roman"/>
          <w:kern w:val="0"/>
          <w:sz w:val="24"/>
          <w14:ligatures w14:val="none"/>
        </w:rPr>
        <w:t>-2</w:t>
      </w:r>
      <w:r w:rsidR="0060038F">
        <w:rPr>
          <w:rFonts w:ascii="宋体" w:eastAsia="宋体" w:hAnsi="宋体" w:cs="Times New Roman" w:hint="eastAsia"/>
          <w:kern w:val="0"/>
          <w:sz w:val="24"/>
          <w14:ligatures w14:val="none"/>
        </w:rPr>
        <w:t>）</w:t>
      </w:r>
      <w:r w:rsidR="0060038F" w:rsidRPr="00E17305">
        <w:rPr>
          <w:rFonts w:ascii="宋体" w:eastAsia="宋体" w:hAnsi="宋体" w:cs="Times New Roman"/>
          <w:kern w:val="0"/>
          <w:sz w:val="24"/>
          <w14:ligatures w14:val="none"/>
        </w:rPr>
        <w:t>，</w:t>
      </w:r>
      <w:r w:rsidR="002473A8">
        <w:rPr>
          <w:rFonts w:ascii="宋体" w:eastAsia="宋体" w:hAnsi="宋体" w:cs="Times New Roman" w:hint="eastAsia"/>
          <w:kern w:val="0"/>
          <w:sz w:val="24"/>
          <w14:ligatures w14:val="none"/>
        </w:rPr>
        <w:t>进一步说</w:t>
      </w:r>
      <w:r w:rsidR="0060038F" w:rsidRPr="00E17305">
        <w:rPr>
          <w:rFonts w:ascii="宋体" w:eastAsia="宋体" w:hAnsi="宋体" w:cs="Times New Roman"/>
          <w:kern w:val="0"/>
          <w:sz w:val="24"/>
          <w14:ligatures w14:val="none"/>
        </w:rPr>
        <w:t>明</w:t>
      </w:r>
      <w:r w:rsidR="0060038F" w:rsidRPr="00B14B3F">
        <w:rPr>
          <w:rFonts w:ascii="宋体" w:eastAsia="宋体" w:hAnsi="宋体" w:cs="Times New Roman"/>
          <w:kern w:val="0"/>
          <w:sz w:val="24"/>
          <w14:ligatures w14:val="none"/>
        </w:rPr>
        <w:t>兴趣动机在程序员职业发展中具有</w:t>
      </w:r>
      <w:r w:rsidR="00270CF5">
        <w:rPr>
          <w:rFonts w:ascii="宋体" w:eastAsia="宋体" w:hAnsi="宋体" w:cs="Times New Roman" w:hint="eastAsia"/>
          <w:kern w:val="0"/>
          <w:sz w:val="24"/>
          <w14:ligatures w14:val="none"/>
        </w:rPr>
        <w:t>更早</w:t>
      </w:r>
      <w:r w:rsidR="00E14B30">
        <w:rPr>
          <w:rFonts w:ascii="宋体" w:eastAsia="宋体" w:hAnsi="宋体" w:cs="Times New Roman" w:hint="eastAsia"/>
          <w:kern w:val="0"/>
          <w:sz w:val="24"/>
          <w14:ligatures w14:val="none"/>
        </w:rPr>
        <w:t>激活</w:t>
      </w:r>
      <w:r w:rsidR="00270CF5">
        <w:rPr>
          <w:rFonts w:ascii="宋体" w:eastAsia="宋体" w:hAnsi="宋体" w:cs="Times New Roman" w:hint="eastAsia"/>
          <w:kern w:val="0"/>
          <w:sz w:val="24"/>
          <w14:ligatures w14:val="none"/>
        </w:rPr>
        <w:t>且更为</w:t>
      </w:r>
      <w:r w:rsidR="0060038F" w:rsidRPr="00B14B3F">
        <w:rPr>
          <w:rFonts w:ascii="宋体" w:eastAsia="宋体" w:hAnsi="宋体" w:cs="Times New Roman"/>
          <w:kern w:val="0"/>
          <w:sz w:val="24"/>
          <w14:ligatures w14:val="none"/>
        </w:rPr>
        <w:t>持久的心理保护机制</w:t>
      </w:r>
      <w:r w:rsidR="00553AA2">
        <w:rPr>
          <w:rFonts w:ascii="宋体" w:eastAsia="宋体" w:hAnsi="宋体" w:cs="Times New Roman" w:hint="eastAsia"/>
          <w:kern w:val="0"/>
          <w:sz w:val="24"/>
          <w14:ligatures w14:val="none"/>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6"/>
      </w:tblGrid>
      <w:tr w:rsidR="00637D26" w14:paraId="74B7642B" w14:textId="77777777" w:rsidTr="00393D3B">
        <w:tc>
          <w:tcPr>
            <w:tcW w:w="8296" w:type="dxa"/>
          </w:tcPr>
          <w:p w14:paraId="7660A56E" w14:textId="77777777" w:rsidR="00637D26" w:rsidRDefault="00637D26" w:rsidP="00393D3B">
            <w:pPr>
              <w:autoSpaceDE w:val="0"/>
              <w:autoSpaceDN w:val="0"/>
              <w:adjustRightInd w:val="0"/>
              <w:spacing w:beforeLines="100" w:before="312"/>
              <w:jc w:val="center"/>
              <w:rPr>
                <w:rFonts w:ascii="Times New Roman" w:hAnsi="Times New Roman" w:cs="Times New Roman"/>
                <w:kern w:val="0"/>
                <w:sz w:val="24"/>
              </w:rPr>
            </w:pPr>
            <w:r>
              <w:rPr>
                <w:rFonts w:ascii="Times New Roman" w:hAnsi="Times New Roman" w:cs="Times New Roman" w:hint="eastAsia"/>
                <w:noProof/>
                <w:kern w:val="0"/>
                <w:sz w:val="24"/>
              </w:rPr>
              <w:lastRenderedPageBreak/>
              <w:drawing>
                <wp:inline distT="0" distB="0" distL="0" distR="0" wp14:anchorId="3F2CDEDA" wp14:editId="0AB48A63">
                  <wp:extent cx="3957895" cy="2879785"/>
                  <wp:effectExtent l="0" t="0" r="5080" b="3175"/>
                  <wp:docPr id="18869413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41397" name="图片 10"/>
                          <pic:cNvPicPr/>
                        </pic:nvPicPr>
                        <pic:blipFill>
                          <a:blip r:embed="rId20" cstate="print">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957895" cy="2879785"/>
                          </a:xfrm>
                          <a:prstGeom prst="rect">
                            <a:avLst/>
                          </a:prstGeom>
                        </pic:spPr>
                      </pic:pic>
                    </a:graphicData>
                  </a:graphic>
                </wp:inline>
              </w:drawing>
            </w:r>
          </w:p>
        </w:tc>
      </w:tr>
      <w:tr w:rsidR="00637D26" w:rsidRPr="00BA5A0B" w14:paraId="78C881EA" w14:textId="77777777" w:rsidTr="00393D3B">
        <w:tc>
          <w:tcPr>
            <w:tcW w:w="8296" w:type="dxa"/>
          </w:tcPr>
          <w:p w14:paraId="3A8AC586" w14:textId="087438F0" w:rsidR="00637D26" w:rsidRPr="00942A5D" w:rsidRDefault="00637D26" w:rsidP="0033323E">
            <w:pPr>
              <w:autoSpaceDE w:val="0"/>
              <w:autoSpaceDN w:val="0"/>
              <w:adjustRightInd w:val="0"/>
              <w:spacing w:beforeLines="50" w:before="156" w:line="276" w:lineRule="auto"/>
              <w:jc w:val="center"/>
              <w:rPr>
                <w:rFonts w:ascii="Times New Roman" w:eastAsia="仿宋" w:hAnsi="Times New Roman" w:cs="Times New Roman"/>
                <w:noProof/>
                <w:kern w:val="0"/>
                <w:sz w:val="20"/>
                <w:szCs w:val="20"/>
              </w:rPr>
            </w:pPr>
            <w:r w:rsidRPr="00942A5D">
              <w:rPr>
                <w:rFonts w:ascii="Times New Roman" w:eastAsia="仿宋" w:hAnsi="Times New Roman" w:cs="Times New Roman"/>
                <w:noProof/>
                <w:kern w:val="0"/>
                <w:sz w:val="20"/>
                <w:szCs w:val="20"/>
              </w:rPr>
              <w:t>图</w:t>
            </w:r>
            <w:r w:rsidR="00EB0538">
              <w:rPr>
                <w:rFonts w:ascii="Times New Roman" w:eastAsia="仿宋" w:hAnsi="Times New Roman" w:cs="Times New Roman" w:hint="eastAsia"/>
                <w:noProof/>
                <w:kern w:val="0"/>
                <w:sz w:val="20"/>
                <w:szCs w:val="20"/>
              </w:rPr>
              <w:t>4</w:t>
            </w:r>
            <w:r w:rsidRPr="00942A5D">
              <w:rPr>
                <w:rFonts w:ascii="Times New Roman" w:eastAsia="仿宋" w:hAnsi="Times New Roman" w:cs="Times New Roman" w:hint="eastAsia"/>
                <w:noProof/>
                <w:kern w:val="0"/>
                <w:sz w:val="20"/>
                <w:szCs w:val="20"/>
              </w:rPr>
              <w:t>-</w:t>
            </w:r>
            <w:r w:rsidRPr="00942A5D">
              <w:rPr>
                <w:rFonts w:ascii="Times New Roman" w:eastAsia="仿宋" w:hAnsi="Times New Roman" w:cs="Times New Roman"/>
                <w:noProof/>
                <w:kern w:val="0"/>
                <w:sz w:val="20"/>
                <w:szCs w:val="20"/>
              </w:rPr>
              <w:t>2</w:t>
            </w:r>
            <w:r w:rsidRPr="00942A5D">
              <w:rPr>
                <w:rFonts w:ascii="Times New Roman" w:eastAsia="仿宋" w:hAnsi="Times New Roman" w:cs="Times New Roman" w:hint="eastAsia"/>
                <w:noProof/>
                <w:kern w:val="0"/>
                <w:sz w:val="20"/>
                <w:szCs w:val="20"/>
              </w:rPr>
              <w:t xml:space="preserve"> </w:t>
            </w:r>
            <w:r w:rsidRPr="00942A5D">
              <w:rPr>
                <w:rFonts w:ascii="Times New Roman" w:eastAsia="仿宋" w:hAnsi="Times New Roman" w:cs="Times New Roman"/>
                <w:noProof/>
                <w:kern w:val="0"/>
                <w:sz w:val="20"/>
                <w:szCs w:val="20"/>
              </w:rPr>
              <w:t>择业动机的调节效应在不同</w:t>
            </w:r>
            <w:r w:rsidR="00BE67B7" w:rsidRPr="00942A5D">
              <w:rPr>
                <w:rFonts w:ascii="Times New Roman" w:eastAsia="仿宋" w:hAnsi="Times New Roman" w:cs="Times New Roman" w:hint="eastAsia"/>
                <w:noProof/>
                <w:kern w:val="0"/>
                <w:sz w:val="20"/>
                <w:szCs w:val="20"/>
              </w:rPr>
              <w:t>年龄阶段</w:t>
            </w:r>
            <w:r w:rsidRPr="00942A5D">
              <w:rPr>
                <w:rFonts w:ascii="Times New Roman" w:eastAsia="仿宋" w:hAnsi="Times New Roman" w:cs="Times New Roman"/>
                <w:noProof/>
                <w:kern w:val="0"/>
                <w:sz w:val="20"/>
                <w:szCs w:val="20"/>
              </w:rPr>
              <w:t>的异质性</w:t>
            </w:r>
          </w:p>
        </w:tc>
      </w:tr>
      <w:tr w:rsidR="00A058AC" w:rsidRPr="00BA5A0B" w14:paraId="62B269C0" w14:textId="77777777" w:rsidTr="00393D3B">
        <w:tc>
          <w:tcPr>
            <w:tcW w:w="8296" w:type="dxa"/>
          </w:tcPr>
          <w:p w14:paraId="4193EB30" w14:textId="6D7B3265" w:rsidR="00A058AC" w:rsidRPr="00942A5D" w:rsidRDefault="00A058AC" w:rsidP="0033323E">
            <w:pPr>
              <w:autoSpaceDE w:val="0"/>
              <w:autoSpaceDN w:val="0"/>
              <w:adjustRightInd w:val="0"/>
              <w:spacing w:afterLines="100" w:after="312" w:line="276" w:lineRule="auto"/>
              <w:jc w:val="center"/>
              <w:rPr>
                <w:rFonts w:ascii="Times New Roman" w:eastAsia="仿宋" w:hAnsi="Times New Roman" w:cs="Times New Roman"/>
                <w:noProof/>
                <w:kern w:val="0"/>
                <w:sz w:val="20"/>
                <w:szCs w:val="20"/>
              </w:rPr>
            </w:pPr>
            <w:r>
              <w:rPr>
                <w:rFonts w:ascii="Times New Roman" w:eastAsia="仿宋" w:hAnsi="Times New Roman" w:cs="Times New Roman" w:hint="eastAsia"/>
                <w:noProof/>
                <w:kern w:val="0"/>
                <w:sz w:val="20"/>
                <w:szCs w:val="20"/>
              </w:rPr>
              <w:t>（注：显著性水平设置为</w:t>
            </w:r>
            <w:r>
              <w:rPr>
                <w:rFonts w:ascii="Times New Roman" w:eastAsia="仿宋" w:hAnsi="Times New Roman" w:cs="Times New Roman" w:hint="eastAsia"/>
                <w:noProof/>
                <w:kern w:val="0"/>
                <w:sz w:val="20"/>
                <w:szCs w:val="20"/>
              </w:rPr>
              <w:t>9</w:t>
            </w:r>
            <w:r w:rsidR="00B449EC">
              <w:rPr>
                <w:rFonts w:ascii="Times New Roman" w:eastAsia="仿宋" w:hAnsi="Times New Roman" w:cs="Times New Roman" w:hint="eastAsia"/>
                <w:noProof/>
                <w:kern w:val="0"/>
                <w:sz w:val="20"/>
                <w:szCs w:val="20"/>
              </w:rPr>
              <w:t>0</w:t>
            </w:r>
            <w:r>
              <w:rPr>
                <w:rFonts w:ascii="Times New Roman" w:eastAsia="仿宋" w:hAnsi="Times New Roman" w:cs="Times New Roman" w:hint="eastAsia"/>
                <w:noProof/>
                <w:kern w:val="0"/>
                <w:sz w:val="20"/>
                <w:szCs w:val="20"/>
              </w:rPr>
              <w:t>%</w:t>
            </w:r>
            <w:r>
              <w:rPr>
                <w:rFonts w:ascii="Times New Roman" w:eastAsia="仿宋" w:hAnsi="Times New Roman" w:cs="Times New Roman" w:hint="eastAsia"/>
                <w:noProof/>
                <w:kern w:val="0"/>
                <w:sz w:val="20"/>
                <w:szCs w:val="20"/>
              </w:rPr>
              <w:t>，</w:t>
            </w:r>
            <w:r w:rsidRPr="00116E86">
              <w:rPr>
                <w:rFonts w:ascii="Times New Roman" w:eastAsia="仿宋" w:hAnsi="Times New Roman" w:cs="Times New Roman"/>
                <w:i/>
                <w:iCs/>
                <w:noProof/>
                <w:kern w:val="0"/>
                <w:sz w:val="20"/>
                <w:szCs w:val="20"/>
              </w:rPr>
              <w:t>p</w:t>
            </w:r>
            <w:r>
              <w:rPr>
                <w:rFonts w:ascii="Times New Roman" w:eastAsia="仿宋" w:hAnsi="Times New Roman" w:cs="Times New Roman"/>
                <w:noProof/>
                <w:kern w:val="0"/>
                <w:sz w:val="20"/>
                <w:szCs w:val="20"/>
              </w:rPr>
              <w:t xml:space="preserve"> &lt; 0.</w:t>
            </w:r>
            <w:r w:rsidR="00B449EC">
              <w:rPr>
                <w:rFonts w:ascii="Times New Roman" w:eastAsia="仿宋" w:hAnsi="Times New Roman" w:cs="Times New Roman" w:hint="eastAsia"/>
                <w:noProof/>
                <w:kern w:val="0"/>
                <w:sz w:val="20"/>
                <w:szCs w:val="20"/>
              </w:rPr>
              <w:t>1</w:t>
            </w:r>
            <w:r>
              <w:rPr>
                <w:rFonts w:ascii="Times New Roman" w:eastAsia="仿宋" w:hAnsi="Times New Roman" w:cs="Times New Roman" w:hint="eastAsia"/>
                <w:noProof/>
                <w:kern w:val="0"/>
                <w:sz w:val="20"/>
                <w:szCs w:val="20"/>
              </w:rPr>
              <w:t>）</w:t>
            </w:r>
          </w:p>
        </w:tc>
      </w:tr>
    </w:tbl>
    <w:p w14:paraId="39EC28DB" w14:textId="398AA5F7" w:rsidR="006508F5" w:rsidRPr="006508F5" w:rsidRDefault="005670FD" w:rsidP="004265B2">
      <w:pPr>
        <w:spacing w:line="276" w:lineRule="auto"/>
        <w:ind w:firstLineChars="200" w:firstLine="480"/>
        <w:rPr>
          <w:rFonts w:ascii="宋体" w:eastAsia="宋体" w:hAnsi="宋体"/>
          <w:sz w:val="24"/>
        </w:rPr>
      </w:pPr>
      <w:r w:rsidRPr="005670FD">
        <w:rPr>
          <w:rFonts w:ascii="宋体" w:eastAsia="宋体" w:hAnsi="宋体"/>
          <w:sz w:val="24"/>
        </w:rPr>
        <w:t>值得注意的是，上述异质性结果仍可能受到自选择机制的影响</w:t>
      </w:r>
      <w:r>
        <w:rPr>
          <w:rFonts w:ascii="宋体" w:eastAsia="宋体" w:hAnsi="宋体" w:hint="eastAsia"/>
          <w:sz w:val="24"/>
        </w:rPr>
        <w:t>：</w:t>
      </w:r>
      <w:r w:rsidRPr="005670FD">
        <w:rPr>
          <w:rFonts w:ascii="宋体" w:eastAsia="宋体" w:hAnsi="宋体"/>
          <w:sz w:val="24"/>
        </w:rPr>
        <w:t>在进入机制层面，兴趣驱动的程序员更可能主动选择技术挑战性更高、学习成本更大的前沿领域，而人工智能相关岗位本身</w:t>
      </w:r>
      <w:r>
        <w:rPr>
          <w:rFonts w:ascii="宋体" w:eastAsia="宋体" w:hAnsi="宋体" w:hint="eastAsia"/>
          <w:sz w:val="24"/>
        </w:rPr>
        <w:t>更</w:t>
      </w:r>
      <w:r w:rsidRPr="005670FD">
        <w:rPr>
          <w:rFonts w:ascii="宋体" w:eastAsia="宋体" w:hAnsi="宋体"/>
          <w:sz w:val="24"/>
        </w:rPr>
        <w:t>可能对具有较强内在动机的个体形成选择性吸引，从而在样本中强化兴趣导向与职业认同之间的关联</w:t>
      </w:r>
      <w:r w:rsidR="007B1F0F">
        <w:rPr>
          <w:rFonts w:ascii="宋体" w:eastAsia="宋体" w:hAnsi="宋体" w:hint="eastAsia"/>
          <w:sz w:val="24"/>
        </w:rPr>
        <w:t>；</w:t>
      </w:r>
      <w:r w:rsidRPr="005670FD">
        <w:rPr>
          <w:rFonts w:ascii="宋体" w:eastAsia="宋体" w:hAnsi="宋体"/>
          <w:sz w:val="24"/>
        </w:rPr>
        <w:t>在留存机制层面，高龄程序员往往是经历较长从业历程仍持续留在行业中的群体，因而不可避免地存在一定程度的幸存者偏差。</w:t>
      </w:r>
      <w:r w:rsidR="00A2597F">
        <w:rPr>
          <w:rFonts w:ascii="宋体" w:eastAsia="宋体" w:hAnsi="宋体" w:hint="eastAsia"/>
          <w:sz w:val="24"/>
        </w:rPr>
        <w:t>考虑到</w:t>
      </w:r>
      <w:r w:rsidR="00C87E29">
        <w:rPr>
          <w:rFonts w:ascii="宋体" w:eastAsia="宋体" w:hAnsi="宋体" w:hint="eastAsia"/>
          <w:sz w:val="24"/>
        </w:rPr>
        <w:t>单次</w:t>
      </w:r>
      <w:r w:rsidR="0065631F">
        <w:rPr>
          <w:rFonts w:ascii="宋体" w:eastAsia="宋体" w:hAnsi="宋体" w:hint="eastAsia"/>
          <w:sz w:val="24"/>
        </w:rPr>
        <w:t>截面数据本身的特点</w:t>
      </w:r>
      <w:r w:rsidR="007F61F1">
        <w:rPr>
          <w:rFonts w:ascii="宋体" w:eastAsia="宋体" w:hAnsi="宋体" w:hint="eastAsia"/>
          <w:sz w:val="24"/>
        </w:rPr>
        <w:t>，</w:t>
      </w:r>
      <w:r w:rsidR="006508F5" w:rsidRPr="006508F5">
        <w:rPr>
          <w:rFonts w:ascii="宋体" w:eastAsia="宋体" w:hAnsi="宋体"/>
          <w:sz w:val="24"/>
        </w:rPr>
        <w:t>上述</w:t>
      </w:r>
      <w:r w:rsidR="007B1F0F">
        <w:rPr>
          <w:rFonts w:ascii="宋体" w:eastAsia="宋体" w:hAnsi="宋体" w:hint="eastAsia"/>
          <w:sz w:val="24"/>
        </w:rPr>
        <w:t>分析更多</w:t>
      </w:r>
      <w:r w:rsidR="00A52424">
        <w:rPr>
          <w:rFonts w:ascii="宋体" w:eastAsia="宋体" w:hAnsi="宋体" w:hint="eastAsia"/>
          <w:sz w:val="24"/>
        </w:rPr>
        <w:t>揭示</w:t>
      </w:r>
      <w:r w:rsidR="007B1F0F">
        <w:rPr>
          <w:rFonts w:ascii="宋体" w:eastAsia="宋体" w:hAnsi="宋体" w:hint="eastAsia"/>
          <w:sz w:val="24"/>
        </w:rPr>
        <w:t>的是</w:t>
      </w:r>
      <w:r w:rsidR="0065631F">
        <w:rPr>
          <w:rFonts w:ascii="宋体" w:eastAsia="宋体" w:hAnsi="宋体" w:hint="eastAsia"/>
          <w:sz w:val="24"/>
        </w:rPr>
        <w:t>择业</w:t>
      </w:r>
      <w:r w:rsidR="006508F5" w:rsidRPr="006508F5">
        <w:rPr>
          <w:rFonts w:ascii="宋体" w:eastAsia="宋体" w:hAnsi="宋体"/>
          <w:sz w:val="24"/>
        </w:rPr>
        <w:t>动机</w:t>
      </w:r>
      <w:r w:rsidR="00AF290A">
        <w:rPr>
          <w:rFonts w:ascii="宋体" w:eastAsia="宋体" w:hAnsi="宋体" w:hint="eastAsia"/>
          <w:sz w:val="24"/>
        </w:rPr>
        <w:t>与因变量</w:t>
      </w:r>
      <w:r w:rsidR="006508F5" w:rsidRPr="006508F5">
        <w:rPr>
          <w:rFonts w:ascii="宋体" w:eastAsia="宋体" w:hAnsi="宋体"/>
          <w:sz w:val="24"/>
        </w:rPr>
        <w:t>在</w:t>
      </w:r>
      <w:r w:rsidR="0005396A">
        <w:rPr>
          <w:rFonts w:ascii="宋体" w:eastAsia="宋体" w:hAnsi="宋体" w:hint="eastAsia"/>
          <w:sz w:val="24"/>
        </w:rPr>
        <w:t>既存</w:t>
      </w:r>
      <w:r w:rsidR="00DE57CA">
        <w:rPr>
          <w:rFonts w:ascii="宋体" w:eastAsia="宋体" w:hAnsi="宋体" w:hint="eastAsia"/>
          <w:sz w:val="24"/>
        </w:rPr>
        <w:t>程序员</w:t>
      </w:r>
      <w:r w:rsidR="006508F5" w:rsidRPr="006508F5">
        <w:rPr>
          <w:rFonts w:ascii="宋体" w:eastAsia="宋体" w:hAnsi="宋体"/>
          <w:sz w:val="24"/>
        </w:rPr>
        <w:t>群体中的</w:t>
      </w:r>
      <w:r w:rsidR="00F14E4E">
        <w:rPr>
          <w:rFonts w:ascii="宋体" w:eastAsia="宋体" w:hAnsi="宋体" w:hint="eastAsia"/>
          <w:sz w:val="24"/>
        </w:rPr>
        <w:t>相关性</w:t>
      </w:r>
      <w:r w:rsidR="006508F5" w:rsidRPr="006508F5">
        <w:rPr>
          <w:rFonts w:ascii="宋体" w:eastAsia="宋体" w:hAnsi="宋体"/>
          <w:sz w:val="24"/>
        </w:rPr>
        <w:t>，而非</w:t>
      </w:r>
      <w:r w:rsidR="00057DB9">
        <w:rPr>
          <w:rFonts w:ascii="宋体" w:eastAsia="宋体" w:hAnsi="宋体" w:hint="eastAsia"/>
          <w:sz w:val="24"/>
        </w:rPr>
        <w:t>对随机进入从业行列的样本的</w:t>
      </w:r>
      <w:r w:rsidR="006508F5" w:rsidRPr="006508F5">
        <w:rPr>
          <w:rFonts w:ascii="宋体" w:eastAsia="宋体" w:hAnsi="宋体"/>
          <w:sz w:val="24"/>
        </w:rPr>
        <w:t>普遍</w:t>
      </w:r>
      <w:r w:rsidR="000E13DD">
        <w:rPr>
          <w:rFonts w:ascii="宋体" w:eastAsia="宋体" w:hAnsi="宋体" w:hint="eastAsia"/>
          <w:sz w:val="24"/>
        </w:rPr>
        <w:t>因果</w:t>
      </w:r>
      <w:r w:rsidR="00057DB9">
        <w:rPr>
          <w:rFonts w:ascii="宋体" w:eastAsia="宋体" w:hAnsi="宋体" w:hint="eastAsia"/>
          <w:sz w:val="24"/>
        </w:rPr>
        <w:t>推断</w:t>
      </w:r>
      <w:r w:rsidR="006508F5" w:rsidRPr="006508F5">
        <w:rPr>
          <w:rFonts w:ascii="宋体" w:eastAsia="宋体" w:hAnsi="宋体"/>
          <w:sz w:val="24"/>
        </w:rPr>
        <w:t>。</w:t>
      </w:r>
    </w:p>
    <w:p w14:paraId="7D83EA49" w14:textId="065304CF" w:rsidR="00B03B6F" w:rsidRPr="002B39F6" w:rsidRDefault="00163B68" w:rsidP="002B39F6">
      <w:pPr>
        <w:pStyle w:val="1"/>
        <w:spacing w:beforeLines="100" w:before="312" w:afterLines="100" w:after="312" w:line="300" w:lineRule="auto"/>
        <w:jc w:val="center"/>
        <w:rPr>
          <w:rFonts w:ascii="黑体" w:eastAsia="黑体" w:hAnsi="黑体"/>
          <w:color w:val="auto"/>
          <w:sz w:val="28"/>
          <w:szCs w:val="28"/>
        </w:rPr>
      </w:pPr>
      <w:bookmarkStart w:id="95" w:name="OLE_LINK16"/>
      <w:r>
        <w:rPr>
          <w:rFonts w:ascii="黑体" w:eastAsia="黑体" w:hAnsi="黑体" w:hint="eastAsia"/>
          <w:color w:val="auto"/>
          <w:sz w:val="28"/>
          <w:szCs w:val="28"/>
        </w:rPr>
        <w:t>五、</w:t>
      </w:r>
      <w:r w:rsidR="005F6E22" w:rsidRPr="00163B68">
        <w:rPr>
          <w:rFonts w:ascii="黑体" w:eastAsia="黑体" w:hAnsi="黑体" w:hint="eastAsia"/>
          <w:color w:val="auto"/>
          <w:sz w:val="28"/>
          <w:szCs w:val="28"/>
        </w:rPr>
        <w:t>总结与讨论</w:t>
      </w:r>
      <w:bookmarkStart w:id="96" w:name="OLE_LINK14"/>
      <w:bookmarkStart w:id="97" w:name="OLE_LINK15"/>
    </w:p>
    <w:p w14:paraId="03967A00" w14:textId="5E422AEB" w:rsidR="00B03B6F" w:rsidRDefault="00884B4C" w:rsidP="00F12C19">
      <w:pPr>
        <w:spacing w:line="276" w:lineRule="auto"/>
        <w:ind w:firstLineChars="200" w:firstLine="480"/>
        <w:rPr>
          <w:rFonts w:ascii="宋体" w:eastAsia="宋体" w:hAnsi="宋体"/>
          <w:sz w:val="24"/>
        </w:rPr>
      </w:pPr>
      <w:r>
        <w:rPr>
          <w:rFonts w:ascii="宋体" w:eastAsia="宋体" w:hAnsi="宋体" w:hint="eastAsia"/>
          <w:sz w:val="24"/>
        </w:rPr>
        <w:t>作为一位善于从主观意图出发去理解社会的学者（苏国勋</w:t>
      </w:r>
      <w:r>
        <w:rPr>
          <w:rFonts w:ascii="Times New Roman" w:eastAsia="宋体" w:hAnsi="Times New Roman" w:cs="Times New Roman"/>
          <w:sz w:val="24"/>
        </w:rPr>
        <w:t>, 2</w:t>
      </w:r>
      <w:r w:rsidRPr="00697958">
        <w:rPr>
          <w:rFonts w:ascii="Times New Roman" w:eastAsia="宋体" w:hAnsi="Times New Roman" w:cs="Times New Roman"/>
          <w:sz w:val="24"/>
        </w:rPr>
        <w:t>007</w:t>
      </w:r>
      <w:r>
        <w:rPr>
          <w:rFonts w:ascii="宋体" w:eastAsia="宋体" w:hAnsi="宋体" w:hint="eastAsia"/>
          <w:sz w:val="24"/>
        </w:rPr>
        <w:t>），韦伯在</w:t>
      </w:r>
      <w:bookmarkEnd w:id="96"/>
      <w:bookmarkEnd w:id="97"/>
      <w:r>
        <w:rPr>
          <w:rFonts w:ascii="宋体" w:eastAsia="宋体" w:hAnsi="宋体" w:hint="eastAsia"/>
          <w:sz w:val="24"/>
        </w:rPr>
        <w:t>写给夫人玛丽安妮</w:t>
      </w:r>
      <w:r w:rsidRPr="00884B4C">
        <w:rPr>
          <w:rFonts w:ascii="Times New Roman" w:eastAsia="宋体" w:hAnsi="Times New Roman" w:cs="Times New Roman"/>
          <w:sz w:val="24"/>
        </w:rPr>
        <w:t>·</w:t>
      </w:r>
      <w:r>
        <w:rPr>
          <w:rFonts w:ascii="宋体" w:eastAsia="宋体" w:hAnsi="宋体" w:hint="eastAsia"/>
          <w:sz w:val="24"/>
        </w:rPr>
        <w:t>韦伯（</w:t>
      </w:r>
      <w:r>
        <w:rPr>
          <w:rFonts w:ascii="Times New Roman" w:eastAsia="宋体" w:hAnsi="Times New Roman" w:cs="Times New Roman"/>
          <w:sz w:val="24"/>
        </w:rPr>
        <w:t>2</w:t>
      </w:r>
      <w:r w:rsidRPr="00992520">
        <w:rPr>
          <w:rFonts w:ascii="Times New Roman" w:eastAsia="宋体" w:hAnsi="Times New Roman" w:cs="Times New Roman"/>
          <w:sz w:val="24"/>
        </w:rPr>
        <w:t>002</w:t>
      </w:r>
      <w:r>
        <w:rPr>
          <w:rFonts w:ascii="Times New Roman" w:eastAsia="宋体" w:hAnsi="Times New Roman" w:cs="Times New Roman"/>
          <w:sz w:val="24"/>
        </w:rPr>
        <w:t>: 2</w:t>
      </w:r>
      <w:r w:rsidRPr="00992520">
        <w:rPr>
          <w:rFonts w:ascii="Times New Roman" w:eastAsia="宋体" w:hAnsi="Times New Roman" w:cs="Times New Roman"/>
          <w:sz w:val="24"/>
        </w:rPr>
        <w:t>98</w:t>
      </w:r>
      <w:r>
        <w:rPr>
          <w:rFonts w:ascii="宋体" w:eastAsia="宋体" w:hAnsi="宋体" w:hint="eastAsia"/>
          <w:sz w:val="24"/>
        </w:rPr>
        <w:t>）的信中坦言</w:t>
      </w:r>
      <w:r w:rsidR="00DB5484">
        <w:rPr>
          <w:rFonts w:ascii="宋体" w:eastAsia="宋体" w:hAnsi="宋体" w:hint="eastAsia"/>
          <w:sz w:val="24"/>
        </w:rPr>
        <w:t>，</w:t>
      </w:r>
      <w:r>
        <w:rPr>
          <w:rFonts w:ascii="宋体" w:eastAsia="宋体" w:hAnsi="宋体" w:hint="eastAsia"/>
          <w:sz w:val="24"/>
        </w:rPr>
        <w:t>工作意义缺失</w:t>
      </w:r>
      <w:r w:rsidR="00DB5484">
        <w:rPr>
          <w:rFonts w:ascii="宋体" w:eastAsia="宋体" w:hAnsi="宋体" w:hint="eastAsia"/>
          <w:sz w:val="24"/>
        </w:rPr>
        <w:t>层</w:t>
      </w:r>
      <w:r>
        <w:rPr>
          <w:rFonts w:ascii="宋体" w:eastAsia="宋体" w:hAnsi="宋体" w:hint="eastAsia"/>
          <w:sz w:val="24"/>
        </w:rPr>
        <w:t>给</w:t>
      </w:r>
      <w:r w:rsidR="00DB5484">
        <w:rPr>
          <w:rFonts w:ascii="宋体" w:eastAsia="宋体" w:hAnsi="宋体" w:hint="eastAsia"/>
          <w:sz w:val="24"/>
        </w:rPr>
        <w:t>他</w:t>
      </w:r>
      <w:r>
        <w:rPr>
          <w:rFonts w:ascii="宋体" w:eastAsia="宋体" w:hAnsi="宋体" w:hint="eastAsia"/>
          <w:sz w:val="24"/>
        </w:rPr>
        <w:t>带来的困扰：</w:t>
      </w:r>
      <w:r w:rsidRPr="008F0D53">
        <w:rPr>
          <w:rFonts w:ascii="宋体" w:eastAsia="宋体" w:hAnsi="宋体" w:hint="eastAsia"/>
          <w:sz w:val="24"/>
        </w:rPr>
        <w:t>“</w:t>
      </w:r>
      <w:bookmarkStart w:id="98" w:name="OLE_LINK31"/>
      <w:bookmarkStart w:id="99" w:name="OLE_LINK34"/>
      <w:r w:rsidRPr="008F0D53">
        <w:rPr>
          <w:rFonts w:ascii="宋体" w:eastAsia="宋体" w:hAnsi="宋体" w:hint="eastAsia"/>
          <w:sz w:val="24"/>
        </w:rPr>
        <w:t>领着一份薪水，可是在能够预见的未来却一事无成，</w:t>
      </w:r>
      <w:bookmarkEnd w:id="98"/>
      <w:bookmarkEnd w:id="99"/>
      <w:r w:rsidRPr="008F0D53">
        <w:rPr>
          <w:rFonts w:ascii="宋体" w:eastAsia="宋体" w:hAnsi="宋体" w:hint="eastAsia"/>
          <w:sz w:val="24"/>
        </w:rPr>
        <w:t>……对于我们来说……只有承担一项天职的人才是个完整的人。”在玛丽安妮看来，</w:t>
      </w:r>
      <w:r>
        <w:rPr>
          <w:rFonts w:ascii="宋体" w:eastAsia="宋体" w:hAnsi="宋体" w:hint="eastAsia"/>
          <w:sz w:val="24"/>
        </w:rPr>
        <w:t>这种</w:t>
      </w:r>
      <w:r w:rsidRPr="008F0D53">
        <w:rPr>
          <w:rFonts w:ascii="宋体" w:eastAsia="宋体" w:hAnsi="宋体" w:hint="eastAsia"/>
          <w:sz w:val="24"/>
        </w:rPr>
        <w:t>“百无一用的处境”</w:t>
      </w:r>
      <w:r>
        <w:rPr>
          <w:rFonts w:ascii="宋体" w:eastAsia="宋体" w:hAnsi="宋体" w:hint="eastAsia"/>
          <w:sz w:val="24"/>
        </w:rPr>
        <w:t>在当时</w:t>
      </w:r>
      <w:r w:rsidRPr="008F0D53">
        <w:rPr>
          <w:rFonts w:ascii="宋体" w:eastAsia="宋体" w:hAnsi="宋体" w:hint="eastAsia"/>
          <w:sz w:val="24"/>
        </w:rPr>
        <w:t>给</w:t>
      </w:r>
      <w:r>
        <w:rPr>
          <w:rFonts w:ascii="宋体" w:eastAsia="宋体" w:hAnsi="宋体" w:hint="eastAsia"/>
          <w:sz w:val="24"/>
        </w:rPr>
        <w:t>韦伯</w:t>
      </w:r>
      <w:r w:rsidRPr="008F0D53">
        <w:rPr>
          <w:rFonts w:ascii="宋体" w:eastAsia="宋体" w:hAnsi="宋体" w:hint="eastAsia"/>
          <w:sz w:val="24"/>
        </w:rPr>
        <w:t>造成</w:t>
      </w:r>
      <w:r>
        <w:rPr>
          <w:rFonts w:ascii="宋体" w:eastAsia="宋体" w:hAnsi="宋体" w:hint="eastAsia"/>
          <w:sz w:val="24"/>
        </w:rPr>
        <w:t>了</w:t>
      </w:r>
      <w:r w:rsidRPr="008F0D53">
        <w:rPr>
          <w:rFonts w:ascii="宋体" w:eastAsia="宋体" w:hAnsi="宋体" w:hint="eastAsia"/>
          <w:sz w:val="24"/>
        </w:rPr>
        <w:t>巨大的心理压力。</w:t>
      </w:r>
      <w:r w:rsidR="007E5CE3">
        <w:rPr>
          <w:rFonts w:ascii="宋体" w:eastAsia="宋体" w:hAnsi="宋体" w:hint="eastAsia"/>
          <w:sz w:val="24"/>
        </w:rPr>
        <w:t>韦伯的自白反映</w:t>
      </w:r>
      <w:r w:rsidR="008A65FF">
        <w:rPr>
          <w:rFonts w:ascii="宋体" w:eastAsia="宋体" w:hAnsi="宋体" w:hint="eastAsia"/>
          <w:sz w:val="24"/>
        </w:rPr>
        <w:t>了</w:t>
      </w:r>
      <w:r w:rsidR="00330BE2">
        <w:rPr>
          <w:rFonts w:ascii="宋体" w:eastAsia="宋体" w:hAnsi="宋体" w:hint="eastAsia"/>
          <w:sz w:val="24"/>
        </w:rPr>
        <w:t>一种陀思妥耶夫斯基式的工作理论，即“世界上最残酷的折磨便是强迫人无休止地做一件明显毫无意义的工作”（格雷伯</w:t>
      </w:r>
      <w:r w:rsidR="00330BE2" w:rsidRPr="00270ACB">
        <w:rPr>
          <w:rFonts w:ascii="Times New Roman" w:eastAsia="宋体" w:hAnsi="Times New Roman" w:cs="Times New Roman"/>
          <w:sz w:val="24"/>
        </w:rPr>
        <w:t>, 2022: 48-49</w:t>
      </w:r>
      <w:r w:rsidR="00330BE2">
        <w:rPr>
          <w:rFonts w:ascii="宋体" w:eastAsia="宋体" w:hAnsi="宋体" w:hint="eastAsia"/>
          <w:sz w:val="24"/>
        </w:rPr>
        <w:t>）</w:t>
      </w:r>
      <w:r w:rsidR="008A79A3">
        <w:rPr>
          <w:rFonts w:ascii="宋体" w:eastAsia="宋体" w:hAnsi="宋体" w:hint="eastAsia"/>
          <w:sz w:val="24"/>
        </w:rPr>
        <w:t>。</w:t>
      </w:r>
    </w:p>
    <w:p w14:paraId="74872B45" w14:textId="4C25BB82" w:rsidR="00C84A81" w:rsidRDefault="00C84A81" w:rsidP="007D2A82">
      <w:pPr>
        <w:spacing w:line="276" w:lineRule="auto"/>
        <w:ind w:firstLineChars="200" w:firstLine="480"/>
        <w:rPr>
          <w:rFonts w:ascii="宋体" w:eastAsia="宋体" w:hAnsi="宋体"/>
          <w:color w:val="000000" w:themeColor="text1"/>
          <w:sz w:val="24"/>
        </w:rPr>
      </w:pPr>
      <w:r w:rsidRPr="008770A4">
        <w:rPr>
          <w:rFonts w:ascii="宋体" w:eastAsia="宋体" w:hAnsi="宋体"/>
          <w:color w:val="000000" w:themeColor="text1"/>
          <w:sz w:val="24"/>
        </w:rPr>
        <w:t>本文</w:t>
      </w:r>
      <w:r w:rsidR="00602D22">
        <w:rPr>
          <w:rFonts w:ascii="宋体" w:eastAsia="宋体" w:hAnsi="宋体" w:hint="eastAsia"/>
          <w:color w:val="000000" w:themeColor="text1"/>
          <w:sz w:val="24"/>
        </w:rPr>
        <w:t>沿着这一经典的问题意识，</w:t>
      </w:r>
      <w:r w:rsidRPr="008770A4">
        <w:rPr>
          <w:rFonts w:ascii="宋体" w:eastAsia="宋体" w:hAnsi="宋体"/>
          <w:color w:val="000000" w:themeColor="text1"/>
          <w:sz w:val="24"/>
        </w:rPr>
        <w:t>在劳动“投入</w:t>
      </w:r>
      <w:r w:rsidR="002E369D" w:rsidRPr="008770A4">
        <w:rPr>
          <w:rFonts w:ascii="宋体" w:eastAsia="宋体" w:hAnsi="宋体" w:hint="eastAsia"/>
          <w:color w:val="000000" w:themeColor="text1"/>
          <w:sz w:val="24"/>
        </w:rPr>
        <w:t>-</w:t>
      </w:r>
      <w:r w:rsidRPr="008770A4">
        <w:rPr>
          <w:rFonts w:ascii="宋体" w:eastAsia="宋体" w:hAnsi="宋体"/>
          <w:color w:val="000000" w:themeColor="text1"/>
          <w:sz w:val="24"/>
        </w:rPr>
        <w:t>回报”框架下</w:t>
      </w:r>
      <w:r w:rsidR="00DA0A0B">
        <w:rPr>
          <w:rFonts w:ascii="宋体" w:eastAsia="宋体" w:hAnsi="宋体" w:hint="eastAsia"/>
          <w:color w:val="000000" w:themeColor="text1"/>
          <w:sz w:val="24"/>
        </w:rPr>
        <w:t>考察了程序员的择业动机如何调节其</w:t>
      </w:r>
      <w:r w:rsidRPr="008770A4">
        <w:rPr>
          <w:rFonts w:ascii="宋体" w:eastAsia="宋体" w:hAnsi="宋体"/>
          <w:color w:val="000000" w:themeColor="text1"/>
          <w:sz w:val="24"/>
        </w:rPr>
        <w:t>职业认同</w:t>
      </w:r>
      <w:r w:rsidR="00DA0A0B">
        <w:rPr>
          <w:rFonts w:ascii="宋体" w:eastAsia="宋体" w:hAnsi="宋体" w:hint="eastAsia"/>
          <w:color w:val="000000" w:themeColor="text1"/>
          <w:sz w:val="24"/>
        </w:rPr>
        <w:t>的</w:t>
      </w:r>
      <w:r w:rsidRPr="008770A4">
        <w:rPr>
          <w:rFonts w:ascii="宋体" w:eastAsia="宋体" w:hAnsi="宋体"/>
          <w:color w:val="000000" w:themeColor="text1"/>
          <w:sz w:val="24"/>
        </w:rPr>
        <w:t>形成过程。总体而言，高收入有助于提升职业认同，而更长工时则会削弱认同感，但上述效应因择业动机而呈现出“有情饮水</w:t>
      </w:r>
      <w:r w:rsidRPr="008770A4">
        <w:rPr>
          <w:rFonts w:ascii="宋体" w:eastAsia="宋体" w:hAnsi="宋体"/>
          <w:color w:val="000000" w:themeColor="text1"/>
          <w:sz w:val="24"/>
        </w:rPr>
        <w:lastRenderedPageBreak/>
        <w:t>饱，无情食饭饥”的结构性</w:t>
      </w:r>
      <w:r w:rsidR="000D7D11" w:rsidRPr="008770A4">
        <w:rPr>
          <w:rFonts w:ascii="宋体" w:eastAsia="宋体" w:hAnsi="宋体" w:hint="eastAsia"/>
          <w:color w:val="000000" w:themeColor="text1"/>
          <w:sz w:val="24"/>
        </w:rPr>
        <w:t>差异</w:t>
      </w:r>
      <w:r w:rsidRPr="008770A4">
        <w:rPr>
          <w:rFonts w:ascii="宋体" w:eastAsia="宋体" w:hAnsi="宋体"/>
          <w:color w:val="000000" w:themeColor="text1"/>
          <w:sz w:val="24"/>
        </w:rPr>
        <w:t>：对因收入择业者而言，收入提升对职业认同的边际增益有限，且其对长时间劳动表现出更强的敏感性与脆弱性；相反，在因兴趣择业者中，收入的正向作用更为显著，工作时长的负面影响亦得到明显缓解。进一步地，</w:t>
      </w:r>
      <w:r w:rsidR="00997C51" w:rsidRPr="008770A4">
        <w:rPr>
          <w:rFonts w:ascii="宋体" w:eastAsia="宋体" w:hAnsi="宋体" w:hint="eastAsia"/>
          <w:color w:val="000000" w:themeColor="text1"/>
          <w:sz w:val="24"/>
        </w:rPr>
        <w:t>兼有</w:t>
      </w:r>
      <w:r w:rsidR="007367C6" w:rsidRPr="008770A4">
        <w:rPr>
          <w:rFonts w:ascii="宋体" w:eastAsia="宋体" w:hAnsi="宋体" w:hint="eastAsia"/>
          <w:color w:val="000000" w:themeColor="text1"/>
          <w:sz w:val="24"/>
        </w:rPr>
        <w:t>两种</w:t>
      </w:r>
      <w:r w:rsidRPr="008770A4">
        <w:rPr>
          <w:rFonts w:ascii="宋体" w:eastAsia="宋体" w:hAnsi="宋体"/>
          <w:color w:val="000000" w:themeColor="text1"/>
          <w:sz w:val="24"/>
        </w:rPr>
        <w:t>择业动机并</w:t>
      </w:r>
      <w:r w:rsidR="004D60F0" w:rsidRPr="008770A4">
        <w:rPr>
          <w:rFonts w:ascii="宋体" w:eastAsia="宋体" w:hAnsi="宋体" w:hint="eastAsia"/>
          <w:color w:val="000000" w:themeColor="text1"/>
          <w:sz w:val="24"/>
        </w:rPr>
        <w:t>不产生</w:t>
      </w:r>
      <w:r w:rsidRPr="008770A4">
        <w:rPr>
          <w:rFonts w:ascii="宋体" w:eastAsia="宋体" w:hAnsi="宋体"/>
          <w:color w:val="000000" w:themeColor="text1"/>
          <w:sz w:val="24"/>
        </w:rPr>
        <w:t>线性叠加效应，而是</w:t>
      </w:r>
      <w:r w:rsidR="00113A48" w:rsidRPr="008770A4">
        <w:rPr>
          <w:rFonts w:ascii="宋体" w:eastAsia="宋体" w:hAnsi="宋体" w:hint="eastAsia"/>
          <w:color w:val="000000" w:themeColor="text1"/>
          <w:sz w:val="24"/>
        </w:rPr>
        <w:t>使从业者</w:t>
      </w:r>
      <w:r w:rsidRPr="008770A4">
        <w:rPr>
          <w:rFonts w:ascii="宋体" w:eastAsia="宋体" w:hAnsi="宋体"/>
          <w:color w:val="000000" w:themeColor="text1"/>
          <w:sz w:val="24"/>
        </w:rPr>
        <w:t>对收入与工时变化的反应均相对平缓。异质性分析显示，</w:t>
      </w:r>
      <w:r w:rsidR="009072FD" w:rsidRPr="008770A4">
        <w:rPr>
          <w:rFonts w:ascii="宋体" w:eastAsia="宋体" w:hAnsi="宋体" w:hint="eastAsia"/>
          <w:color w:val="000000" w:themeColor="text1"/>
          <w:sz w:val="24"/>
        </w:rPr>
        <w:t>兴趣</w:t>
      </w:r>
      <w:r w:rsidRPr="008770A4">
        <w:rPr>
          <w:rFonts w:ascii="宋体" w:eastAsia="宋体" w:hAnsi="宋体"/>
          <w:color w:val="000000" w:themeColor="text1"/>
          <w:sz w:val="24"/>
        </w:rPr>
        <w:t>更有助于缓冲劳动投入对职业认同的侵蚀，</w:t>
      </w:r>
      <w:r w:rsidR="00EE2069" w:rsidRPr="008770A4">
        <w:rPr>
          <w:rFonts w:ascii="宋体" w:eastAsia="宋体" w:hAnsi="宋体" w:hint="eastAsia"/>
          <w:color w:val="000000" w:themeColor="text1"/>
          <w:sz w:val="24"/>
        </w:rPr>
        <w:t>是</w:t>
      </w:r>
      <w:r w:rsidRPr="008770A4">
        <w:rPr>
          <w:rFonts w:ascii="宋体" w:eastAsia="宋体" w:hAnsi="宋体"/>
          <w:color w:val="000000" w:themeColor="text1"/>
          <w:sz w:val="24"/>
        </w:rPr>
        <w:t>维系职业认同的重要心理资源。</w:t>
      </w:r>
    </w:p>
    <w:p w14:paraId="26E8ECF1" w14:textId="77777777" w:rsidR="009E0739" w:rsidRDefault="00147582" w:rsidP="000B7E2E">
      <w:pPr>
        <w:spacing w:line="276" w:lineRule="auto"/>
        <w:ind w:firstLineChars="200" w:firstLine="480"/>
        <w:rPr>
          <w:rFonts w:ascii="宋体" w:eastAsia="宋体" w:hAnsi="宋体"/>
          <w:color w:val="EE0000"/>
          <w:sz w:val="24"/>
          <w:highlight w:val="yellow"/>
        </w:rPr>
      </w:pPr>
      <w:bookmarkStart w:id="100" w:name="OLE_LINK24"/>
      <w:r w:rsidRPr="00CE37AF">
        <w:rPr>
          <w:rFonts w:ascii="宋体" w:eastAsia="宋体" w:hAnsi="宋体"/>
          <w:color w:val="EE0000"/>
          <w:sz w:val="24"/>
          <w:highlight w:val="yellow"/>
        </w:rPr>
        <w:t>立足于劳动社会学中以布洛维为代表、关注劳动者主观世界的研究脉络（闻翔、周潇</w:t>
      </w:r>
      <w:r w:rsidRPr="00D9733E">
        <w:rPr>
          <w:rFonts w:ascii="Times New Roman" w:eastAsia="宋体" w:hAnsi="Times New Roman" w:cs="Times New Roman"/>
          <w:color w:val="EE0000"/>
          <w:sz w:val="24"/>
          <w:highlight w:val="yellow"/>
        </w:rPr>
        <w:t>, 2007</w:t>
      </w:r>
      <w:r w:rsidRPr="00CE37AF">
        <w:rPr>
          <w:rFonts w:ascii="宋体" w:eastAsia="宋体" w:hAnsi="宋体"/>
          <w:color w:val="EE0000"/>
          <w:sz w:val="24"/>
          <w:highlight w:val="yellow"/>
        </w:rPr>
        <w:t>），本文聚焦职业认同这一关键</w:t>
      </w:r>
      <w:r w:rsidR="00A34225">
        <w:rPr>
          <w:rFonts w:ascii="宋体" w:eastAsia="宋体" w:hAnsi="宋体" w:hint="eastAsia"/>
          <w:color w:val="EE0000"/>
          <w:sz w:val="24"/>
          <w:highlight w:val="yellow"/>
        </w:rPr>
        <w:t>主观</w:t>
      </w:r>
      <w:r w:rsidRPr="00CE37AF">
        <w:rPr>
          <w:rFonts w:ascii="宋体" w:eastAsia="宋体" w:hAnsi="宋体"/>
          <w:color w:val="EE0000"/>
          <w:sz w:val="24"/>
          <w:highlight w:val="yellow"/>
        </w:rPr>
        <w:t>维度，考察其影响因素及作用机制（王晔安等</w:t>
      </w:r>
      <w:r w:rsidRPr="00D9733E">
        <w:rPr>
          <w:rFonts w:ascii="Times New Roman" w:eastAsia="宋体" w:hAnsi="Times New Roman" w:cs="Times New Roman"/>
          <w:color w:val="EE0000"/>
          <w:sz w:val="24"/>
          <w:highlight w:val="yellow"/>
        </w:rPr>
        <w:t>, 2021</w:t>
      </w:r>
      <w:r w:rsidRPr="00CE37AF">
        <w:rPr>
          <w:rFonts w:ascii="宋体" w:eastAsia="宋体" w:hAnsi="宋体"/>
          <w:color w:val="EE0000"/>
          <w:sz w:val="24"/>
          <w:highlight w:val="yellow"/>
        </w:rPr>
        <w:t>）</w:t>
      </w:r>
      <w:r>
        <w:rPr>
          <w:rFonts w:ascii="宋体" w:eastAsia="宋体" w:hAnsi="宋体" w:hint="eastAsia"/>
          <w:color w:val="EE0000"/>
          <w:sz w:val="24"/>
          <w:highlight w:val="yellow"/>
        </w:rPr>
        <w:t>。</w:t>
      </w:r>
      <w:r w:rsidR="000B7E2E" w:rsidRPr="000B7E2E">
        <w:rPr>
          <w:rFonts w:ascii="宋体" w:eastAsia="宋体" w:hAnsi="宋体"/>
          <w:color w:val="EE0000"/>
          <w:sz w:val="24"/>
          <w:highlight w:val="yellow"/>
        </w:rPr>
        <w:t>在既有职业认同研究中，一个</w:t>
      </w:r>
      <w:r w:rsidR="00456DC8">
        <w:rPr>
          <w:rFonts w:ascii="宋体" w:eastAsia="宋体" w:hAnsi="宋体" w:hint="eastAsia"/>
          <w:color w:val="EE0000"/>
          <w:sz w:val="24"/>
          <w:highlight w:val="yellow"/>
        </w:rPr>
        <w:t>关键</w:t>
      </w:r>
      <w:r w:rsidR="000B7E2E" w:rsidRPr="000B7E2E">
        <w:rPr>
          <w:rFonts w:ascii="宋体" w:eastAsia="宋体" w:hAnsi="宋体"/>
          <w:color w:val="EE0000"/>
          <w:sz w:val="24"/>
          <w:highlight w:val="yellow"/>
        </w:rPr>
        <w:t>但</w:t>
      </w:r>
      <w:r w:rsidR="001E1158">
        <w:rPr>
          <w:rFonts w:ascii="宋体" w:eastAsia="宋体" w:hAnsi="宋体" w:hint="eastAsia"/>
          <w:color w:val="EE0000"/>
          <w:sz w:val="24"/>
          <w:highlight w:val="yellow"/>
        </w:rPr>
        <w:t>缺乏系统讨论的</w:t>
      </w:r>
      <w:r w:rsidR="000B7E2E" w:rsidRPr="000B7E2E">
        <w:rPr>
          <w:rFonts w:ascii="宋体" w:eastAsia="宋体" w:hAnsi="宋体"/>
          <w:color w:val="EE0000"/>
          <w:sz w:val="24"/>
          <w:highlight w:val="yellow"/>
        </w:rPr>
        <w:t>问题是：职业认同究竟是如何在“客观劳动条件”与“主观意义理解”之间被生产出来的？</w:t>
      </w:r>
      <w:r w:rsidR="000B7E2E">
        <w:rPr>
          <w:rFonts w:ascii="宋体" w:eastAsia="宋体" w:hAnsi="宋体" w:hint="eastAsia"/>
          <w:color w:val="EE0000"/>
          <w:sz w:val="24"/>
          <w:highlight w:val="yellow"/>
        </w:rPr>
        <w:t>换言之，</w:t>
      </w:r>
      <w:r w:rsidR="000B7E2E" w:rsidRPr="000B7E2E">
        <w:rPr>
          <w:rFonts w:ascii="宋体" w:eastAsia="宋体" w:hAnsi="宋体"/>
          <w:color w:val="EE0000"/>
          <w:sz w:val="24"/>
          <w:highlight w:val="yellow"/>
        </w:rPr>
        <w:t>在相似的劳动条件下，劳动者</w:t>
      </w:r>
      <w:r w:rsidR="009E0739" w:rsidRPr="000B7E2E">
        <w:rPr>
          <w:rFonts w:ascii="宋体" w:eastAsia="宋体" w:hAnsi="宋体"/>
          <w:color w:val="EE0000"/>
          <w:sz w:val="24"/>
          <w:highlight w:val="yellow"/>
        </w:rPr>
        <w:t>何以</w:t>
      </w:r>
      <w:r w:rsidR="000B7E2E" w:rsidRPr="000B7E2E">
        <w:rPr>
          <w:rFonts w:ascii="宋体" w:eastAsia="宋体" w:hAnsi="宋体"/>
          <w:color w:val="EE0000"/>
          <w:sz w:val="24"/>
          <w:highlight w:val="yellow"/>
        </w:rPr>
        <w:t>会形成差异化的职业认同</w:t>
      </w:r>
      <w:r w:rsidR="000B7E2E">
        <w:rPr>
          <w:rFonts w:ascii="宋体" w:eastAsia="宋体" w:hAnsi="宋体" w:hint="eastAsia"/>
          <w:color w:val="EE0000"/>
          <w:sz w:val="24"/>
          <w:highlight w:val="yellow"/>
        </w:rPr>
        <w:t>？</w:t>
      </w:r>
    </w:p>
    <w:p w14:paraId="2737805E" w14:textId="2B818A4E" w:rsidR="00DB5AB4" w:rsidRPr="00DB5AB4" w:rsidRDefault="000B7E2E" w:rsidP="009E0739">
      <w:pPr>
        <w:spacing w:line="276" w:lineRule="auto"/>
        <w:ind w:firstLineChars="200" w:firstLine="480"/>
        <w:rPr>
          <w:rFonts w:ascii="宋体" w:eastAsia="宋体" w:hAnsi="宋体"/>
          <w:color w:val="EE0000"/>
          <w:sz w:val="24"/>
          <w:highlight w:val="yellow"/>
        </w:rPr>
      </w:pPr>
      <w:r w:rsidRPr="000B7E2E">
        <w:rPr>
          <w:rFonts w:ascii="宋体" w:eastAsia="宋体" w:hAnsi="宋体"/>
          <w:color w:val="EE0000"/>
          <w:sz w:val="24"/>
          <w:highlight w:val="yellow"/>
        </w:rPr>
        <w:t>出于控制内生性的考量，主观变量之间的互动关系在既有研究中往往被弱化处理。</w:t>
      </w:r>
      <w:bookmarkStart w:id="101" w:name="OLE_LINK23"/>
      <w:r w:rsidR="00824C0D">
        <w:rPr>
          <w:rFonts w:ascii="宋体" w:eastAsia="宋体" w:hAnsi="宋体" w:hint="eastAsia"/>
          <w:color w:val="EE0000"/>
          <w:sz w:val="24"/>
          <w:highlight w:val="yellow"/>
        </w:rPr>
        <w:t>不可否认</w:t>
      </w:r>
      <w:r w:rsidR="00DB5AB4" w:rsidRPr="00DB5AB4">
        <w:rPr>
          <w:rFonts w:ascii="宋体" w:eastAsia="宋体" w:hAnsi="宋体" w:hint="eastAsia"/>
          <w:color w:val="EE0000"/>
          <w:sz w:val="24"/>
          <w:highlight w:val="yellow"/>
        </w:rPr>
        <w:t>，主观变量之间</w:t>
      </w:r>
      <w:r w:rsidR="00A54B14">
        <w:rPr>
          <w:rFonts w:ascii="宋体" w:eastAsia="宋体" w:hAnsi="宋体" w:hint="eastAsia"/>
          <w:color w:val="EE0000"/>
          <w:sz w:val="24"/>
          <w:highlight w:val="yellow"/>
        </w:rPr>
        <w:t>的固有关联使其在方法上难以完全规避内生性风险，</w:t>
      </w:r>
      <w:r w:rsidR="005F2C3C">
        <w:rPr>
          <w:rFonts w:ascii="宋体" w:eastAsia="宋体" w:hAnsi="宋体" w:hint="eastAsia"/>
          <w:color w:val="EE0000"/>
          <w:sz w:val="24"/>
          <w:highlight w:val="yellow"/>
        </w:rPr>
        <w:t>但这种关联</w:t>
      </w:r>
      <w:r w:rsidR="00561318">
        <w:rPr>
          <w:rFonts w:ascii="宋体" w:eastAsia="宋体" w:hAnsi="宋体" w:hint="eastAsia"/>
          <w:color w:val="EE0000"/>
          <w:sz w:val="24"/>
          <w:highlight w:val="yellow"/>
        </w:rPr>
        <w:t>正是</w:t>
      </w:r>
      <w:r w:rsidR="005F2C3C">
        <w:rPr>
          <w:rFonts w:ascii="宋体" w:eastAsia="宋体" w:hAnsi="宋体" w:hint="eastAsia"/>
          <w:color w:val="EE0000"/>
          <w:sz w:val="24"/>
          <w:highlight w:val="yellow"/>
        </w:rPr>
        <w:t>劳动者主观世界</w:t>
      </w:r>
      <w:r w:rsidR="006E7DAF">
        <w:rPr>
          <w:rFonts w:ascii="宋体" w:eastAsia="宋体" w:hAnsi="宋体" w:hint="eastAsia"/>
          <w:color w:val="EE0000"/>
          <w:sz w:val="24"/>
          <w:highlight w:val="yellow"/>
        </w:rPr>
        <w:t>的</w:t>
      </w:r>
      <w:r w:rsidR="00561318">
        <w:rPr>
          <w:rFonts w:ascii="宋体" w:eastAsia="宋体" w:hAnsi="宋体" w:hint="eastAsia"/>
          <w:color w:val="EE0000"/>
          <w:sz w:val="24"/>
          <w:highlight w:val="yellow"/>
        </w:rPr>
        <w:t>重要</w:t>
      </w:r>
      <w:r w:rsidR="005F2C3C">
        <w:rPr>
          <w:rFonts w:ascii="宋体" w:eastAsia="宋体" w:hAnsi="宋体" w:hint="eastAsia"/>
          <w:color w:val="EE0000"/>
          <w:sz w:val="24"/>
          <w:highlight w:val="yellow"/>
        </w:rPr>
        <w:t>特征。</w:t>
      </w:r>
      <w:r w:rsidR="00410D98">
        <w:rPr>
          <w:rFonts w:ascii="宋体" w:eastAsia="宋体" w:hAnsi="宋体" w:hint="eastAsia"/>
          <w:color w:val="EE0000"/>
          <w:sz w:val="24"/>
          <w:highlight w:val="yellow"/>
        </w:rPr>
        <w:t>正因如此</w:t>
      </w:r>
      <w:r w:rsidR="007B7002">
        <w:rPr>
          <w:rFonts w:ascii="宋体" w:eastAsia="宋体" w:hAnsi="宋体" w:hint="eastAsia"/>
          <w:color w:val="EE0000"/>
          <w:sz w:val="24"/>
          <w:highlight w:val="yellow"/>
        </w:rPr>
        <w:t>，</w:t>
      </w:r>
      <w:r w:rsidR="0012476F">
        <w:rPr>
          <w:rFonts w:ascii="宋体" w:eastAsia="宋体" w:hAnsi="宋体" w:hint="eastAsia"/>
          <w:color w:val="EE0000"/>
          <w:sz w:val="24"/>
          <w:highlight w:val="yellow"/>
        </w:rPr>
        <w:t>“</w:t>
      </w:r>
      <w:r w:rsidR="0012476F" w:rsidRPr="00DB5AB4">
        <w:rPr>
          <w:rFonts w:ascii="宋体" w:eastAsia="宋体" w:hAnsi="宋体"/>
          <w:color w:val="EE0000"/>
          <w:sz w:val="24"/>
          <w:highlight w:val="yellow"/>
        </w:rPr>
        <w:t>有情饮水饱，无情食饭饥”</w:t>
      </w:r>
      <w:r w:rsidR="0012476F">
        <w:rPr>
          <w:rFonts w:ascii="宋体" w:eastAsia="宋体" w:hAnsi="宋体" w:hint="eastAsia"/>
          <w:color w:val="EE0000"/>
          <w:sz w:val="24"/>
          <w:highlight w:val="yellow"/>
        </w:rPr>
        <w:t>的</w:t>
      </w:r>
      <w:r w:rsidR="009C289B">
        <w:rPr>
          <w:rFonts w:ascii="宋体" w:eastAsia="宋体" w:hAnsi="宋体" w:hint="eastAsia"/>
          <w:color w:val="EE0000"/>
          <w:sz w:val="24"/>
          <w:highlight w:val="yellow"/>
        </w:rPr>
        <w:t>经验</w:t>
      </w:r>
      <w:r w:rsidR="00B01204">
        <w:rPr>
          <w:rFonts w:ascii="宋体" w:eastAsia="宋体" w:hAnsi="宋体" w:hint="eastAsia"/>
          <w:color w:val="EE0000"/>
          <w:sz w:val="24"/>
          <w:highlight w:val="yellow"/>
        </w:rPr>
        <w:t>发现</w:t>
      </w:r>
      <w:r w:rsidR="0012476F">
        <w:rPr>
          <w:rFonts w:ascii="宋体" w:eastAsia="宋体" w:hAnsi="宋体" w:hint="eastAsia"/>
          <w:color w:val="EE0000"/>
          <w:sz w:val="24"/>
          <w:highlight w:val="yellow"/>
        </w:rPr>
        <w:t>使本文得以在</w:t>
      </w:r>
      <w:r w:rsidR="005F2C3C">
        <w:rPr>
          <w:rFonts w:ascii="宋体" w:eastAsia="宋体" w:hAnsi="宋体" w:hint="eastAsia"/>
          <w:color w:val="EE0000"/>
          <w:sz w:val="24"/>
          <w:highlight w:val="yellow"/>
        </w:rPr>
        <w:t>理论</w:t>
      </w:r>
      <w:r w:rsidR="00E534F9">
        <w:rPr>
          <w:rFonts w:ascii="宋体" w:eastAsia="宋体" w:hAnsi="宋体" w:hint="eastAsia"/>
          <w:color w:val="EE0000"/>
          <w:sz w:val="24"/>
          <w:highlight w:val="yellow"/>
        </w:rPr>
        <w:t>层面</w:t>
      </w:r>
      <w:r w:rsidR="005F2C3C">
        <w:rPr>
          <w:rFonts w:ascii="宋体" w:eastAsia="宋体" w:hAnsi="宋体" w:hint="eastAsia"/>
          <w:color w:val="EE0000"/>
          <w:sz w:val="24"/>
          <w:highlight w:val="yellow"/>
        </w:rPr>
        <w:t>推进</w:t>
      </w:r>
      <w:r w:rsidR="0012476F">
        <w:rPr>
          <w:rFonts w:ascii="宋体" w:eastAsia="宋体" w:hAnsi="宋体" w:hint="eastAsia"/>
          <w:color w:val="EE0000"/>
          <w:sz w:val="24"/>
          <w:highlight w:val="yellow"/>
        </w:rPr>
        <w:t>一步</w:t>
      </w:r>
      <w:r w:rsidR="005F2C3C">
        <w:rPr>
          <w:rFonts w:ascii="宋体" w:eastAsia="宋体" w:hAnsi="宋体" w:hint="eastAsia"/>
          <w:color w:val="EE0000"/>
          <w:sz w:val="24"/>
          <w:highlight w:val="yellow"/>
        </w:rPr>
        <w:t>：</w:t>
      </w:r>
      <w:r w:rsidR="00276CD7" w:rsidRPr="00DB5AB4">
        <w:rPr>
          <w:rFonts w:ascii="宋体" w:eastAsia="宋体" w:hAnsi="宋体"/>
          <w:color w:val="EE0000"/>
          <w:sz w:val="24"/>
          <w:highlight w:val="yellow"/>
        </w:rPr>
        <w:t>劳动</w:t>
      </w:r>
      <w:r w:rsidR="00266A6B">
        <w:rPr>
          <w:rFonts w:ascii="宋体" w:eastAsia="宋体" w:hAnsi="宋体" w:hint="eastAsia"/>
          <w:color w:val="EE0000"/>
          <w:sz w:val="24"/>
          <w:highlight w:val="yellow"/>
        </w:rPr>
        <w:t>投入与回报</w:t>
      </w:r>
      <w:r w:rsidR="00916B93">
        <w:rPr>
          <w:rFonts w:ascii="宋体" w:eastAsia="宋体" w:hAnsi="宋体" w:hint="eastAsia"/>
          <w:color w:val="EE0000"/>
          <w:sz w:val="24"/>
          <w:highlight w:val="yellow"/>
        </w:rPr>
        <w:t>等客观条件</w:t>
      </w:r>
      <w:r w:rsidR="00276CD7" w:rsidRPr="00DB5AB4">
        <w:rPr>
          <w:rFonts w:ascii="宋体" w:eastAsia="宋体" w:hAnsi="宋体"/>
          <w:color w:val="EE0000"/>
          <w:sz w:val="24"/>
          <w:highlight w:val="yellow"/>
        </w:rPr>
        <w:t>奠定</w:t>
      </w:r>
      <w:r w:rsidR="007C6AC0">
        <w:rPr>
          <w:rFonts w:ascii="宋体" w:eastAsia="宋体" w:hAnsi="宋体" w:hint="eastAsia"/>
          <w:color w:val="EE0000"/>
          <w:sz w:val="24"/>
          <w:highlight w:val="yellow"/>
        </w:rPr>
        <w:t>的是</w:t>
      </w:r>
      <w:r w:rsidR="00276CD7" w:rsidRPr="00DB5AB4">
        <w:rPr>
          <w:rFonts w:ascii="宋体" w:eastAsia="宋体" w:hAnsi="宋体"/>
          <w:color w:val="EE0000"/>
          <w:sz w:val="24"/>
          <w:highlight w:val="yellow"/>
        </w:rPr>
        <w:t>职业认同</w:t>
      </w:r>
      <w:r w:rsidR="004B0E3B">
        <w:rPr>
          <w:rFonts w:ascii="宋体" w:eastAsia="宋体" w:hAnsi="宋体" w:hint="eastAsia"/>
          <w:color w:val="EE0000"/>
          <w:sz w:val="24"/>
          <w:highlight w:val="yellow"/>
        </w:rPr>
        <w:t>的</w:t>
      </w:r>
      <w:r w:rsidR="00276CD7" w:rsidRPr="00DB5AB4">
        <w:rPr>
          <w:rFonts w:ascii="宋体" w:eastAsia="宋体" w:hAnsi="宋体"/>
          <w:color w:val="EE0000"/>
          <w:sz w:val="24"/>
          <w:highlight w:val="yellow"/>
        </w:rPr>
        <w:t>基础，而主观动机结构</w:t>
      </w:r>
      <w:r w:rsidR="00276CD7">
        <w:rPr>
          <w:rFonts w:ascii="宋体" w:eastAsia="宋体" w:hAnsi="宋体" w:hint="eastAsia"/>
          <w:color w:val="EE0000"/>
          <w:sz w:val="24"/>
          <w:highlight w:val="yellow"/>
        </w:rPr>
        <w:t>则</w:t>
      </w:r>
      <w:r w:rsidR="00276CD7" w:rsidRPr="00DB5AB4">
        <w:rPr>
          <w:rFonts w:ascii="宋体" w:eastAsia="宋体" w:hAnsi="宋体"/>
          <w:color w:val="EE0000"/>
          <w:sz w:val="24"/>
          <w:highlight w:val="yellow"/>
        </w:rPr>
        <w:t>系统性地塑造了这些客观条件的</w:t>
      </w:r>
      <w:r w:rsidR="00276CD7">
        <w:rPr>
          <w:rFonts w:ascii="宋体" w:eastAsia="宋体" w:hAnsi="宋体" w:hint="eastAsia"/>
          <w:color w:val="EE0000"/>
          <w:sz w:val="24"/>
          <w:highlight w:val="yellow"/>
        </w:rPr>
        <w:t>作用</w:t>
      </w:r>
      <w:r w:rsidR="00276CD7" w:rsidRPr="00DB5AB4">
        <w:rPr>
          <w:rFonts w:ascii="宋体" w:eastAsia="宋体" w:hAnsi="宋体"/>
          <w:color w:val="EE0000"/>
          <w:sz w:val="24"/>
          <w:highlight w:val="yellow"/>
        </w:rPr>
        <w:t>效</w:t>
      </w:r>
      <w:r w:rsidR="009E0739">
        <w:rPr>
          <w:rFonts w:ascii="宋体" w:eastAsia="宋体" w:hAnsi="宋体" w:hint="eastAsia"/>
          <w:color w:val="EE0000"/>
          <w:sz w:val="24"/>
          <w:highlight w:val="yellow"/>
        </w:rPr>
        <w:t>方式</w:t>
      </w:r>
      <w:r w:rsidR="00276CD7">
        <w:rPr>
          <w:rFonts w:ascii="宋体" w:eastAsia="宋体" w:hAnsi="宋体" w:hint="eastAsia"/>
          <w:color w:val="EE0000"/>
          <w:sz w:val="24"/>
          <w:highlight w:val="yellow"/>
        </w:rPr>
        <w:t>，</w:t>
      </w:r>
      <w:r w:rsidR="00AB67AF">
        <w:rPr>
          <w:rFonts w:ascii="宋体" w:eastAsia="宋体" w:hAnsi="宋体" w:hint="eastAsia"/>
          <w:color w:val="EE0000"/>
          <w:sz w:val="24"/>
          <w:highlight w:val="yellow"/>
        </w:rPr>
        <w:t>使职业</w:t>
      </w:r>
      <w:r w:rsidR="00AD0EB5">
        <w:rPr>
          <w:rFonts w:ascii="宋体" w:eastAsia="宋体" w:hAnsi="宋体" w:hint="eastAsia"/>
          <w:color w:val="EE0000"/>
          <w:sz w:val="24"/>
          <w:highlight w:val="yellow"/>
        </w:rPr>
        <w:t>认同在“利”与“情”的</w:t>
      </w:r>
      <w:r w:rsidR="00354720">
        <w:rPr>
          <w:rFonts w:ascii="宋体" w:eastAsia="宋体" w:hAnsi="宋体" w:hint="eastAsia"/>
          <w:color w:val="EE0000"/>
          <w:sz w:val="24"/>
          <w:highlight w:val="yellow"/>
        </w:rPr>
        <w:t>交织</w:t>
      </w:r>
      <w:r w:rsidR="00AD0EB5">
        <w:rPr>
          <w:rFonts w:ascii="宋体" w:eastAsia="宋体" w:hAnsi="宋体" w:hint="eastAsia"/>
          <w:color w:val="EE0000"/>
          <w:sz w:val="24"/>
          <w:highlight w:val="yellow"/>
        </w:rPr>
        <w:t>中</w:t>
      </w:r>
      <w:r w:rsidR="00762DE4">
        <w:rPr>
          <w:rFonts w:ascii="宋体" w:eastAsia="宋体" w:hAnsi="宋体" w:hint="eastAsia"/>
          <w:color w:val="EE0000"/>
          <w:sz w:val="24"/>
          <w:highlight w:val="yellow"/>
        </w:rPr>
        <w:t>得以生成</w:t>
      </w:r>
      <w:r w:rsidR="00354720">
        <w:rPr>
          <w:rFonts w:ascii="宋体" w:eastAsia="宋体" w:hAnsi="宋体" w:hint="eastAsia"/>
          <w:color w:val="EE0000"/>
          <w:sz w:val="24"/>
          <w:highlight w:val="yellow"/>
        </w:rPr>
        <w:t>并不断</w:t>
      </w:r>
      <w:r w:rsidR="00DB5AB4" w:rsidRPr="00DB5AB4">
        <w:rPr>
          <w:rFonts w:ascii="宋体" w:eastAsia="宋体" w:hAnsi="宋体"/>
          <w:color w:val="EE0000"/>
          <w:sz w:val="24"/>
          <w:highlight w:val="yellow"/>
        </w:rPr>
        <w:t>重构。</w:t>
      </w:r>
    </w:p>
    <w:p w14:paraId="1C9449CB" w14:textId="12B79D8D" w:rsidR="00E22EAE" w:rsidRPr="000255B4" w:rsidRDefault="00E22EAE" w:rsidP="008E7778">
      <w:pPr>
        <w:spacing w:line="276" w:lineRule="auto"/>
        <w:ind w:firstLineChars="200" w:firstLine="480"/>
        <w:rPr>
          <w:rFonts w:ascii="宋体" w:eastAsia="宋体" w:hAnsi="宋体"/>
          <w:color w:val="EE0000"/>
          <w:sz w:val="24"/>
          <w:highlight w:val="yellow"/>
        </w:rPr>
      </w:pPr>
      <w:bookmarkStart w:id="102" w:name="OLE_LINK21"/>
      <w:bookmarkEnd w:id="101"/>
      <w:r>
        <w:rPr>
          <w:rFonts w:ascii="宋体" w:eastAsia="宋体" w:hAnsi="宋体" w:hint="eastAsia"/>
          <w:color w:val="EE0000"/>
          <w:sz w:val="24"/>
          <w:highlight w:val="yellow"/>
        </w:rPr>
        <w:t>在现实层面，</w:t>
      </w:r>
      <w:r w:rsidR="008B1692">
        <w:rPr>
          <w:rFonts w:ascii="宋体" w:eastAsia="宋体" w:hAnsi="宋体" w:hint="eastAsia"/>
          <w:color w:val="EE0000"/>
          <w:sz w:val="24"/>
          <w:highlight w:val="yellow"/>
        </w:rPr>
        <w:t>上述</w:t>
      </w:r>
      <w:r w:rsidR="002102A0">
        <w:rPr>
          <w:rFonts w:ascii="宋体" w:eastAsia="宋体" w:hAnsi="宋体" w:hint="eastAsia"/>
          <w:color w:val="EE0000"/>
          <w:sz w:val="24"/>
          <w:highlight w:val="yellow"/>
        </w:rPr>
        <w:t>理论</w:t>
      </w:r>
      <w:r w:rsidR="00B83F07">
        <w:rPr>
          <w:rFonts w:ascii="宋体" w:eastAsia="宋体" w:hAnsi="宋体" w:hint="eastAsia"/>
          <w:color w:val="EE0000"/>
          <w:sz w:val="24"/>
          <w:highlight w:val="yellow"/>
        </w:rPr>
        <w:t>推进</w:t>
      </w:r>
      <w:r w:rsidR="008B1692">
        <w:rPr>
          <w:rFonts w:ascii="宋体" w:eastAsia="宋体" w:hAnsi="宋体" w:hint="eastAsia"/>
          <w:color w:val="EE0000"/>
          <w:sz w:val="24"/>
          <w:highlight w:val="yellow"/>
        </w:rPr>
        <w:t>亦回应了</w:t>
      </w:r>
      <w:r>
        <w:rPr>
          <w:rFonts w:ascii="宋体" w:eastAsia="宋体" w:hAnsi="宋体" w:hint="eastAsia"/>
          <w:color w:val="EE0000"/>
          <w:sz w:val="24"/>
          <w:highlight w:val="yellow"/>
        </w:rPr>
        <w:t>当代</w:t>
      </w:r>
      <w:r w:rsidRPr="00651324">
        <w:rPr>
          <w:rFonts w:ascii="宋体" w:eastAsia="宋体" w:hAnsi="宋体"/>
          <w:color w:val="EE0000"/>
          <w:sz w:val="24"/>
          <w:highlight w:val="yellow"/>
        </w:rPr>
        <w:t>劳动中</w:t>
      </w:r>
      <w:r>
        <w:rPr>
          <w:rFonts w:ascii="宋体" w:eastAsia="宋体" w:hAnsi="宋体" w:hint="eastAsia"/>
          <w:color w:val="EE0000"/>
          <w:sz w:val="24"/>
          <w:highlight w:val="yellow"/>
        </w:rPr>
        <w:t>物质</w:t>
      </w:r>
      <w:r w:rsidRPr="00651324">
        <w:rPr>
          <w:rFonts w:ascii="宋体" w:eastAsia="宋体" w:hAnsi="宋体"/>
          <w:color w:val="EE0000"/>
          <w:sz w:val="24"/>
          <w:highlight w:val="yellow"/>
        </w:rPr>
        <w:t>报酬与主观意义之间</w:t>
      </w:r>
      <w:r>
        <w:rPr>
          <w:rFonts w:ascii="宋体" w:eastAsia="宋体" w:hAnsi="宋体" w:hint="eastAsia"/>
          <w:color w:val="EE0000"/>
          <w:sz w:val="24"/>
          <w:highlight w:val="yellow"/>
        </w:rPr>
        <w:t>普遍</w:t>
      </w:r>
      <w:r w:rsidRPr="00651324">
        <w:rPr>
          <w:rFonts w:ascii="宋体" w:eastAsia="宋体" w:hAnsi="宋体"/>
          <w:color w:val="EE0000"/>
          <w:sz w:val="24"/>
          <w:highlight w:val="yellow"/>
        </w:rPr>
        <w:t>脱钩</w:t>
      </w:r>
      <w:r>
        <w:rPr>
          <w:rFonts w:ascii="宋体" w:eastAsia="宋体" w:hAnsi="宋体" w:hint="eastAsia"/>
          <w:color w:val="EE0000"/>
          <w:sz w:val="24"/>
          <w:highlight w:val="yellow"/>
        </w:rPr>
        <w:t>的困境</w:t>
      </w:r>
      <w:r w:rsidR="003A633D">
        <w:rPr>
          <w:rFonts w:ascii="宋体" w:eastAsia="宋体" w:hAnsi="宋体" w:hint="eastAsia"/>
          <w:color w:val="EE0000"/>
          <w:sz w:val="24"/>
          <w:highlight w:val="yellow"/>
        </w:rPr>
        <w:t>，</w:t>
      </w:r>
      <w:r w:rsidR="003A633D" w:rsidRPr="00651324">
        <w:rPr>
          <w:rFonts w:ascii="宋体" w:eastAsia="宋体" w:hAnsi="宋体" w:hint="eastAsia"/>
          <w:color w:val="EE0000"/>
          <w:sz w:val="24"/>
          <w:highlight w:val="yellow"/>
        </w:rPr>
        <w:t>即</w:t>
      </w:r>
      <w:r w:rsidR="003A633D" w:rsidRPr="00651324">
        <w:rPr>
          <w:rFonts w:ascii="宋体" w:eastAsia="宋体" w:hAnsi="宋体"/>
          <w:color w:val="EE0000"/>
          <w:sz w:val="24"/>
          <w:highlight w:val="yellow"/>
        </w:rPr>
        <w:t>劳动回报的增加并不必然转化为意义感的提升</w:t>
      </w:r>
      <w:r w:rsidR="008B1692">
        <w:rPr>
          <w:rFonts w:ascii="宋体" w:eastAsia="宋体" w:hAnsi="宋体" w:hint="eastAsia"/>
          <w:color w:val="EE0000"/>
          <w:sz w:val="24"/>
          <w:highlight w:val="yellow"/>
        </w:rPr>
        <w:t>（格雷伯</w:t>
      </w:r>
      <w:r w:rsidR="008B1692" w:rsidRPr="00835C65">
        <w:rPr>
          <w:rFonts w:ascii="Times New Roman" w:eastAsia="宋体" w:hAnsi="Times New Roman" w:cs="Times New Roman"/>
          <w:color w:val="EE0000"/>
          <w:sz w:val="24"/>
          <w:highlight w:val="yellow"/>
        </w:rPr>
        <w:t xml:space="preserve">, </w:t>
      </w:r>
      <w:r w:rsidR="008B1692" w:rsidRPr="00147628">
        <w:rPr>
          <w:rFonts w:ascii="Times New Roman" w:eastAsia="宋体" w:hAnsi="Times New Roman" w:cs="Times New Roman"/>
          <w:color w:val="EE0000"/>
          <w:sz w:val="24"/>
          <w:highlight w:val="yellow"/>
        </w:rPr>
        <w:t>2022</w:t>
      </w:r>
      <w:r w:rsidR="008B1692">
        <w:rPr>
          <w:rFonts w:ascii="宋体" w:eastAsia="宋体" w:hAnsi="宋体" w:hint="eastAsia"/>
          <w:color w:val="EE0000"/>
          <w:sz w:val="24"/>
          <w:highlight w:val="yellow"/>
        </w:rPr>
        <w:t>）</w:t>
      </w:r>
      <w:r w:rsidRPr="00651324">
        <w:rPr>
          <w:rFonts w:ascii="宋体" w:eastAsia="宋体" w:hAnsi="宋体"/>
          <w:color w:val="EE0000"/>
          <w:sz w:val="24"/>
          <w:highlight w:val="yellow"/>
        </w:rPr>
        <w:t>。</w:t>
      </w:r>
      <w:r w:rsidRPr="000B2A73">
        <w:rPr>
          <w:rFonts w:ascii="宋体" w:eastAsia="宋体" w:hAnsi="宋体" w:hint="eastAsia"/>
          <w:color w:val="EE0000"/>
          <w:sz w:val="24"/>
          <w:highlight w:val="yellow"/>
        </w:rPr>
        <w:t>在</w:t>
      </w:r>
      <w:r w:rsidRPr="000B2A73">
        <w:rPr>
          <w:rFonts w:ascii="宋体" w:eastAsia="宋体" w:hAnsi="宋体"/>
          <w:color w:val="EE0000"/>
          <w:sz w:val="24"/>
          <w:highlight w:val="yellow"/>
        </w:rPr>
        <w:t>中国</w:t>
      </w:r>
      <w:r>
        <w:rPr>
          <w:rFonts w:ascii="宋体" w:eastAsia="宋体" w:hAnsi="宋体" w:hint="eastAsia"/>
          <w:color w:val="EE0000"/>
          <w:sz w:val="24"/>
          <w:highlight w:val="yellow"/>
        </w:rPr>
        <w:t>，</w:t>
      </w:r>
      <w:r w:rsidR="00220343">
        <w:rPr>
          <w:rFonts w:ascii="宋体" w:eastAsia="宋体" w:hAnsi="宋体" w:hint="eastAsia"/>
          <w:color w:val="EE0000"/>
          <w:sz w:val="24"/>
          <w:highlight w:val="yellow"/>
        </w:rPr>
        <w:t>这</w:t>
      </w:r>
      <w:r w:rsidR="00463437">
        <w:rPr>
          <w:rFonts w:ascii="宋体" w:eastAsia="宋体" w:hAnsi="宋体" w:hint="eastAsia"/>
          <w:color w:val="EE0000"/>
          <w:sz w:val="24"/>
          <w:highlight w:val="yellow"/>
        </w:rPr>
        <w:t>一</w:t>
      </w:r>
      <w:r>
        <w:rPr>
          <w:rFonts w:ascii="宋体" w:eastAsia="宋体" w:hAnsi="宋体" w:hint="eastAsia"/>
          <w:color w:val="EE0000"/>
          <w:sz w:val="24"/>
          <w:highlight w:val="yellow"/>
        </w:rPr>
        <w:t>问题</w:t>
      </w:r>
      <w:r w:rsidR="005A352F">
        <w:rPr>
          <w:rFonts w:ascii="宋体" w:eastAsia="宋体" w:hAnsi="宋体" w:hint="eastAsia"/>
          <w:color w:val="EE0000"/>
          <w:sz w:val="24"/>
          <w:highlight w:val="yellow"/>
        </w:rPr>
        <w:t>亦</w:t>
      </w:r>
      <w:r w:rsidRPr="000B2A73">
        <w:rPr>
          <w:rFonts w:ascii="宋体" w:eastAsia="宋体" w:hAnsi="宋体"/>
          <w:color w:val="EE0000"/>
          <w:sz w:val="24"/>
          <w:highlight w:val="yellow"/>
        </w:rPr>
        <w:t>未</w:t>
      </w:r>
      <w:r>
        <w:rPr>
          <w:rFonts w:ascii="宋体" w:eastAsia="宋体" w:hAnsi="宋体" w:hint="eastAsia"/>
          <w:color w:val="EE0000"/>
          <w:sz w:val="24"/>
          <w:highlight w:val="yellow"/>
        </w:rPr>
        <w:t>随</w:t>
      </w:r>
      <w:r w:rsidRPr="000B2A73">
        <w:rPr>
          <w:rFonts w:ascii="宋体" w:eastAsia="宋体" w:hAnsi="宋体"/>
          <w:color w:val="EE0000"/>
          <w:sz w:val="24"/>
          <w:highlight w:val="yellow"/>
        </w:rPr>
        <w:t>物质条件改善而</w:t>
      </w:r>
      <w:r>
        <w:rPr>
          <w:rFonts w:ascii="宋体" w:eastAsia="宋体" w:hAnsi="宋体" w:hint="eastAsia"/>
          <w:color w:val="EE0000"/>
          <w:sz w:val="24"/>
          <w:highlight w:val="yellow"/>
        </w:rPr>
        <w:t>自然消解</w:t>
      </w:r>
      <w:r w:rsidRPr="000B2A73">
        <w:rPr>
          <w:rFonts w:ascii="宋体" w:eastAsia="宋体" w:hAnsi="宋体"/>
          <w:color w:val="EE0000"/>
          <w:sz w:val="24"/>
          <w:highlight w:val="yellow"/>
        </w:rPr>
        <w:t>，</w:t>
      </w:r>
      <w:r>
        <w:rPr>
          <w:rFonts w:ascii="宋体" w:eastAsia="宋体" w:hAnsi="宋体" w:hint="eastAsia"/>
          <w:color w:val="EE0000"/>
          <w:sz w:val="24"/>
          <w:highlight w:val="yellow"/>
        </w:rPr>
        <w:t>而是逐渐进入公共讨论</w:t>
      </w:r>
      <w:r w:rsidR="00860356">
        <w:rPr>
          <w:rFonts w:ascii="宋体" w:eastAsia="宋体" w:hAnsi="宋体" w:hint="eastAsia"/>
          <w:color w:val="EE0000"/>
          <w:sz w:val="24"/>
          <w:highlight w:val="yellow"/>
        </w:rPr>
        <w:t>与学术反思中</w:t>
      </w:r>
      <w:r>
        <w:rPr>
          <w:rFonts w:ascii="宋体" w:eastAsia="宋体" w:hAnsi="宋体" w:hint="eastAsia"/>
          <w:color w:val="EE0000"/>
          <w:sz w:val="24"/>
          <w:highlight w:val="yellow"/>
        </w:rPr>
        <w:t>（项飙、康岚</w:t>
      </w:r>
      <w:r w:rsidRPr="00B81074">
        <w:rPr>
          <w:rFonts w:ascii="Times New Roman" w:eastAsia="宋体" w:hAnsi="Times New Roman" w:cs="Times New Roman"/>
          <w:color w:val="EE0000"/>
          <w:sz w:val="24"/>
          <w:highlight w:val="yellow"/>
        </w:rPr>
        <w:t>, 2023</w:t>
      </w:r>
      <w:r>
        <w:rPr>
          <w:rFonts w:ascii="Times New Roman" w:eastAsia="宋体" w:hAnsi="Times New Roman" w:cs="Times New Roman"/>
          <w:color w:val="EE0000"/>
          <w:sz w:val="24"/>
          <w:highlight w:val="yellow"/>
        </w:rPr>
        <w:t xml:space="preserve">; </w:t>
      </w:r>
      <w:r>
        <w:rPr>
          <w:rFonts w:ascii="Times New Roman" w:eastAsia="宋体" w:hAnsi="Times New Roman" w:cs="Times New Roman" w:hint="eastAsia"/>
          <w:color w:val="EE0000"/>
          <w:sz w:val="24"/>
          <w:highlight w:val="yellow"/>
        </w:rPr>
        <w:t>张自慧等</w:t>
      </w:r>
      <w:r>
        <w:rPr>
          <w:rFonts w:ascii="Times New Roman" w:eastAsia="宋体" w:hAnsi="Times New Roman" w:cs="Times New Roman"/>
          <w:color w:val="EE0000"/>
          <w:sz w:val="24"/>
          <w:highlight w:val="yellow"/>
        </w:rPr>
        <w:t xml:space="preserve">, 2022; </w:t>
      </w:r>
      <w:r>
        <w:rPr>
          <w:rFonts w:ascii="Times New Roman" w:eastAsia="宋体" w:hAnsi="Times New Roman" w:cs="Times New Roman" w:hint="eastAsia"/>
          <w:color w:val="EE0000"/>
          <w:sz w:val="24"/>
          <w:highlight w:val="yellow"/>
        </w:rPr>
        <w:t>刘昕亭</w:t>
      </w:r>
      <w:r>
        <w:rPr>
          <w:rFonts w:ascii="Times New Roman" w:eastAsia="宋体" w:hAnsi="Times New Roman" w:cs="Times New Roman"/>
          <w:color w:val="EE0000"/>
          <w:sz w:val="24"/>
          <w:highlight w:val="yellow"/>
        </w:rPr>
        <w:t>, 2020</w:t>
      </w:r>
      <w:r>
        <w:rPr>
          <w:rFonts w:ascii="宋体" w:eastAsia="宋体" w:hAnsi="宋体" w:hint="eastAsia"/>
          <w:color w:val="EE0000"/>
          <w:sz w:val="24"/>
          <w:highlight w:val="yellow"/>
        </w:rPr>
        <w:t>）</w:t>
      </w:r>
      <w:r w:rsidR="0067488F">
        <w:rPr>
          <w:rFonts w:ascii="宋体" w:eastAsia="宋体" w:hAnsi="宋体" w:hint="eastAsia"/>
          <w:color w:val="EE0000"/>
          <w:sz w:val="24"/>
          <w:highlight w:val="yellow"/>
        </w:rPr>
        <w:t>，并进一步体现在政策表述</w:t>
      </w:r>
      <w:r w:rsidR="00E24401">
        <w:rPr>
          <w:rFonts w:ascii="宋体" w:eastAsia="宋体" w:hAnsi="宋体" w:hint="eastAsia"/>
          <w:color w:val="EE0000"/>
          <w:sz w:val="24"/>
          <w:highlight w:val="yellow"/>
        </w:rPr>
        <w:t>层面</w:t>
      </w:r>
      <w:r w:rsidRPr="000B2A73">
        <w:rPr>
          <w:rFonts w:ascii="宋体" w:eastAsia="宋体" w:hAnsi="宋体"/>
          <w:color w:val="EE0000"/>
          <w:sz w:val="24"/>
          <w:highlight w:val="yellow"/>
        </w:rPr>
        <w:t>。</w:t>
      </w:r>
      <w:r>
        <w:rPr>
          <w:rFonts w:ascii="宋体" w:eastAsia="宋体" w:hAnsi="宋体" w:hint="eastAsia"/>
          <w:color w:val="EE0000"/>
          <w:sz w:val="24"/>
          <w:highlight w:val="yellow"/>
        </w:rPr>
        <w:t>中央在关于“十五五”规划的建议中提出“促进高质量充分就业”，不仅指向岗位数量扩张或产业结构优化等客观要素，还明确强调“强化择业和用人观念引导”，</w:t>
      </w:r>
      <w:r>
        <w:rPr>
          <w:rStyle w:val="afa"/>
          <w:rFonts w:ascii="宋体" w:eastAsia="宋体" w:hAnsi="宋体"/>
          <w:color w:val="EE0000"/>
          <w:sz w:val="24"/>
          <w:highlight w:val="yellow"/>
        </w:rPr>
        <w:footnoteReference w:id="16"/>
      </w:r>
      <w:r>
        <w:rPr>
          <w:rFonts w:ascii="宋体" w:eastAsia="宋体" w:hAnsi="宋体" w:hint="eastAsia"/>
          <w:color w:val="EE0000"/>
          <w:sz w:val="24"/>
          <w:highlight w:val="yellow"/>
        </w:rPr>
        <w:t xml:space="preserve"> </w:t>
      </w:r>
      <w:r w:rsidR="00541401">
        <w:rPr>
          <w:rFonts w:ascii="宋体" w:eastAsia="宋体" w:hAnsi="宋体" w:hint="eastAsia"/>
          <w:color w:val="EE0000"/>
          <w:sz w:val="24"/>
          <w:highlight w:val="yellow"/>
        </w:rPr>
        <w:t>并</w:t>
      </w:r>
      <w:r w:rsidRPr="00126EF8">
        <w:rPr>
          <w:rFonts w:ascii="宋体" w:eastAsia="宋体" w:hAnsi="宋体"/>
          <w:color w:val="EE0000"/>
          <w:sz w:val="24"/>
          <w:highlight w:val="yellow"/>
        </w:rPr>
        <w:t>将劳动者主观感受</w:t>
      </w:r>
      <w:r w:rsidRPr="00F201A6">
        <w:rPr>
          <w:rFonts w:ascii="宋体" w:eastAsia="宋体" w:hAnsi="宋体" w:hint="eastAsia"/>
          <w:color w:val="EE0000"/>
          <w:sz w:val="24"/>
          <w:highlight w:val="yellow"/>
        </w:rPr>
        <w:t>纳为</w:t>
      </w:r>
      <w:r w:rsidRPr="00F201A6">
        <w:rPr>
          <w:rFonts w:ascii="宋体" w:eastAsia="宋体" w:hAnsi="宋体"/>
          <w:color w:val="EE0000"/>
          <w:sz w:val="24"/>
          <w:highlight w:val="yellow"/>
        </w:rPr>
        <w:t>就业治理的重要维度。</w:t>
      </w:r>
    </w:p>
    <w:bookmarkEnd w:id="100"/>
    <w:p w14:paraId="55347521" w14:textId="1044FBDB" w:rsidR="006053E7" w:rsidRPr="006053E7" w:rsidRDefault="00EA202F" w:rsidP="006053E7">
      <w:pPr>
        <w:spacing w:line="276" w:lineRule="auto"/>
        <w:ind w:firstLineChars="200" w:firstLine="480"/>
        <w:rPr>
          <w:rFonts w:ascii="宋体" w:eastAsia="宋体" w:hAnsi="宋体"/>
          <w:color w:val="EE0000"/>
          <w:sz w:val="24"/>
          <w:highlight w:val="cyan"/>
        </w:rPr>
      </w:pPr>
      <w:r w:rsidRPr="00EA202F">
        <w:rPr>
          <w:rFonts w:ascii="宋体" w:eastAsia="宋体" w:hAnsi="宋体" w:hint="eastAsia"/>
          <w:color w:val="EE0000"/>
          <w:sz w:val="24"/>
          <w:highlight w:val="yellow"/>
        </w:rPr>
        <w:t>需要进一步强调的是，</w:t>
      </w:r>
      <w:r w:rsidRPr="00EA202F">
        <w:rPr>
          <w:rFonts w:ascii="宋体" w:eastAsia="宋体" w:hAnsi="宋体"/>
          <w:color w:val="EE0000"/>
          <w:sz w:val="24"/>
          <w:highlight w:val="yellow"/>
        </w:rPr>
        <w:t>本文所揭示的兴趣效应，指向的是劳动者进入职业时所携带的择业动机，而非假定兴趣在劳动过程中能够自动维持或持续积累。</w:t>
      </w:r>
      <w:r w:rsidR="00E22EAE" w:rsidRPr="00F92A57">
        <w:rPr>
          <w:rFonts w:ascii="宋体" w:eastAsia="宋体" w:hAnsi="宋体" w:hint="eastAsia"/>
          <w:color w:val="EE0000"/>
          <w:sz w:val="24"/>
          <w:highlight w:val="yellow"/>
        </w:rPr>
        <w:t>既有研究表明，</w:t>
      </w:r>
      <w:r w:rsidR="00F92A57" w:rsidRPr="00F92A57">
        <w:rPr>
          <w:rFonts w:ascii="宋体" w:eastAsia="宋体" w:hAnsi="宋体"/>
          <w:color w:val="EE0000"/>
          <w:sz w:val="24"/>
          <w:highlight w:val="yellow"/>
        </w:rPr>
        <w:t>工作环境与劳动强度本身亦会反向塑造个体的职业兴趣</w:t>
      </w:r>
      <w:r w:rsidR="00B80A46">
        <w:rPr>
          <w:rFonts w:ascii="宋体" w:eastAsia="宋体" w:hAnsi="宋体" w:hint="eastAsia"/>
          <w:color w:val="EE0000"/>
          <w:sz w:val="24"/>
          <w:highlight w:val="yellow"/>
        </w:rPr>
        <w:t>。</w:t>
      </w:r>
      <w:r w:rsidR="00F92A57" w:rsidRPr="00F92A57">
        <w:rPr>
          <w:rFonts w:ascii="宋体" w:eastAsia="宋体" w:hAnsi="宋体"/>
          <w:color w:val="EE0000"/>
          <w:sz w:val="24"/>
          <w:highlight w:val="yellow"/>
        </w:rPr>
        <w:t>因此，兴趣对高工时负面影响的缓冲作用不应被理解为一种可以无限延展的心理资源</w:t>
      </w:r>
      <w:r w:rsidRPr="00E4338B">
        <w:rPr>
          <w:rFonts w:ascii="宋体" w:eastAsia="宋体" w:hAnsi="宋体" w:hint="eastAsia"/>
          <w:color w:val="EE0000"/>
          <w:sz w:val="24"/>
          <w:highlight w:val="yellow"/>
        </w:rPr>
        <w:t>（</w:t>
      </w:r>
      <w:r w:rsidRPr="00E4338B">
        <w:rPr>
          <w:rFonts w:ascii="Times New Roman" w:eastAsia="宋体" w:hAnsi="Times New Roman" w:cs="Times New Roman"/>
          <w:color w:val="EE0000"/>
          <w:sz w:val="24"/>
          <w:highlight w:val="yellow"/>
        </w:rPr>
        <w:t>Laaser &amp; Karlsson, 2022</w:t>
      </w:r>
      <w:r w:rsidR="000117B5" w:rsidRPr="00E4338B">
        <w:rPr>
          <w:rFonts w:ascii="Times New Roman" w:eastAsia="宋体" w:hAnsi="Times New Roman" w:cs="Times New Roman"/>
          <w:color w:val="EE0000"/>
          <w:sz w:val="24"/>
          <w:highlight w:val="yellow"/>
        </w:rPr>
        <w:t>; Nye et al., 2021</w:t>
      </w:r>
      <w:r w:rsidRPr="00E4338B">
        <w:rPr>
          <w:rFonts w:ascii="宋体" w:eastAsia="宋体" w:hAnsi="宋体" w:hint="eastAsia"/>
          <w:color w:val="EE0000"/>
          <w:sz w:val="24"/>
          <w:highlight w:val="yellow"/>
        </w:rPr>
        <w:t>）</w:t>
      </w:r>
      <w:r w:rsidR="00E22EAE" w:rsidRPr="00E4338B">
        <w:rPr>
          <w:rFonts w:ascii="宋体" w:eastAsia="宋体" w:hAnsi="宋体" w:hint="eastAsia"/>
          <w:color w:val="EE0000"/>
          <w:sz w:val="24"/>
          <w:highlight w:val="yellow"/>
        </w:rPr>
        <w:t>。</w:t>
      </w:r>
      <w:r w:rsidR="00E4338B" w:rsidRPr="00E4338B">
        <w:rPr>
          <w:rFonts w:ascii="宋体" w:eastAsia="宋体" w:hAnsi="宋体" w:hint="eastAsia"/>
          <w:color w:val="EE0000"/>
          <w:sz w:val="24"/>
          <w:highlight w:val="yellow"/>
        </w:rPr>
        <w:t>本文对此的补充分析亦现实，</w:t>
      </w:r>
      <w:r w:rsidR="00E4338B" w:rsidRPr="00E4338B">
        <w:rPr>
          <w:rFonts w:ascii="宋体" w:eastAsia="宋体" w:hAnsi="宋体"/>
          <w:color w:val="EE0000"/>
          <w:sz w:val="24"/>
          <w:highlight w:val="yellow"/>
        </w:rPr>
        <w:t>较高劳动强度下，劳动者将兴趣转化为持续专业投入的行为能力受到抑制</w:t>
      </w:r>
      <w:r w:rsidR="00E22EAE" w:rsidRPr="00E4338B">
        <w:rPr>
          <w:rFonts w:ascii="宋体" w:eastAsia="宋体" w:hAnsi="宋体" w:hint="eastAsia"/>
          <w:color w:val="EE0000"/>
          <w:sz w:val="24"/>
          <w:highlight w:val="yellow"/>
        </w:rPr>
        <w:t>。</w:t>
      </w:r>
      <w:r w:rsidR="00E22EAE" w:rsidRPr="00E94A29">
        <w:rPr>
          <w:rStyle w:val="afa"/>
          <w:rFonts w:ascii="宋体" w:eastAsia="宋体" w:hAnsi="宋体"/>
          <w:color w:val="EE0000"/>
          <w:sz w:val="24"/>
          <w:highlight w:val="yellow"/>
        </w:rPr>
        <w:footnoteReference w:id="17"/>
      </w:r>
      <w:r w:rsidR="00E22EAE" w:rsidRPr="00E94A29">
        <w:rPr>
          <w:rFonts w:ascii="宋体" w:eastAsia="宋体" w:hAnsi="宋体" w:hint="eastAsia"/>
          <w:color w:val="EE0000"/>
          <w:sz w:val="24"/>
          <w:highlight w:val="yellow"/>
        </w:rPr>
        <w:t xml:space="preserve"> </w:t>
      </w:r>
      <w:r w:rsidR="006053E7" w:rsidRPr="006053E7">
        <w:rPr>
          <w:rFonts w:ascii="宋体" w:eastAsia="宋体" w:hAnsi="宋体"/>
          <w:color w:val="EE0000"/>
          <w:sz w:val="24"/>
          <w:highlight w:val="yellow"/>
        </w:rPr>
        <w:t>即便“有情”，也并不意味着可以长期</w:t>
      </w:r>
      <w:r w:rsidR="00E02724">
        <w:rPr>
          <w:rFonts w:ascii="宋体" w:eastAsia="宋体" w:hAnsi="宋体" w:hint="eastAsia"/>
          <w:color w:val="EE0000"/>
          <w:sz w:val="24"/>
          <w:highlight w:val="yellow"/>
        </w:rPr>
        <w:t>只是</w:t>
      </w:r>
      <w:r w:rsidR="006053E7" w:rsidRPr="006053E7">
        <w:rPr>
          <w:rFonts w:ascii="宋体" w:eastAsia="宋体" w:hAnsi="宋体"/>
          <w:color w:val="EE0000"/>
          <w:sz w:val="24"/>
          <w:highlight w:val="yellow"/>
        </w:rPr>
        <w:t>“饮水”；兴趣并不能成为正当化超长工时的理由，而只能在合理劳动边界内发挥其积极调节作用。</w:t>
      </w:r>
    </w:p>
    <w:p w14:paraId="5B8A589E" w14:textId="548825AC" w:rsidR="00B4318A" w:rsidRDefault="00B4318A" w:rsidP="00B4318A">
      <w:pPr>
        <w:spacing w:line="276" w:lineRule="auto"/>
        <w:ind w:firstLineChars="200" w:firstLine="480"/>
        <w:rPr>
          <w:rFonts w:ascii="宋体" w:eastAsia="宋体" w:hAnsi="宋体"/>
          <w:sz w:val="24"/>
        </w:rPr>
      </w:pPr>
      <w:r w:rsidRPr="00B4318A">
        <w:rPr>
          <w:rFonts w:ascii="宋体" w:eastAsia="宋体" w:hAnsi="宋体"/>
          <w:sz w:val="24"/>
        </w:rPr>
        <w:t>本文亦存在</w:t>
      </w:r>
      <w:r>
        <w:rPr>
          <w:rFonts w:ascii="宋体" w:eastAsia="宋体" w:hAnsi="宋体" w:hint="eastAsia"/>
          <w:sz w:val="24"/>
        </w:rPr>
        <w:t>部分局限</w:t>
      </w:r>
      <w:r w:rsidRPr="00B4318A">
        <w:rPr>
          <w:rFonts w:ascii="宋体" w:eastAsia="宋体" w:hAnsi="宋体"/>
          <w:sz w:val="24"/>
        </w:rPr>
        <w:t>。首先，现有数据尚无法将“日均工作时间”进一步区</w:t>
      </w:r>
      <w:r w:rsidRPr="00B4318A">
        <w:rPr>
          <w:rFonts w:ascii="宋体" w:eastAsia="宋体" w:hAnsi="宋体"/>
          <w:sz w:val="24"/>
        </w:rPr>
        <w:lastRenderedPageBreak/>
        <w:t>分为组织要求与个体自主投入两种类型，从而限制了对兴趣调节机制进行更精细区分的可能。其次，兴趣本身是一种复杂、多维且具有显著个体差异的心理状态，难以通过单一问卷题项予以充分把握，仍有赖于更深入的调查设计与更丰富的研究材料加以刻画。未来研究可在此基础上，进一步探讨兴趣的具体内容、主要类型、群体分化特征及其在职业生涯中的动态变化。</w:t>
      </w:r>
    </w:p>
    <w:bookmarkEnd w:id="95"/>
    <w:bookmarkEnd w:id="102"/>
    <w:p w14:paraId="6061CCAD" w14:textId="76C63120" w:rsidR="00163B68" w:rsidRDefault="006A41E1" w:rsidP="006A41E1">
      <w:pPr>
        <w:widowControl/>
        <w:jc w:val="left"/>
      </w:pPr>
      <w:r>
        <w:br w:type="page"/>
      </w:r>
    </w:p>
    <w:p w14:paraId="3B2CF217" w14:textId="7E5D9ED1" w:rsidR="00163B68" w:rsidRDefault="00163B68" w:rsidP="0017122F">
      <w:pPr>
        <w:pStyle w:val="1"/>
        <w:spacing w:beforeLines="100" w:before="312" w:afterLines="100" w:after="312" w:line="300" w:lineRule="auto"/>
        <w:jc w:val="left"/>
        <w:rPr>
          <w:rFonts w:ascii="黑体" w:eastAsia="黑体" w:hAnsi="黑体"/>
          <w:color w:val="auto"/>
          <w:sz w:val="28"/>
          <w:szCs w:val="28"/>
        </w:rPr>
      </w:pPr>
      <w:r w:rsidRPr="00163B68">
        <w:rPr>
          <w:rFonts w:ascii="黑体" w:eastAsia="黑体" w:hAnsi="黑体" w:hint="eastAsia"/>
          <w:color w:val="auto"/>
          <w:sz w:val="28"/>
          <w:szCs w:val="28"/>
        </w:rPr>
        <w:lastRenderedPageBreak/>
        <w:t>参考文献</w:t>
      </w:r>
    </w:p>
    <w:p w14:paraId="3C7FCA1D" w14:textId="0DE767A2" w:rsidR="008F3323" w:rsidRPr="00114B39" w:rsidRDefault="008F3323"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贝拉，</w:t>
      </w:r>
      <w:r w:rsidRPr="00114B39">
        <w:rPr>
          <w:rFonts w:ascii="Times New Roman" w:eastAsia="宋体" w:hAnsi="Times New Roman" w:cs="Times New Roman" w:hint="eastAsia"/>
          <w:sz w:val="24"/>
        </w:rPr>
        <w:t>2011</w:t>
      </w:r>
      <w:r w:rsidRPr="00114B39">
        <w:rPr>
          <w:rFonts w:ascii="Times New Roman" w:eastAsia="宋体" w:hAnsi="Times New Roman" w:cs="Times New Roman" w:hint="eastAsia"/>
          <w:sz w:val="24"/>
        </w:rPr>
        <w:t>，《心灵的习性：美国人生活中的个人主义和公共责任》，周穗明、翁寒松、翟宏彪译，北京：中国社会科学出版社。</w:t>
      </w:r>
    </w:p>
    <w:p w14:paraId="6DDFC026" w14:textId="629401B0" w:rsidR="009B2AFC" w:rsidRPr="00114B39" w:rsidRDefault="00F26F95"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布迪厄，</w:t>
      </w:r>
      <w:r w:rsidRPr="00114B39">
        <w:rPr>
          <w:rFonts w:ascii="Times New Roman" w:eastAsia="宋体" w:hAnsi="Times New Roman" w:cs="Times New Roman" w:hint="eastAsia"/>
          <w:sz w:val="24"/>
        </w:rPr>
        <w:t>2015</w:t>
      </w:r>
      <w:r w:rsidRPr="00114B39">
        <w:rPr>
          <w:rFonts w:ascii="Times New Roman" w:eastAsia="宋体" w:hAnsi="Times New Roman" w:cs="Times New Roman" w:hint="eastAsia"/>
          <w:sz w:val="24"/>
        </w:rPr>
        <w:t>，《区分：判断力的社会批判》（上册），刘晖译，北京：商务印书馆。</w:t>
      </w:r>
    </w:p>
    <w:p w14:paraId="1087B0B2" w14:textId="662BE147" w:rsidR="006C0107" w:rsidRPr="00114B39" w:rsidRDefault="006C0107"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曹晋、张楠华，</w:t>
      </w:r>
      <w:r w:rsidRPr="00114B39">
        <w:rPr>
          <w:rFonts w:ascii="Times New Roman" w:eastAsia="宋体" w:hAnsi="Times New Roman" w:cs="Times New Roman" w:hint="eastAsia"/>
          <w:sz w:val="24"/>
        </w:rPr>
        <w:t>2012</w:t>
      </w:r>
      <w:r w:rsidRPr="00114B39">
        <w:rPr>
          <w:rFonts w:ascii="Times New Roman" w:eastAsia="宋体" w:hAnsi="Times New Roman" w:cs="Times New Roman" w:hint="eastAsia"/>
          <w:sz w:val="24"/>
        </w:rPr>
        <w:t>，《新媒体、知识劳工与弹性的兴趣劳动——以字幕工作组为例》，《新闻与传播研究》第</w:t>
      </w:r>
      <w:r w:rsidRPr="00114B39">
        <w:rPr>
          <w:rFonts w:ascii="Times New Roman" w:eastAsia="宋体" w:hAnsi="Times New Roman" w:cs="Times New Roman" w:hint="eastAsia"/>
          <w:sz w:val="24"/>
        </w:rPr>
        <w:t>5</w:t>
      </w:r>
      <w:r w:rsidRPr="00114B39">
        <w:rPr>
          <w:rFonts w:ascii="Times New Roman" w:eastAsia="宋体" w:hAnsi="Times New Roman" w:cs="Times New Roman" w:hint="eastAsia"/>
          <w:sz w:val="24"/>
        </w:rPr>
        <w:t>期。</w:t>
      </w:r>
    </w:p>
    <w:p w14:paraId="4389D316" w14:textId="16AEFBF8" w:rsidR="0028268D" w:rsidRPr="00114B39" w:rsidRDefault="0028268D"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陈龙，</w:t>
      </w:r>
      <w:r w:rsidRPr="00114B39">
        <w:rPr>
          <w:rFonts w:ascii="Times New Roman" w:eastAsia="宋体" w:hAnsi="Times New Roman" w:cs="Times New Roman" w:hint="eastAsia"/>
          <w:sz w:val="24"/>
        </w:rPr>
        <w:t>2022</w:t>
      </w:r>
      <w:r w:rsidRPr="00114B39">
        <w:rPr>
          <w:rFonts w:ascii="Times New Roman" w:eastAsia="宋体" w:hAnsi="Times New Roman" w:cs="Times New Roman" w:hint="eastAsia"/>
          <w:sz w:val="24"/>
        </w:rPr>
        <w:t>，《</w:t>
      </w:r>
      <w:r w:rsidR="00FC59D5" w:rsidRPr="00114B39">
        <w:rPr>
          <w:rFonts w:ascii="Times New Roman" w:eastAsia="宋体" w:hAnsi="Times New Roman" w:cs="Times New Roman" w:hint="eastAsia"/>
          <w:sz w:val="24"/>
        </w:rPr>
        <w:t>两个世界与双重身份——数字经济时代的平台劳动过程与劳动关系</w:t>
      </w:r>
      <w:r w:rsidRPr="00114B39">
        <w:rPr>
          <w:rFonts w:ascii="Times New Roman" w:eastAsia="宋体" w:hAnsi="Times New Roman" w:cs="Times New Roman" w:hint="eastAsia"/>
          <w:sz w:val="24"/>
        </w:rPr>
        <w:t>》，《社会学研究》第</w:t>
      </w:r>
      <w:r w:rsidR="00194C44" w:rsidRPr="00114B39">
        <w:rPr>
          <w:rFonts w:ascii="Times New Roman" w:eastAsia="宋体" w:hAnsi="Times New Roman" w:cs="Times New Roman" w:hint="eastAsia"/>
          <w:sz w:val="24"/>
        </w:rPr>
        <w:t>6</w:t>
      </w:r>
      <w:r w:rsidRPr="00114B39">
        <w:rPr>
          <w:rFonts w:ascii="Times New Roman" w:eastAsia="宋体" w:hAnsi="Times New Roman" w:cs="Times New Roman" w:hint="eastAsia"/>
          <w:sz w:val="24"/>
        </w:rPr>
        <w:t>期。</w:t>
      </w:r>
    </w:p>
    <w:p w14:paraId="1DD95170" w14:textId="0E441049" w:rsidR="0028268D" w:rsidRPr="00114B39" w:rsidRDefault="0028268D"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2020</w:t>
      </w:r>
      <w:r w:rsidRPr="00114B39">
        <w:rPr>
          <w:rFonts w:ascii="Times New Roman" w:eastAsia="宋体" w:hAnsi="Times New Roman" w:cs="Times New Roman" w:hint="eastAsia"/>
          <w:sz w:val="24"/>
        </w:rPr>
        <w:t>，《</w:t>
      </w:r>
      <w:r w:rsidR="00E07B82" w:rsidRPr="00114B39">
        <w:rPr>
          <w:rFonts w:ascii="Times New Roman" w:eastAsia="宋体" w:hAnsi="Times New Roman" w:cs="Times New Roman" w:hint="eastAsia"/>
          <w:sz w:val="24"/>
        </w:rPr>
        <w:t>“数字控制”下的劳动秩序——外卖骑手的劳动控制研究</w:t>
      </w:r>
      <w:r w:rsidRPr="00114B39">
        <w:rPr>
          <w:rFonts w:ascii="Times New Roman" w:eastAsia="宋体" w:hAnsi="Times New Roman" w:cs="Times New Roman" w:hint="eastAsia"/>
          <w:sz w:val="24"/>
        </w:rPr>
        <w:t>》，《社会学研究》第</w:t>
      </w:r>
      <w:r w:rsidR="000412BD" w:rsidRPr="00114B39">
        <w:rPr>
          <w:rFonts w:ascii="Times New Roman" w:eastAsia="宋体" w:hAnsi="Times New Roman" w:cs="Times New Roman" w:hint="eastAsia"/>
          <w:sz w:val="24"/>
        </w:rPr>
        <w:t>6</w:t>
      </w:r>
      <w:r w:rsidRPr="00114B39">
        <w:rPr>
          <w:rFonts w:ascii="Times New Roman" w:eastAsia="宋体" w:hAnsi="Times New Roman" w:cs="Times New Roman" w:hint="eastAsia"/>
          <w:sz w:val="24"/>
        </w:rPr>
        <w:t>期。</w:t>
      </w:r>
    </w:p>
    <w:p w14:paraId="3B8BBAAF" w14:textId="68814CE0" w:rsidR="00DF2B42" w:rsidRPr="00114B39" w:rsidRDefault="00DF2B42"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陈文春</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张义明</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陈桂生</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w:t>
      </w:r>
      <w:r w:rsidRPr="00114B39">
        <w:rPr>
          <w:rFonts w:ascii="Times New Roman" w:eastAsia="宋体" w:hAnsi="Times New Roman" w:cs="Times New Roman"/>
          <w:sz w:val="24"/>
        </w:rPr>
        <w:t>018</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从职业认同到工作投入</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公共服务动机的中介作用与自我效能感的调节作用</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中国人力资源开发</w:t>
      </w:r>
      <w:r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2</w:t>
      </w:r>
      <w:r w:rsidRPr="00114B39">
        <w:rPr>
          <w:rFonts w:ascii="Times New Roman" w:eastAsia="宋体" w:hAnsi="Times New Roman" w:cs="Times New Roman" w:hint="eastAsia"/>
          <w:sz w:val="24"/>
        </w:rPr>
        <w:t>期。</w:t>
      </w:r>
    </w:p>
    <w:p w14:paraId="7165B874" w14:textId="3E3B366C" w:rsidR="00B87A51" w:rsidRPr="00114B39" w:rsidRDefault="00B87A51"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陈彦冰、赵延东，</w:t>
      </w:r>
      <w:r w:rsidRPr="00114B39">
        <w:rPr>
          <w:rFonts w:ascii="Times New Roman" w:eastAsia="宋体" w:hAnsi="Times New Roman" w:cs="Times New Roman"/>
          <w:sz w:val="24"/>
        </w:rPr>
        <w:t>2023</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赋能抑或控制：数字时代劳动者的工作自主性研究</w:t>
      </w:r>
      <w:r w:rsidRPr="00114B39">
        <w:rPr>
          <w:rFonts w:ascii="Times New Roman" w:eastAsia="宋体" w:hAnsi="Times New Roman" w:cs="Times New Roman" w:hint="eastAsia"/>
          <w:sz w:val="24"/>
        </w:rPr>
        <w:t>》，《中国软科学》第</w:t>
      </w:r>
      <w:r w:rsidRPr="00114B39">
        <w:rPr>
          <w:rFonts w:ascii="Times New Roman" w:eastAsia="宋体" w:hAnsi="Times New Roman" w:cs="Times New Roman" w:hint="eastAsia"/>
          <w:sz w:val="24"/>
        </w:rPr>
        <w:t>10</w:t>
      </w:r>
      <w:r w:rsidRPr="00114B39">
        <w:rPr>
          <w:rFonts w:ascii="Times New Roman" w:eastAsia="宋体" w:hAnsi="Times New Roman" w:cs="Times New Roman" w:hint="eastAsia"/>
          <w:sz w:val="24"/>
        </w:rPr>
        <w:t>期。</w:t>
      </w:r>
    </w:p>
    <w:p w14:paraId="2349A1FC" w14:textId="0CC3AACD" w:rsidR="008C1E88" w:rsidRPr="00114B39" w:rsidRDefault="008C1E88"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杜月，</w:t>
      </w:r>
      <w:r w:rsidRPr="00114B39">
        <w:rPr>
          <w:rFonts w:ascii="Times New Roman" w:eastAsia="宋体" w:hAnsi="Times New Roman" w:cs="Times New Roman" w:hint="eastAsia"/>
          <w:sz w:val="24"/>
        </w:rPr>
        <w:t>2020</w:t>
      </w:r>
      <w:r w:rsidRPr="00114B39">
        <w:rPr>
          <w:rFonts w:ascii="Times New Roman" w:eastAsia="宋体" w:hAnsi="Times New Roman" w:cs="Times New Roman" w:hint="eastAsia"/>
          <w:sz w:val="24"/>
        </w:rPr>
        <w:t>，《芝加哥舞女、中国洗衣工与北平囚犯：都市中的陌生人》，《社会》第</w:t>
      </w:r>
      <w:r w:rsidRPr="00114B39">
        <w:rPr>
          <w:rFonts w:ascii="Times New Roman" w:eastAsia="宋体" w:hAnsi="Times New Roman" w:cs="Times New Roman" w:hint="eastAsia"/>
          <w:sz w:val="24"/>
        </w:rPr>
        <w:t>4</w:t>
      </w:r>
      <w:r w:rsidRPr="00114B39">
        <w:rPr>
          <w:rFonts w:ascii="Times New Roman" w:eastAsia="宋体" w:hAnsi="Times New Roman" w:cs="Times New Roman" w:hint="eastAsia"/>
          <w:sz w:val="24"/>
        </w:rPr>
        <w:t>期。</w:t>
      </w:r>
    </w:p>
    <w:p w14:paraId="2E7062EF" w14:textId="77777777" w:rsidR="006820A7" w:rsidRPr="00114B39" w:rsidRDefault="00112161"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范柏乃</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盛中华</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w:t>
      </w:r>
      <w:r w:rsidRPr="00114B39">
        <w:rPr>
          <w:rFonts w:ascii="Times New Roman" w:eastAsia="宋体" w:hAnsi="Times New Roman" w:cs="Times New Roman"/>
          <w:sz w:val="24"/>
        </w:rPr>
        <w:t>022</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新时代我国基层党政干部行政动力的实际测度及激励机制研究</w:t>
      </w:r>
      <w:r w:rsidRPr="00114B39">
        <w:rPr>
          <w:rFonts w:ascii="Times New Roman" w:eastAsia="宋体" w:hAnsi="Times New Roman" w:cs="Times New Roman"/>
          <w:sz w:val="24"/>
        </w:rPr>
        <w:t>——</w:t>
      </w:r>
      <w:r w:rsidRPr="00114B39">
        <w:rPr>
          <w:rFonts w:ascii="Times New Roman" w:eastAsia="宋体" w:hAnsi="Times New Roman" w:cs="Times New Roman"/>
          <w:sz w:val="24"/>
        </w:rPr>
        <w:t>职业理想的中介作用和晋升前景的调节效应</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管理世界</w:t>
      </w:r>
      <w:r w:rsidRPr="00114B39">
        <w:rPr>
          <w:rFonts w:ascii="Times New Roman" w:eastAsia="宋体" w:hAnsi="Times New Roman" w:cs="Times New Roman" w:hint="eastAsia"/>
          <w:sz w:val="24"/>
        </w:rPr>
        <w:t>》第</w:t>
      </w:r>
      <w:r w:rsidRPr="00114B39">
        <w:rPr>
          <w:rFonts w:ascii="Times New Roman" w:eastAsia="宋体" w:hAnsi="Times New Roman" w:cs="Times New Roman" w:hint="eastAsia"/>
          <w:sz w:val="24"/>
        </w:rPr>
        <w:t>1</w:t>
      </w:r>
      <w:r w:rsidRPr="00114B39">
        <w:rPr>
          <w:rFonts w:ascii="Times New Roman" w:eastAsia="宋体" w:hAnsi="Times New Roman" w:cs="Times New Roman" w:hint="eastAsia"/>
          <w:sz w:val="24"/>
        </w:rPr>
        <w:t>期。</w:t>
      </w:r>
    </w:p>
    <w:p w14:paraId="7601F4BC" w14:textId="28904228" w:rsidR="006820A7" w:rsidRPr="00114B39" w:rsidRDefault="006820A7"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费孝通，</w:t>
      </w:r>
      <w:r w:rsidRPr="00114B39">
        <w:rPr>
          <w:rFonts w:ascii="Times New Roman" w:eastAsia="宋体" w:hAnsi="Times New Roman" w:cs="Times New Roman" w:hint="eastAsia"/>
          <w:sz w:val="24"/>
        </w:rPr>
        <w:t>2021</w:t>
      </w:r>
      <w:r w:rsidRPr="00114B39">
        <w:rPr>
          <w:rFonts w:ascii="Times New Roman" w:eastAsia="宋体" w:hAnsi="Times New Roman" w:cs="Times New Roman" w:hint="eastAsia"/>
          <w:sz w:val="24"/>
        </w:rPr>
        <w:t>，《禄村农田》，北京：生活</w:t>
      </w:r>
      <w:r w:rsidRPr="00114B39">
        <w:rPr>
          <w:rFonts w:ascii="Times New Roman" w:eastAsia="宋体" w:hAnsi="Times New Roman" w:cs="Times New Roman"/>
          <w:sz w:val="24"/>
        </w:rPr>
        <w:t>·</w:t>
      </w:r>
      <w:r w:rsidRPr="00114B39">
        <w:rPr>
          <w:rFonts w:ascii="Times New Roman" w:eastAsia="宋体" w:hAnsi="Times New Roman" w:cs="Times New Roman"/>
          <w:sz w:val="24"/>
        </w:rPr>
        <w:t>读书</w:t>
      </w:r>
      <w:r w:rsidRPr="00114B39">
        <w:rPr>
          <w:rFonts w:ascii="Times New Roman" w:eastAsia="宋体" w:hAnsi="Times New Roman" w:cs="Times New Roman"/>
          <w:sz w:val="24"/>
        </w:rPr>
        <w:t>·</w:t>
      </w:r>
      <w:r w:rsidRPr="00114B39">
        <w:rPr>
          <w:rFonts w:ascii="Times New Roman" w:eastAsia="宋体" w:hAnsi="Times New Roman" w:cs="Times New Roman" w:hint="eastAsia"/>
          <w:sz w:val="24"/>
        </w:rPr>
        <w:t>新知三联书店。</w:t>
      </w:r>
    </w:p>
    <w:p w14:paraId="774CAA12" w14:textId="782763B8" w:rsidR="001330EA" w:rsidRPr="00114B39" w:rsidRDefault="001330EA"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冯沁雪</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曹宇莲</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岳昌君</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2021</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专业兴趣会影响就业质量吗</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w:t>
      </w:r>
      <w:r w:rsidRPr="00114B39">
        <w:rPr>
          <w:rFonts w:ascii="Times New Roman" w:eastAsia="宋体" w:hAnsi="Times New Roman" w:cs="Times New Roman"/>
          <w:sz w:val="24"/>
        </w:rPr>
        <w:t>基于</w:t>
      </w:r>
      <w:r w:rsidRPr="00114B39">
        <w:rPr>
          <w:rFonts w:ascii="Times New Roman" w:eastAsia="宋体" w:hAnsi="Times New Roman" w:cs="Times New Roman"/>
          <w:sz w:val="24"/>
        </w:rPr>
        <w:t>2009-2019</w:t>
      </w:r>
      <w:r w:rsidRPr="00114B39">
        <w:rPr>
          <w:rFonts w:ascii="Times New Roman" w:eastAsia="宋体" w:hAnsi="Times New Roman" w:cs="Times New Roman"/>
          <w:sz w:val="24"/>
        </w:rPr>
        <w:t>年高校毕业生就业调查的实证研究</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教育与经济</w:t>
      </w:r>
      <w:r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4</w:t>
      </w:r>
      <w:r w:rsidRPr="00114B39">
        <w:rPr>
          <w:rFonts w:ascii="Times New Roman" w:eastAsia="宋体" w:hAnsi="Times New Roman" w:cs="Times New Roman" w:hint="eastAsia"/>
          <w:sz w:val="24"/>
        </w:rPr>
        <w:t>期。</w:t>
      </w:r>
    </w:p>
    <w:p w14:paraId="34A2F15C" w14:textId="70857C3C" w:rsidR="00EF5BA0" w:rsidRPr="00114B39" w:rsidRDefault="00EF5BA0" w:rsidP="00226256">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格雷伯，</w:t>
      </w:r>
      <w:r w:rsidRPr="00114B39">
        <w:rPr>
          <w:rFonts w:ascii="Times New Roman" w:eastAsia="宋体" w:hAnsi="Times New Roman" w:cs="Times New Roman" w:hint="eastAsia"/>
          <w:sz w:val="24"/>
        </w:rPr>
        <w:t>2022</w:t>
      </w:r>
      <w:r w:rsidRPr="00114B39">
        <w:rPr>
          <w:rFonts w:ascii="Times New Roman" w:eastAsia="宋体" w:hAnsi="Times New Roman" w:cs="Times New Roman" w:hint="eastAsia"/>
          <w:sz w:val="24"/>
        </w:rPr>
        <w:t>，《毫无意义的工作》，吕宇珺译，北京：中信出版社。</w:t>
      </w:r>
    </w:p>
    <w:p w14:paraId="21385B3E" w14:textId="4C667A1C" w:rsidR="002002EC" w:rsidRPr="00114B39" w:rsidRDefault="002002EC"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郭忠华</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2012</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劳动分工与个人自由</w:t>
      </w:r>
      <w:r w:rsidRPr="00114B39">
        <w:rPr>
          <w:rFonts w:ascii="Times New Roman" w:eastAsia="宋体" w:hAnsi="Times New Roman" w:cs="Times New Roman"/>
          <w:sz w:val="24"/>
        </w:rPr>
        <w:t>——</w:t>
      </w:r>
      <w:r w:rsidRPr="00114B39">
        <w:rPr>
          <w:rFonts w:ascii="Times New Roman" w:eastAsia="宋体" w:hAnsi="Times New Roman" w:cs="Times New Roman"/>
          <w:sz w:val="24"/>
        </w:rPr>
        <w:t>对马克思、涂尔干、韦伯思想的比较</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中山大学学报</w:t>
      </w:r>
      <w:r w:rsidR="008C0E70" w:rsidRPr="00114B39">
        <w:rPr>
          <w:rFonts w:ascii="Times New Roman" w:eastAsia="宋体" w:hAnsi="Times New Roman" w:cs="Times New Roman"/>
          <w:sz w:val="24"/>
        </w:rPr>
        <w:t>(</w:t>
      </w:r>
      <w:r w:rsidR="008C0E70" w:rsidRPr="00114B39">
        <w:rPr>
          <w:rFonts w:ascii="Times New Roman" w:eastAsia="宋体" w:hAnsi="Times New Roman" w:cs="Times New Roman"/>
          <w:sz w:val="24"/>
        </w:rPr>
        <w:t>社会科学版</w:t>
      </w:r>
      <w:r w:rsidR="008C0E70" w:rsidRPr="00114B39">
        <w:rPr>
          <w:rFonts w:ascii="Times New Roman" w:eastAsia="宋体" w:hAnsi="Times New Roman" w:cs="Times New Roman"/>
          <w:sz w:val="24"/>
        </w:rPr>
        <w:t>)</w:t>
      </w:r>
      <w:r w:rsidRPr="00114B39">
        <w:rPr>
          <w:rFonts w:ascii="Times New Roman" w:eastAsia="宋体" w:hAnsi="Times New Roman" w:cs="Times New Roman" w:hint="eastAsia"/>
          <w:sz w:val="24"/>
        </w:rPr>
        <w:t>》第</w:t>
      </w:r>
      <w:r w:rsidRPr="00114B39">
        <w:rPr>
          <w:rFonts w:ascii="Times New Roman" w:eastAsia="宋体" w:hAnsi="Times New Roman" w:cs="Times New Roman" w:hint="eastAsia"/>
          <w:sz w:val="24"/>
        </w:rPr>
        <w:t>5</w:t>
      </w:r>
      <w:r w:rsidRPr="00114B39">
        <w:rPr>
          <w:rFonts w:ascii="Times New Roman" w:eastAsia="宋体" w:hAnsi="Times New Roman" w:cs="Times New Roman" w:hint="eastAsia"/>
          <w:sz w:val="24"/>
        </w:rPr>
        <w:t>期。</w:t>
      </w:r>
    </w:p>
    <w:p w14:paraId="760EC230" w14:textId="470EF08F" w:rsidR="002E3AC6" w:rsidRPr="00114B39" w:rsidRDefault="002E3AC6"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何明洁、向南霓，</w:t>
      </w:r>
      <w:r w:rsidRPr="00114B39">
        <w:rPr>
          <w:rFonts w:ascii="Times New Roman" w:eastAsia="宋体" w:hAnsi="Times New Roman" w:cs="Times New Roman" w:hint="eastAsia"/>
          <w:sz w:val="24"/>
        </w:rPr>
        <w:t>2022</w:t>
      </w:r>
      <w:r w:rsidRPr="00114B39">
        <w:rPr>
          <w:rFonts w:ascii="Times New Roman" w:eastAsia="宋体" w:hAnsi="Times New Roman" w:cs="Times New Roman" w:hint="eastAsia"/>
          <w:sz w:val="24"/>
        </w:rPr>
        <w:t>，《个体化视角下的兴趣爱好与数字劳动》，《青年研究》第</w:t>
      </w:r>
      <w:r w:rsidRPr="00114B39">
        <w:rPr>
          <w:rFonts w:ascii="Times New Roman" w:eastAsia="宋体" w:hAnsi="Times New Roman" w:cs="Times New Roman" w:hint="eastAsia"/>
          <w:sz w:val="24"/>
        </w:rPr>
        <w:t>1</w:t>
      </w:r>
      <w:r w:rsidRPr="00114B39">
        <w:rPr>
          <w:rFonts w:ascii="Times New Roman" w:eastAsia="宋体" w:hAnsi="Times New Roman" w:cs="Times New Roman" w:hint="eastAsia"/>
          <w:sz w:val="24"/>
        </w:rPr>
        <w:t>期。</w:t>
      </w:r>
    </w:p>
    <w:p w14:paraId="347AE958" w14:textId="77777777" w:rsidR="006F2C74" w:rsidRPr="00114B39" w:rsidRDefault="001B02B1"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侯慧、何雪松，</w:t>
      </w:r>
      <w:r w:rsidRPr="00114B39">
        <w:rPr>
          <w:rFonts w:ascii="Times New Roman" w:eastAsia="宋体" w:hAnsi="Times New Roman" w:cs="Times New Roman" w:hint="eastAsia"/>
          <w:sz w:val="24"/>
        </w:rPr>
        <w:t>2020</w:t>
      </w:r>
      <w:r w:rsidRPr="00114B39">
        <w:rPr>
          <w:rFonts w:ascii="Times New Roman" w:eastAsia="宋体" w:hAnsi="Times New Roman" w:cs="Times New Roman" w:hint="eastAsia"/>
          <w:sz w:val="24"/>
        </w:rPr>
        <w:t>，《“不加班不成活”：互联网知识劳工的劳动体制》，《探索与争鸣》第</w:t>
      </w:r>
      <w:r w:rsidRPr="00114B39">
        <w:rPr>
          <w:rFonts w:ascii="Times New Roman" w:eastAsia="宋体" w:hAnsi="Times New Roman" w:cs="Times New Roman" w:hint="eastAsia"/>
          <w:sz w:val="24"/>
        </w:rPr>
        <w:t>5</w:t>
      </w:r>
      <w:r w:rsidRPr="00114B39">
        <w:rPr>
          <w:rFonts w:ascii="Times New Roman" w:eastAsia="宋体" w:hAnsi="Times New Roman" w:cs="Times New Roman" w:hint="eastAsia"/>
          <w:sz w:val="24"/>
        </w:rPr>
        <w:t>期。</w:t>
      </w:r>
    </w:p>
    <w:p w14:paraId="53C21FA8" w14:textId="77777777" w:rsidR="00CB6AEF" w:rsidRPr="00114B39" w:rsidRDefault="006F2C74"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胡安宁，</w:t>
      </w:r>
      <w:r w:rsidRPr="00114B39">
        <w:rPr>
          <w:rFonts w:ascii="Times New Roman" w:eastAsia="宋体" w:hAnsi="Times New Roman" w:cs="Times New Roman" w:hint="eastAsia"/>
          <w:sz w:val="24"/>
        </w:rPr>
        <w:t>2019</w:t>
      </w:r>
      <w:r w:rsidRPr="00114B39">
        <w:rPr>
          <w:rFonts w:ascii="Times New Roman" w:eastAsia="宋体" w:hAnsi="Times New Roman" w:cs="Times New Roman" w:hint="eastAsia"/>
          <w:sz w:val="24"/>
        </w:rPr>
        <w:t>，《主观变量解释主观变量：方法论辨析》，《社会》第</w:t>
      </w:r>
      <w:r w:rsidRPr="00114B39">
        <w:rPr>
          <w:rFonts w:ascii="Times New Roman" w:eastAsia="宋体" w:hAnsi="Times New Roman" w:cs="Times New Roman" w:hint="eastAsia"/>
          <w:sz w:val="24"/>
        </w:rPr>
        <w:t>3</w:t>
      </w:r>
      <w:r w:rsidRPr="00114B39">
        <w:rPr>
          <w:rFonts w:ascii="Times New Roman" w:eastAsia="宋体" w:hAnsi="Times New Roman" w:cs="Times New Roman" w:hint="eastAsia"/>
          <w:sz w:val="24"/>
        </w:rPr>
        <w:t>期。</w:t>
      </w:r>
    </w:p>
    <w:p w14:paraId="74D21873" w14:textId="6F1E22BA" w:rsidR="00CB6AEF" w:rsidRPr="00114B39" w:rsidRDefault="00CB6AEF"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黄斌欢，</w:t>
      </w:r>
      <w:r w:rsidRPr="00114B39">
        <w:rPr>
          <w:rFonts w:ascii="Times New Roman" w:eastAsia="宋体" w:hAnsi="Times New Roman" w:cs="Times New Roman" w:hint="eastAsia"/>
          <w:sz w:val="24"/>
        </w:rPr>
        <w:t>2013</w:t>
      </w:r>
      <w:r w:rsidRPr="00114B39">
        <w:rPr>
          <w:rFonts w:ascii="Times New Roman" w:eastAsia="宋体" w:hAnsi="Times New Roman" w:cs="Times New Roman" w:hint="eastAsia"/>
          <w:sz w:val="24"/>
        </w:rPr>
        <w:t>，《跳跃式换工——新生代农民工劳动体制与就业策略》，《清华社会学评论》第</w:t>
      </w:r>
      <w:r w:rsidRPr="00114B39">
        <w:rPr>
          <w:rFonts w:ascii="Times New Roman" w:eastAsia="宋体" w:hAnsi="Times New Roman" w:cs="Times New Roman" w:hint="eastAsia"/>
          <w:sz w:val="24"/>
        </w:rPr>
        <w:t>6</w:t>
      </w:r>
      <w:r w:rsidRPr="00114B39">
        <w:rPr>
          <w:rFonts w:ascii="Times New Roman" w:eastAsia="宋体" w:hAnsi="Times New Roman" w:cs="Times New Roman" w:hint="eastAsia"/>
          <w:sz w:val="24"/>
        </w:rPr>
        <w:t>期。</w:t>
      </w:r>
    </w:p>
    <w:p w14:paraId="7FCBE810" w14:textId="6ACA97EB" w:rsidR="00271FE6" w:rsidRPr="00114B39" w:rsidRDefault="00271FE6"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贾文娟，</w:t>
      </w:r>
      <w:r w:rsidRPr="00114B39">
        <w:rPr>
          <w:rFonts w:ascii="Times New Roman" w:eastAsia="宋体" w:hAnsi="Times New Roman" w:cs="Times New Roman" w:hint="eastAsia"/>
          <w:sz w:val="24"/>
        </w:rPr>
        <w:t>2022</w:t>
      </w:r>
      <w:r w:rsidRPr="00114B39">
        <w:rPr>
          <w:rFonts w:ascii="Times New Roman" w:eastAsia="宋体" w:hAnsi="Times New Roman" w:cs="Times New Roman" w:hint="eastAsia"/>
          <w:sz w:val="24"/>
        </w:rPr>
        <w:t>，《</w:t>
      </w:r>
      <w:r w:rsidR="00AF13DF" w:rsidRPr="00114B39">
        <w:rPr>
          <w:rFonts w:ascii="Times New Roman" w:eastAsia="宋体" w:hAnsi="Times New Roman" w:cs="Times New Roman" w:hint="eastAsia"/>
          <w:sz w:val="24"/>
        </w:rPr>
        <w:t>打工的重现？——</w:t>
      </w:r>
      <w:r w:rsidR="00AF13DF" w:rsidRPr="00114B39">
        <w:rPr>
          <w:rFonts w:ascii="Times New Roman" w:eastAsia="宋体" w:hAnsi="Times New Roman" w:cs="Times New Roman" w:hint="eastAsia"/>
          <w:sz w:val="24"/>
        </w:rPr>
        <w:t>S</w:t>
      </w:r>
      <w:r w:rsidR="00AF13DF" w:rsidRPr="00114B39">
        <w:rPr>
          <w:rFonts w:ascii="Times New Roman" w:eastAsia="宋体" w:hAnsi="Times New Roman" w:cs="Times New Roman" w:hint="eastAsia"/>
          <w:sz w:val="24"/>
        </w:rPr>
        <w:t>市人工智能产业基层程序员的劳动境遇、身份认同与行动选择</w:t>
      </w:r>
      <w:r w:rsidRPr="00114B39">
        <w:rPr>
          <w:rFonts w:ascii="Times New Roman" w:eastAsia="宋体" w:hAnsi="Times New Roman" w:cs="Times New Roman" w:hint="eastAsia"/>
          <w:sz w:val="24"/>
        </w:rPr>
        <w:t>》，《华东理工大学学报</w:t>
      </w:r>
      <w:r w:rsidRPr="00114B39">
        <w:rPr>
          <w:rFonts w:ascii="Times New Roman" w:eastAsia="宋体" w:hAnsi="Times New Roman" w:cs="Times New Roman"/>
          <w:sz w:val="24"/>
        </w:rPr>
        <w:t>(</w:t>
      </w:r>
      <w:r w:rsidRPr="00114B39">
        <w:rPr>
          <w:rFonts w:ascii="Times New Roman" w:eastAsia="宋体" w:hAnsi="Times New Roman" w:cs="Times New Roman" w:hint="eastAsia"/>
          <w:sz w:val="24"/>
        </w:rPr>
        <w:t>社会科学版</w:t>
      </w:r>
      <w:r w:rsidRPr="00114B39">
        <w:rPr>
          <w:rFonts w:ascii="Times New Roman" w:eastAsia="宋体" w:hAnsi="Times New Roman" w:cs="Times New Roman"/>
          <w:sz w:val="24"/>
        </w:rPr>
        <w:t>)</w:t>
      </w:r>
      <w:r w:rsidRPr="00114B39">
        <w:rPr>
          <w:rFonts w:ascii="Times New Roman" w:eastAsia="宋体" w:hAnsi="Times New Roman" w:cs="Times New Roman" w:hint="eastAsia"/>
          <w:sz w:val="24"/>
        </w:rPr>
        <w:t>》第</w:t>
      </w:r>
      <w:r w:rsidRPr="00114B39">
        <w:rPr>
          <w:rFonts w:ascii="Times New Roman" w:eastAsia="宋体" w:hAnsi="Times New Roman" w:cs="Times New Roman" w:hint="eastAsia"/>
          <w:sz w:val="24"/>
        </w:rPr>
        <w:t>6</w:t>
      </w:r>
      <w:r w:rsidRPr="00114B39">
        <w:rPr>
          <w:rFonts w:ascii="Times New Roman" w:eastAsia="宋体" w:hAnsi="Times New Roman" w:cs="Times New Roman" w:hint="eastAsia"/>
          <w:sz w:val="24"/>
        </w:rPr>
        <w:t>期。</w:t>
      </w:r>
    </w:p>
    <w:p w14:paraId="1515C8DF" w14:textId="77777777" w:rsidR="00AF2FB1" w:rsidRPr="00114B39" w:rsidRDefault="00870161"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贾文娟、海笑雨，</w:t>
      </w:r>
      <w:r w:rsidRPr="00114B39">
        <w:rPr>
          <w:rFonts w:ascii="Times New Roman" w:eastAsia="宋体" w:hAnsi="Times New Roman" w:cs="Times New Roman" w:hint="eastAsia"/>
          <w:sz w:val="24"/>
        </w:rPr>
        <w:t>2025</w:t>
      </w:r>
      <w:r w:rsidRPr="00114B39">
        <w:rPr>
          <w:rFonts w:ascii="Times New Roman" w:eastAsia="宋体" w:hAnsi="Times New Roman" w:cs="Times New Roman" w:hint="eastAsia"/>
          <w:sz w:val="24"/>
        </w:rPr>
        <w:t>，《青年软件工程师的不稳定劳动状况及行动逻辑》，《青年研究》第</w:t>
      </w:r>
      <w:r w:rsidRPr="00114B39">
        <w:rPr>
          <w:rFonts w:ascii="Times New Roman" w:eastAsia="宋体" w:hAnsi="Times New Roman" w:cs="Times New Roman" w:hint="eastAsia"/>
          <w:sz w:val="24"/>
        </w:rPr>
        <w:t>3</w:t>
      </w:r>
      <w:r w:rsidRPr="00114B39">
        <w:rPr>
          <w:rFonts w:ascii="Times New Roman" w:eastAsia="宋体" w:hAnsi="Times New Roman" w:cs="Times New Roman" w:hint="eastAsia"/>
          <w:sz w:val="24"/>
        </w:rPr>
        <w:t>期。</w:t>
      </w:r>
    </w:p>
    <w:p w14:paraId="0D0E544F" w14:textId="2C50AC72" w:rsidR="00511CFE" w:rsidRPr="00114B39" w:rsidRDefault="00511CFE"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lastRenderedPageBreak/>
        <w:t>贾文娟、颜文茜，</w:t>
      </w:r>
      <w:r w:rsidRPr="00114B39">
        <w:rPr>
          <w:rFonts w:ascii="Times New Roman" w:eastAsia="宋体" w:hAnsi="Times New Roman" w:cs="Times New Roman" w:hint="eastAsia"/>
          <w:sz w:val="24"/>
        </w:rPr>
        <w:t>2022</w:t>
      </w:r>
      <w:r w:rsidRPr="00114B39">
        <w:rPr>
          <w:rFonts w:ascii="Times New Roman" w:eastAsia="宋体" w:hAnsi="Times New Roman" w:cs="Times New Roman" w:hint="eastAsia"/>
          <w:sz w:val="24"/>
        </w:rPr>
        <w:t>，《认知劳动与数据标注中的劳动控制——以</w:t>
      </w:r>
      <w:r w:rsidRPr="00114B39">
        <w:rPr>
          <w:rFonts w:ascii="Times New Roman" w:eastAsia="宋体" w:hAnsi="Times New Roman" w:cs="Times New Roman" w:hint="eastAsia"/>
          <w:sz w:val="24"/>
        </w:rPr>
        <w:t>N</w:t>
      </w:r>
      <w:r w:rsidRPr="00114B39">
        <w:rPr>
          <w:rFonts w:ascii="Times New Roman" w:eastAsia="宋体" w:hAnsi="Times New Roman" w:cs="Times New Roman" w:hint="eastAsia"/>
          <w:sz w:val="24"/>
        </w:rPr>
        <w:t>人工智能为例》，《社会学研究》第</w:t>
      </w:r>
      <w:r w:rsidRPr="00114B39">
        <w:rPr>
          <w:rFonts w:ascii="Times New Roman" w:eastAsia="宋体" w:hAnsi="Times New Roman" w:cs="Times New Roman" w:hint="eastAsia"/>
          <w:sz w:val="24"/>
        </w:rPr>
        <w:t>5</w:t>
      </w:r>
      <w:r w:rsidRPr="00114B39">
        <w:rPr>
          <w:rFonts w:ascii="Times New Roman" w:eastAsia="宋体" w:hAnsi="Times New Roman" w:cs="Times New Roman" w:hint="eastAsia"/>
          <w:sz w:val="24"/>
        </w:rPr>
        <w:t>期。</w:t>
      </w:r>
    </w:p>
    <w:p w14:paraId="3F54EF1B" w14:textId="5BF03F9C" w:rsidR="00B264AB" w:rsidRPr="00114B39" w:rsidRDefault="00B264AB"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李培林、张翼，</w:t>
      </w:r>
      <w:r w:rsidRPr="00114B39">
        <w:rPr>
          <w:rFonts w:ascii="Times New Roman" w:eastAsia="宋体" w:hAnsi="Times New Roman" w:cs="Times New Roman" w:hint="eastAsia"/>
          <w:sz w:val="24"/>
        </w:rPr>
        <w:t>2008</w:t>
      </w:r>
      <w:r w:rsidRPr="00114B39">
        <w:rPr>
          <w:rFonts w:ascii="Times New Roman" w:eastAsia="宋体" w:hAnsi="Times New Roman" w:cs="Times New Roman" w:hint="eastAsia"/>
          <w:sz w:val="24"/>
        </w:rPr>
        <w:t>，《中国中产阶级的规模、认同和社会态度》，《社会》第</w:t>
      </w:r>
      <w:r w:rsidRPr="00114B39">
        <w:rPr>
          <w:rFonts w:ascii="Times New Roman" w:eastAsia="宋体" w:hAnsi="Times New Roman" w:cs="Times New Roman" w:hint="eastAsia"/>
          <w:sz w:val="24"/>
        </w:rPr>
        <w:t>2</w:t>
      </w:r>
      <w:r w:rsidRPr="00114B39">
        <w:rPr>
          <w:rFonts w:ascii="Times New Roman" w:eastAsia="宋体" w:hAnsi="Times New Roman" w:cs="Times New Roman" w:hint="eastAsia"/>
          <w:sz w:val="24"/>
        </w:rPr>
        <w:t>期。</w:t>
      </w:r>
    </w:p>
    <w:p w14:paraId="17AC36CF" w14:textId="7C66B0E6" w:rsidR="00E10FC2" w:rsidRPr="00114B39" w:rsidRDefault="00E10FC2"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李强</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刘杰</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2020</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在情怀之外</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互联网中小企业</w:t>
      </w:r>
      <w:r w:rsidRPr="00114B39">
        <w:rPr>
          <w:rFonts w:ascii="宋体" w:eastAsia="宋体" w:hAnsi="宋体" w:cs="Times New Roman"/>
          <w:sz w:val="24"/>
        </w:rPr>
        <w:t>“自愿加班”</w:t>
      </w:r>
      <w:r w:rsidRPr="00114B39">
        <w:rPr>
          <w:rFonts w:ascii="Times New Roman" w:eastAsia="宋体" w:hAnsi="Times New Roman" w:cs="Times New Roman"/>
          <w:sz w:val="24"/>
        </w:rPr>
        <w:t>的工厂政体研究</w:t>
      </w:r>
      <w:r w:rsidR="00CC1FEC" w:rsidRPr="00114B39">
        <w:rPr>
          <w:rFonts w:ascii="Times New Roman" w:eastAsia="宋体" w:hAnsi="Times New Roman" w:cs="Times New Roman" w:hint="eastAsia"/>
          <w:sz w:val="24"/>
        </w:rPr>
        <w:t>》，《</w:t>
      </w:r>
      <w:r w:rsidRPr="00114B39">
        <w:rPr>
          <w:rFonts w:ascii="Times New Roman" w:eastAsia="宋体" w:hAnsi="Times New Roman" w:cs="Times New Roman"/>
          <w:sz w:val="24"/>
        </w:rPr>
        <w:t>社会发展研究</w:t>
      </w:r>
      <w:r w:rsidR="00CC1FEC"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1</w:t>
      </w:r>
      <w:r w:rsidR="00CC1FEC" w:rsidRPr="00114B39">
        <w:rPr>
          <w:rFonts w:ascii="Times New Roman" w:eastAsia="宋体" w:hAnsi="Times New Roman" w:cs="Times New Roman" w:hint="eastAsia"/>
          <w:sz w:val="24"/>
        </w:rPr>
        <w:t>期。</w:t>
      </w:r>
    </w:p>
    <w:p w14:paraId="59B9228E" w14:textId="77777777" w:rsidR="004D48D4" w:rsidRPr="00114B39" w:rsidRDefault="004D48D4"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李晓天，</w:t>
      </w:r>
      <w:r w:rsidRPr="00114B39">
        <w:rPr>
          <w:rFonts w:ascii="Times New Roman" w:eastAsia="宋体" w:hAnsi="Times New Roman" w:cs="Times New Roman" w:hint="eastAsia"/>
          <w:sz w:val="24"/>
        </w:rPr>
        <w:t>2023a</w:t>
      </w:r>
      <w:r w:rsidRPr="00114B39">
        <w:rPr>
          <w:rFonts w:ascii="Times New Roman" w:eastAsia="宋体" w:hAnsi="Times New Roman" w:cs="Times New Roman" w:hint="eastAsia"/>
          <w:sz w:val="24"/>
        </w:rPr>
        <w:t>，《程序员工作的性别化——以中国信息技术产业为例》，《社会学研究》第</w:t>
      </w:r>
      <w:r w:rsidRPr="00114B39">
        <w:rPr>
          <w:rFonts w:ascii="Times New Roman" w:eastAsia="宋体" w:hAnsi="Times New Roman" w:cs="Times New Roman" w:hint="eastAsia"/>
          <w:sz w:val="24"/>
        </w:rPr>
        <w:t>3</w:t>
      </w:r>
      <w:r w:rsidRPr="00114B39">
        <w:rPr>
          <w:rFonts w:ascii="Times New Roman" w:eastAsia="宋体" w:hAnsi="Times New Roman" w:cs="Times New Roman" w:hint="eastAsia"/>
          <w:sz w:val="24"/>
        </w:rPr>
        <w:t>期。</w:t>
      </w:r>
    </w:p>
    <w:p w14:paraId="788FD658" w14:textId="77777777" w:rsidR="000D4DD0" w:rsidRPr="00114B39" w:rsidRDefault="004D48D4"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2023b</w:t>
      </w:r>
      <w:r w:rsidRPr="00114B39">
        <w:rPr>
          <w:rFonts w:ascii="Times New Roman" w:eastAsia="宋体" w:hAnsi="Times New Roman" w:cs="Times New Roman" w:hint="eastAsia"/>
          <w:sz w:val="24"/>
        </w:rPr>
        <w:t>，《劳动过程视角下的信息技术产业劳动者研究——理论回顾与发展方向》，《社会学评论》第</w:t>
      </w:r>
      <w:r w:rsidRPr="00114B39">
        <w:rPr>
          <w:rFonts w:ascii="Times New Roman" w:eastAsia="宋体" w:hAnsi="Times New Roman" w:cs="Times New Roman" w:hint="eastAsia"/>
          <w:sz w:val="24"/>
        </w:rPr>
        <w:t>1</w:t>
      </w:r>
      <w:r w:rsidRPr="00114B39">
        <w:rPr>
          <w:rFonts w:ascii="Times New Roman" w:eastAsia="宋体" w:hAnsi="Times New Roman" w:cs="Times New Roman" w:hint="eastAsia"/>
          <w:sz w:val="24"/>
        </w:rPr>
        <w:t>期。</w:t>
      </w:r>
    </w:p>
    <w:p w14:paraId="6EEC7BDF" w14:textId="411EEA0D" w:rsidR="000D4DD0" w:rsidRPr="00114B39" w:rsidRDefault="000D4DD0"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2022</w:t>
      </w:r>
      <w:r w:rsidRPr="00114B39">
        <w:rPr>
          <w:rFonts w:ascii="Times New Roman" w:eastAsia="宋体" w:hAnsi="Times New Roman" w:cs="Times New Roman" w:hint="eastAsia"/>
          <w:sz w:val="24"/>
        </w:rPr>
        <w:t>，《当“流动”成为“常态”：互联网行业青年劳动者的职业选择》，《中国青年研究》第</w:t>
      </w:r>
      <w:r w:rsidRPr="00114B39">
        <w:rPr>
          <w:rFonts w:ascii="Times New Roman" w:eastAsia="宋体" w:hAnsi="Times New Roman" w:cs="Times New Roman" w:hint="eastAsia"/>
          <w:sz w:val="24"/>
        </w:rPr>
        <w:t>6</w:t>
      </w:r>
      <w:r w:rsidRPr="00114B39">
        <w:rPr>
          <w:rFonts w:ascii="Times New Roman" w:eastAsia="宋体" w:hAnsi="Times New Roman" w:cs="Times New Roman" w:hint="eastAsia"/>
          <w:sz w:val="24"/>
        </w:rPr>
        <w:t>期。</w:t>
      </w:r>
    </w:p>
    <w:p w14:paraId="7CF35E17" w14:textId="77777777" w:rsidR="001A2E11" w:rsidRPr="00114B39" w:rsidRDefault="00395FD8"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梁萌，</w:t>
      </w:r>
      <w:r w:rsidRPr="00114B39">
        <w:rPr>
          <w:rFonts w:ascii="Times New Roman" w:eastAsia="宋体" w:hAnsi="Times New Roman" w:cs="Times New Roman" w:hint="eastAsia"/>
          <w:sz w:val="24"/>
        </w:rPr>
        <w:t>2019</w:t>
      </w:r>
      <w:r w:rsidRPr="00114B39">
        <w:rPr>
          <w:rFonts w:ascii="Times New Roman" w:eastAsia="宋体" w:hAnsi="Times New Roman" w:cs="Times New Roman" w:hint="eastAsia"/>
          <w:sz w:val="24"/>
        </w:rPr>
        <w:t>，《弹性工时制何以失效？——互联网企业工作压力机制的理论与实践研究》，《社会学评论》第</w:t>
      </w:r>
      <w:r w:rsidRPr="00114B39">
        <w:rPr>
          <w:rFonts w:ascii="Times New Roman" w:eastAsia="宋体" w:hAnsi="Times New Roman" w:cs="Times New Roman" w:hint="eastAsia"/>
          <w:sz w:val="24"/>
        </w:rPr>
        <w:t>3</w:t>
      </w:r>
      <w:r w:rsidRPr="00114B39">
        <w:rPr>
          <w:rFonts w:ascii="Times New Roman" w:eastAsia="宋体" w:hAnsi="Times New Roman" w:cs="Times New Roman" w:hint="eastAsia"/>
          <w:sz w:val="24"/>
        </w:rPr>
        <w:t>期。</w:t>
      </w:r>
    </w:p>
    <w:p w14:paraId="07C41CC0" w14:textId="5F41711F" w:rsidR="00CD2E72" w:rsidRPr="00114B39" w:rsidRDefault="004B32D6"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w:t>
      </w:r>
      <w:r w:rsidR="00CD2E72" w:rsidRPr="00114B39">
        <w:rPr>
          <w:rFonts w:ascii="Times New Roman" w:eastAsia="宋体" w:hAnsi="Times New Roman" w:cs="Times New Roman" w:hint="eastAsia"/>
          <w:sz w:val="24"/>
        </w:rPr>
        <w:t>，</w:t>
      </w:r>
      <w:r w:rsidR="00CD2E72" w:rsidRPr="00114B39">
        <w:rPr>
          <w:rFonts w:ascii="Times New Roman" w:eastAsia="宋体" w:hAnsi="Times New Roman" w:cs="Times New Roman" w:hint="eastAsia"/>
          <w:sz w:val="24"/>
        </w:rPr>
        <w:t>2015</w:t>
      </w:r>
      <w:r w:rsidR="00CD2E72" w:rsidRPr="00114B39">
        <w:rPr>
          <w:rFonts w:ascii="Times New Roman" w:eastAsia="宋体" w:hAnsi="Times New Roman" w:cs="Times New Roman" w:hint="eastAsia"/>
          <w:sz w:val="24"/>
        </w:rPr>
        <w:t>，《</w:t>
      </w:r>
      <w:r w:rsidR="00CD2E72" w:rsidRPr="00114B39">
        <w:rPr>
          <w:rFonts w:ascii="Times New Roman" w:eastAsia="宋体" w:hAnsi="Times New Roman" w:cs="Times New Roman"/>
          <w:sz w:val="24"/>
        </w:rPr>
        <w:t>知识劳动中的文化资本重塑</w:t>
      </w:r>
      <w:r w:rsidR="00CD2E72" w:rsidRPr="00114B39">
        <w:rPr>
          <w:rFonts w:ascii="Times New Roman" w:eastAsia="宋体" w:hAnsi="Times New Roman" w:cs="Times New Roman"/>
          <w:sz w:val="24"/>
        </w:rPr>
        <w:t>——</w:t>
      </w:r>
      <w:r w:rsidR="00CD2E72" w:rsidRPr="00114B39">
        <w:rPr>
          <w:rFonts w:ascii="Times New Roman" w:eastAsia="宋体" w:hAnsi="Times New Roman" w:cs="Times New Roman"/>
          <w:sz w:val="24"/>
        </w:rPr>
        <w:t>以</w:t>
      </w:r>
      <w:r w:rsidR="00CD2E72" w:rsidRPr="00114B39">
        <w:rPr>
          <w:rFonts w:ascii="Times New Roman" w:eastAsia="宋体" w:hAnsi="Times New Roman" w:cs="Times New Roman"/>
          <w:sz w:val="24"/>
        </w:rPr>
        <w:t>E</w:t>
      </w:r>
      <w:r w:rsidR="00CD2E72" w:rsidRPr="00114B39">
        <w:rPr>
          <w:rFonts w:ascii="Times New Roman" w:eastAsia="宋体" w:hAnsi="Times New Roman" w:cs="Times New Roman"/>
          <w:sz w:val="24"/>
        </w:rPr>
        <w:t>互联网公司为例</w:t>
      </w:r>
      <w:r w:rsidR="00CD2E72" w:rsidRPr="00114B39">
        <w:rPr>
          <w:rFonts w:ascii="Times New Roman" w:eastAsia="宋体" w:hAnsi="Times New Roman" w:cs="Times New Roman" w:hint="eastAsia"/>
          <w:sz w:val="24"/>
        </w:rPr>
        <w:t>》，《</w:t>
      </w:r>
      <w:r w:rsidR="00CD2E72" w:rsidRPr="00114B39">
        <w:rPr>
          <w:rFonts w:ascii="Times New Roman" w:eastAsia="宋体" w:hAnsi="Times New Roman" w:cs="Times New Roman"/>
          <w:sz w:val="24"/>
        </w:rPr>
        <w:t>社会发展研</w:t>
      </w:r>
      <w:r w:rsidR="00CD2E72" w:rsidRPr="00114B39">
        <w:rPr>
          <w:rFonts w:ascii="Times New Roman" w:eastAsia="宋体" w:hAnsi="Times New Roman" w:cs="Times New Roman" w:hint="eastAsia"/>
          <w:sz w:val="24"/>
        </w:rPr>
        <w:t>究》第</w:t>
      </w:r>
      <w:r w:rsidR="00CD2E72" w:rsidRPr="00114B39">
        <w:rPr>
          <w:rFonts w:ascii="Times New Roman" w:eastAsia="宋体" w:hAnsi="Times New Roman" w:cs="Times New Roman"/>
          <w:sz w:val="24"/>
        </w:rPr>
        <w:t>1</w:t>
      </w:r>
      <w:r w:rsidR="00CD2E72" w:rsidRPr="00114B39">
        <w:rPr>
          <w:rFonts w:ascii="Times New Roman" w:eastAsia="宋体" w:hAnsi="Times New Roman" w:cs="Times New Roman" w:hint="eastAsia"/>
          <w:sz w:val="24"/>
        </w:rPr>
        <w:t>期。</w:t>
      </w:r>
    </w:p>
    <w:p w14:paraId="6BF13131" w14:textId="77777777" w:rsidR="00C95F3A" w:rsidRPr="00114B39" w:rsidRDefault="009D403E"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柳建坤</w:t>
      </w:r>
      <w:r w:rsidR="00846859" w:rsidRPr="00114B39">
        <w:rPr>
          <w:rFonts w:ascii="Times New Roman" w:eastAsia="宋体" w:hAnsi="Times New Roman" w:cs="Times New Roman" w:hint="eastAsia"/>
          <w:sz w:val="24"/>
        </w:rPr>
        <w:t>、</w:t>
      </w:r>
      <w:r w:rsidRPr="00114B39">
        <w:rPr>
          <w:rFonts w:ascii="Times New Roman" w:eastAsia="宋体" w:hAnsi="Times New Roman" w:cs="Times New Roman"/>
          <w:sz w:val="24"/>
        </w:rPr>
        <w:t>许弘智</w:t>
      </w:r>
      <w:r w:rsidR="00846859" w:rsidRPr="00114B39">
        <w:rPr>
          <w:rFonts w:ascii="Times New Roman" w:eastAsia="宋体" w:hAnsi="Times New Roman" w:cs="Times New Roman" w:hint="eastAsia"/>
          <w:sz w:val="24"/>
        </w:rPr>
        <w:t>，</w:t>
      </w:r>
      <w:r w:rsidR="00846859" w:rsidRPr="00114B39">
        <w:rPr>
          <w:rFonts w:ascii="Times New Roman" w:eastAsia="宋体" w:hAnsi="Times New Roman" w:cs="Times New Roman" w:hint="eastAsia"/>
          <w:sz w:val="24"/>
        </w:rPr>
        <w:t>2019</w:t>
      </w:r>
      <w:r w:rsidR="00846859" w:rsidRPr="00114B39">
        <w:rPr>
          <w:rFonts w:ascii="Times New Roman" w:eastAsia="宋体" w:hAnsi="Times New Roman" w:cs="Times New Roman" w:hint="eastAsia"/>
          <w:sz w:val="24"/>
        </w:rPr>
        <w:t>，《</w:t>
      </w:r>
      <w:r w:rsidRPr="00114B39">
        <w:rPr>
          <w:rFonts w:ascii="Times New Roman" w:eastAsia="宋体" w:hAnsi="Times New Roman" w:cs="Times New Roman"/>
          <w:sz w:val="24"/>
        </w:rPr>
        <w:t>利益威胁、政府工作满意度与市民对进城农民的接纳意愿</w:t>
      </w:r>
      <w:r w:rsidR="00A85FB4" w:rsidRPr="00114B39">
        <w:rPr>
          <w:rFonts w:ascii="Times New Roman" w:eastAsia="宋体" w:hAnsi="Times New Roman" w:cs="Times New Roman"/>
          <w:sz w:val="24"/>
        </w:rPr>
        <w:t xml:space="preserve"> </w:t>
      </w:r>
      <w:r w:rsidRPr="00114B39">
        <w:rPr>
          <w:rFonts w:ascii="Times New Roman" w:eastAsia="宋体" w:hAnsi="Times New Roman" w:cs="Times New Roman"/>
          <w:sz w:val="24"/>
        </w:rPr>
        <w:t>基于</w:t>
      </w:r>
      <w:r w:rsidRPr="00114B39">
        <w:rPr>
          <w:rFonts w:ascii="Times New Roman" w:eastAsia="宋体" w:hAnsi="Times New Roman" w:cs="Times New Roman"/>
          <w:sz w:val="24"/>
        </w:rPr>
        <w:t>CSS2011</w:t>
      </w:r>
      <w:r w:rsidRPr="00114B39">
        <w:rPr>
          <w:rFonts w:ascii="Times New Roman" w:eastAsia="宋体" w:hAnsi="Times New Roman" w:cs="Times New Roman"/>
          <w:sz w:val="24"/>
        </w:rPr>
        <w:t>数据的实证分析</w:t>
      </w:r>
      <w:r w:rsidR="00846859" w:rsidRPr="00114B39">
        <w:rPr>
          <w:rFonts w:ascii="Times New Roman" w:eastAsia="宋体" w:hAnsi="Times New Roman" w:cs="Times New Roman" w:hint="eastAsia"/>
          <w:sz w:val="24"/>
        </w:rPr>
        <w:t>》，《</w:t>
      </w:r>
      <w:r w:rsidRPr="00114B39">
        <w:rPr>
          <w:rFonts w:ascii="Times New Roman" w:eastAsia="宋体" w:hAnsi="Times New Roman" w:cs="Times New Roman"/>
          <w:sz w:val="24"/>
        </w:rPr>
        <w:t>社会</w:t>
      </w:r>
      <w:r w:rsidR="00846859"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2</w:t>
      </w:r>
      <w:r w:rsidR="00846859" w:rsidRPr="00114B39">
        <w:rPr>
          <w:rFonts w:ascii="Times New Roman" w:eastAsia="宋体" w:hAnsi="Times New Roman" w:cs="Times New Roman" w:hint="eastAsia"/>
          <w:sz w:val="24"/>
        </w:rPr>
        <w:t>期。</w:t>
      </w:r>
    </w:p>
    <w:p w14:paraId="712F493C" w14:textId="529D17A3" w:rsidR="00A25C5C" w:rsidRPr="00114B39" w:rsidRDefault="00A25C5C"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刘昕亭，</w:t>
      </w:r>
      <w:r w:rsidRPr="00114B39">
        <w:rPr>
          <w:rFonts w:ascii="Times New Roman" w:eastAsia="宋体" w:hAnsi="Times New Roman" w:cs="Times New Roman" w:hint="eastAsia"/>
          <w:sz w:val="24"/>
        </w:rPr>
        <w:t>2020</w:t>
      </w:r>
      <w:r w:rsidRPr="00114B39">
        <w:rPr>
          <w:rFonts w:ascii="Times New Roman" w:eastAsia="宋体" w:hAnsi="Times New Roman" w:cs="Times New Roman" w:hint="eastAsia"/>
          <w:sz w:val="24"/>
        </w:rPr>
        <w:t>，《</w:t>
      </w:r>
      <w:r w:rsidR="00B43A5A" w:rsidRPr="00114B39">
        <w:rPr>
          <w:rFonts w:ascii="Times New Roman" w:eastAsia="宋体" w:hAnsi="Times New Roman" w:cs="Times New Roman" w:hint="eastAsia"/>
          <w:sz w:val="24"/>
        </w:rPr>
        <w:t>积极废人</w:t>
      </w:r>
      <w:r w:rsidRPr="00114B39">
        <w:rPr>
          <w:rFonts w:ascii="Times New Roman" w:eastAsia="宋体" w:hAnsi="Times New Roman" w:cs="Times New Roman" w:hint="eastAsia"/>
          <w:sz w:val="24"/>
        </w:rPr>
        <w:t>的痛快享乐与亚文化的抵抗式和解》，《探索与争鸣》第</w:t>
      </w:r>
      <w:r w:rsidRPr="00114B39">
        <w:rPr>
          <w:rFonts w:ascii="Times New Roman" w:eastAsia="宋体" w:hAnsi="Times New Roman" w:cs="Times New Roman" w:hint="eastAsia"/>
          <w:sz w:val="24"/>
        </w:rPr>
        <w:t>8</w:t>
      </w:r>
      <w:r w:rsidRPr="00114B39">
        <w:rPr>
          <w:rFonts w:ascii="Times New Roman" w:eastAsia="宋体" w:hAnsi="Times New Roman" w:cs="Times New Roman" w:hint="eastAsia"/>
          <w:sz w:val="24"/>
        </w:rPr>
        <w:t>期。</w:t>
      </w:r>
    </w:p>
    <w:p w14:paraId="636646BA" w14:textId="22D25652" w:rsidR="008D4C90" w:rsidRPr="00114B39" w:rsidRDefault="008D4C90"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罗斯琦</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2021</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超越</w:t>
      </w:r>
      <w:r w:rsidRPr="00114B39">
        <w:rPr>
          <w:rFonts w:ascii="宋体" w:eastAsia="宋体" w:hAnsi="宋体" w:cs="Times New Roman"/>
          <w:sz w:val="24"/>
        </w:rPr>
        <w:t>“劳动终结论”：“替代</w:t>
      </w:r>
      <w:r w:rsidRPr="00114B39">
        <w:rPr>
          <w:rFonts w:ascii="宋体" w:eastAsia="宋体" w:hAnsi="宋体" w:cs="Times New Roman" w:hint="eastAsia"/>
          <w:sz w:val="24"/>
        </w:rPr>
        <w:t>”</w:t>
      </w:r>
      <w:r w:rsidRPr="00114B39">
        <w:rPr>
          <w:rFonts w:ascii="宋体" w:eastAsia="宋体" w:hAnsi="宋体" w:cs="Times New Roman"/>
          <w:sz w:val="24"/>
        </w:rPr>
        <w:t>结果还是</w:t>
      </w:r>
      <w:r w:rsidRPr="00114B39">
        <w:rPr>
          <w:rFonts w:ascii="宋体" w:eastAsia="宋体" w:hAnsi="宋体" w:cs="Times New Roman" w:hint="eastAsia"/>
          <w:sz w:val="24"/>
        </w:rPr>
        <w:t>“</w:t>
      </w:r>
      <w:r w:rsidRPr="00114B39">
        <w:rPr>
          <w:rFonts w:ascii="宋体" w:eastAsia="宋体" w:hAnsi="宋体" w:cs="Times New Roman"/>
          <w:sz w:val="24"/>
        </w:rPr>
        <w:t>互补过程</w:t>
      </w:r>
      <w:r w:rsidRPr="00114B39">
        <w:rPr>
          <w:rFonts w:ascii="宋体" w:eastAsia="宋体" w:hAnsi="宋体" w:cs="Times New Roman" w:hint="eastAsia"/>
          <w:sz w:val="24"/>
        </w:rPr>
        <w:t>”</w:t>
      </w:r>
      <w:r w:rsidRPr="00114B39">
        <w:rPr>
          <w:rFonts w:ascii="Times New Roman" w:eastAsia="宋体" w:hAnsi="Times New Roman" w:cs="Times New Roman"/>
          <w:sz w:val="24"/>
        </w:rPr>
        <w:t>？</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关于技术与劳动的理论辨析</w:t>
      </w:r>
      <w:r w:rsidRPr="00114B39">
        <w:rPr>
          <w:rFonts w:ascii="Times New Roman" w:eastAsia="宋体" w:hAnsi="Times New Roman" w:cs="Times New Roman" w:hint="eastAsia"/>
          <w:sz w:val="24"/>
        </w:rPr>
        <w:t>》，《社会发展研究》第</w:t>
      </w:r>
      <w:r w:rsidRPr="00114B39">
        <w:rPr>
          <w:rFonts w:ascii="Times New Roman" w:eastAsia="宋体" w:hAnsi="Times New Roman" w:cs="Times New Roman" w:hint="eastAsia"/>
          <w:sz w:val="24"/>
        </w:rPr>
        <w:t>1</w:t>
      </w:r>
      <w:r w:rsidRPr="00114B39">
        <w:rPr>
          <w:rFonts w:ascii="Times New Roman" w:eastAsia="宋体" w:hAnsi="Times New Roman" w:cs="Times New Roman" w:hint="eastAsia"/>
          <w:sz w:val="24"/>
        </w:rPr>
        <w:t>期。</w:t>
      </w:r>
    </w:p>
    <w:p w14:paraId="06300140" w14:textId="77777777" w:rsidR="001A2E11" w:rsidRPr="00114B39" w:rsidRDefault="006026C7"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吕鹏</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刘学</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2020</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如何提升市场信心：企业家能力与营商环境获得感的效应分析</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社会学评论</w:t>
      </w:r>
      <w:r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5</w:t>
      </w:r>
      <w:r w:rsidRPr="00114B39">
        <w:rPr>
          <w:rFonts w:ascii="Times New Roman" w:eastAsia="宋体" w:hAnsi="Times New Roman" w:cs="Times New Roman" w:hint="eastAsia"/>
          <w:sz w:val="24"/>
        </w:rPr>
        <w:t>期。</w:t>
      </w:r>
    </w:p>
    <w:p w14:paraId="2D500B68" w14:textId="0A5D6080" w:rsidR="00D24D57" w:rsidRPr="00114B39" w:rsidRDefault="00D24D57" w:rsidP="00D24D57">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马克思，</w:t>
      </w:r>
      <w:r w:rsidRPr="00114B39">
        <w:rPr>
          <w:rFonts w:ascii="Times New Roman" w:eastAsia="宋体" w:hAnsi="Times New Roman" w:cs="Times New Roman" w:hint="eastAsia"/>
          <w:sz w:val="24"/>
        </w:rPr>
        <w:t>1985</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1844</w:t>
      </w:r>
      <w:r w:rsidRPr="00114B39">
        <w:rPr>
          <w:rFonts w:ascii="Times New Roman" w:eastAsia="宋体" w:hAnsi="Times New Roman" w:cs="Times New Roman" w:hint="eastAsia"/>
          <w:sz w:val="24"/>
        </w:rPr>
        <w:t>年经济学哲学手稿》，中共中央马克思恩格斯列宁斯大林著作编译局编译，北京：人民出版社。</w:t>
      </w:r>
    </w:p>
    <w:p w14:paraId="00B3F477" w14:textId="60C471AD" w:rsidR="009C4BDF" w:rsidRPr="00114B39" w:rsidRDefault="00870161" w:rsidP="000A0CE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马克思</w:t>
      </w:r>
      <w:r w:rsidR="000340DD" w:rsidRPr="00114B39">
        <w:rPr>
          <w:rFonts w:ascii="Times New Roman" w:eastAsia="宋体" w:hAnsi="Times New Roman" w:cs="Times New Roman" w:hint="eastAsia"/>
          <w:sz w:val="24"/>
        </w:rPr>
        <w:t>、恩格斯</w:t>
      </w:r>
      <w:r w:rsidRPr="00114B39">
        <w:rPr>
          <w:rFonts w:ascii="Times New Roman" w:eastAsia="宋体" w:hAnsi="Times New Roman" w:cs="Times New Roman" w:hint="eastAsia"/>
          <w:sz w:val="24"/>
        </w:rPr>
        <w:t>，</w:t>
      </w:r>
      <w:r w:rsidR="009C4BDF" w:rsidRPr="00114B39">
        <w:rPr>
          <w:rFonts w:ascii="Times New Roman" w:eastAsia="宋体" w:hAnsi="Times New Roman" w:cs="Times New Roman" w:hint="eastAsia"/>
          <w:sz w:val="24"/>
        </w:rPr>
        <w:t>2009</w:t>
      </w:r>
      <w:r w:rsidR="009C4BDF" w:rsidRPr="00114B39">
        <w:rPr>
          <w:rFonts w:ascii="Times New Roman" w:eastAsia="宋体" w:hAnsi="Times New Roman" w:cs="Times New Roman" w:hint="eastAsia"/>
          <w:sz w:val="24"/>
        </w:rPr>
        <w:t>，《德意志意识形态》，中共中央马克思恩格斯列宁斯大林著作编译局编译，北京：人民出版社。</w:t>
      </w:r>
    </w:p>
    <w:p w14:paraId="2F68CD53" w14:textId="02C90EFF" w:rsidR="006F658D" w:rsidRPr="00114B39" w:rsidRDefault="006F658D"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冉清文、孙丹青，</w:t>
      </w:r>
      <w:r w:rsidRPr="00114B39">
        <w:rPr>
          <w:rFonts w:ascii="Times New Roman" w:eastAsia="宋体" w:hAnsi="Times New Roman" w:cs="Times New Roman" w:hint="eastAsia"/>
          <w:sz w:val="24"/>
        </w:rPr>
        <w:t>2020</w:t>
      </w:r>
      <w:r w:rsidRPr="00114B39">
        <w:rPr>
          <w:rFonts w:ascii="Times New Roman" w:eastAsia="宋体" w:hAnsi="Times New Roman" w:cs="Times New Roman" w:hint="eastAsia"/>
          <w:sz w:val="24"/>
        </w:rPr>
        <w:t>，《新生代农民工</w:t>
      </w:r>
      <w:r w:rsidR="00225743" w:rsidRPr="00114B39">
        <w:rPr>
          <w:rFonts w:ascii="Times New Roman" w:eastAsia="宋体" w:hAnsi="Times New Roman" w:cs="Times New Roman" w:hint="eastAsia"/>
          <w:sz w:val="24"/>
        </w:rPr>
        <w:t>的</w:t>
      </w:r>
      <w:r w:rsidRPr="00114B39">
        <w:rPr>
          <w:rFonts w:ascii="Times New Roman" w:eastAsia="宋体" w:hAnsi="Times New Roman" w:cs="Times New Roman" w:hint="eastAsia"/>
          <w:sz w:val="24"/>
        </w:rPr>
        <w:t>特点与面临的新挑战》，《农业经济》第</w:t>
      </w:r>
      <w:r w:rsidRPr="00114B39">
        <w:rPr>
          <w:rFonts w:ascii="Times New Roman" w:eastAsia="宋体" w:hAnsi="Times New Roman" w:cs="Times New Roman" w:hint="eastAsia"/>
          <w:sz w:val="24"/>
        </w:rPr>
        <w:t>12</w:t>
      </w:r>
      <w:r w:rsidRPr="00114B39">
        <w:rPr>
          <w:rFonts w:ascii="Times New Roman" w:eastAsia="宋体" w:hAnsi="Times New Roman" w:cs="Times New Roman" w:hint="eastAsia"/>
          <w:sz w:val="24"/>
        </w:rPr>
        <w:t>期。</w:t>
      </w:r>
    </w:p>
    <w:p w14:paraId="62B5B397" w14:textId="37B66B59" w:rsidR="005003B8" w:rsidRPr="00114B39" w:rsidRDefault="005003B8"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沈锦浩</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2021</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互联网技术与网约工抗争的消解</w:t>
      </w:r>
      <w:r w:rsidRPr="00114B39">
        <w:rPr>
          <w:rFonts w:ascii="Times New Roman" w:eastAsia="宋体" w:hAnsi="Times New Roman" w:cs="Times New Roman"/>
          <w:sz w:val="24"/>
        </w:rPr>
        <w:t>——</w:t>
      </w:r>
      <w:r w:rsidRPr="00114B39">
        <w:rPr>
          <w:rFonts w:ascii="Times New Roman" w:eastAsia="宋体" w:hAnsi="Times New Roman" w:cs="Times New Roman"/>
          <w:sz w:val="24"/>
        </w:rPr>
        <w:t>一项关于外卖行业用工模式的实证研究</w:t>
      </w:r>
      <w:r w:rsidRPr="00114B39">
        <w:rPr>
          <w:rFonts w:ascii="Times New Roman" w:eastAsia="宋体" w:hAnsi="Times New Roman" w:cs="Times New Roman" w:hint="eastAsia"/>
          <w:sz w:val="24"/>
        </w:rPr>
        <w:t>》，《电子政务》第</w:t>
      </w:r>
      <w:r w:rsidRPr="00114B39">
        <w:rPr>
          <w:rFonts w:ascii="Times New Roman" w:eastAsia="宋体" w:hAnsi="Times New Roman" w:cs="Times New Roman" w:hint="eastAsia"/>
          <w:sz w:val="24"/>
        </w:rPr>
        <w:t>1</w:t>
      </w:r>
      <w:r w:rsidRPr="00114B39">
        <w:rPr>
          <w:rFonts w:ascii="Times New Roman" w:eastAsia="宋体" w:hAnsi="Times New Roman" w:cs="Times New Roman" w:hint="eastAsia"/>
          <w:sz w:val="24"/>
        </w:rPr>
        <w:t>期。</w:t>
      </w:r>
    </w:p>
    <w:p w14:paraId="2640AFA6" w14:textId="2C78F729" w:rsidR="00A2251C" w:rsidRPr="00114B39" w:rsidRDefault="00A2251C"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沈原，</w:t>
      </w:r>
      <w:r w:rsidRPr="00114B39">
        <w:rPr>
          <w:rFonts w:ascii="Times New Roman" w:eastAsia="宋体" w:hAnsi="Times New Roman" w:cs="Times New Roman" w:hint="eastAsia"/>
          <w:sz w:val="24"/>
        </w:rPr>
        <w:t>2020</w:t>
      </w:r>
      <w:r w:rsidRPr="00114B39">
        <w:rPr>
          <w:rFonts w:ascii="Times New Roman" w:eastAsia="宋体" w:hAnsi="Times New Roman" w:cs="Times New Roman" w:hint="eastAsia"/>
          <w:sz w:val="24"/>
        </w:rPr>
        <w:t>，《</w:t>
      </w:r>
      <w:r w:rsidR="00DF2224" w:rsidRPr="00114B39">
        <w:rPr>
          <w:rFonts w:ascii="Times New Roman" w:eastAsia="宋体" w:hAnsi="Times New Roman" w:cs="Times New Roman" w:hint="eastAsia"/>
          <w:sz w:val="24"/>
        </w:rPr>
        <w:t>劳工</w:t>
      </w:r>
      <w:r w:rsidRPr="00114B39">
        <w:rPr>
          <w:rFonts w:ascii="Times New Roman" w:eastAsia="宋体" w:hAnsi="Times New Roman" w:cs="Times New Roman" w:hint="eastAsia"/>
          <w:sz w:val="24"/>
        </w:rPr>
        <w:t>社会学三十年》，《社会学评论》第</w:t>
      </w:r>
      <w:r w:rsidR="00DF2224" w:rsidRPr="00114B39">
        <w:rPr>
          <w:rFonts w:ascii="Times New Roman" w:eastAsia="宋体" w:hAnsi="Times New Roman" w:cs="Times New Roman" w:hint="eastAsia"/>
          <w:sz w:val="24"/>
        </w:rPr>
        <w:t>5</w:t>
      </w:r>
      <w:r w:rsidRPr="00114B39">
        <w:rPr>
          <w:rFonts w:ascii="Times New Roman" w:eastAsia="宋体" w:hAnsi="Times New Roman" w:cs="Times New Roman" w:hint="eastAsia"/>
          <w:sz w:val="24"/>
        </w:rPr>
        <w:t>期。</w:t>
      </w:r>
    </w:p>
    <w:p w14:paraId="0A8F4067" w14:textId="262AADCA" w:rsidR="00100220" w:rsidRPr="00114B39" w:rsidRDefault="00100220"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苏国勋</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2007</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马克斯</w:t>
      </w:r>
      <w:r w:rsidRPr="00114B39">
        <w:rPr>
          <w:rFonts w:ascii="Times New Roman" w:eastAsia="宋体" w:hAnsi="Times New Roman" w:cs="Times New Roman"/>
          <w:sz w:val="24"/>
        </w:rPr>
        <w:t>·</w:t>
      </w:r>
      <w:r w:rsidRPr="00114B39">
        <w:rPr>
          <w:rFonts w:ascii="Times New Roman" w:eastAsia="宋体" w:hAnsi="Times New Roman" w:cs="Times New Roman"/>
          <w:sz w:val="24"/>
        </w:rPr>
        <w:t>韦伯</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基于中国语境的再研究</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社会</w:t>
      </w:r>
      <w:r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5</w:t>
      </w:r>
      <w:r w:rsidRPr="00114B39">
        <w:rPr>
          <w:rFonts w:ascii="Times New Roman" w:eastAsia="宋体" w:hAnsi="Times New Roman" w:cs="Times New Roman" w:hint="eastAsia"/>
          <w:sz w:val="24"/>
        </w:rPr>
        <w:t>期。</w:t>
      </w:r>
    </w:p>
    <w:p w14:paraId="1401A05E" w14:textId="77777777" w:rsidR="00D25ECB" w:rsidRPr="00114B39" w:rsidRDefault="00CB763E"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孙萍，</w:t>
      </w:r>
      <w:r w:rsidRPr="00114B39">
        <w:rPr>
          <w:rFonts w:ascii="Times New Roman" w:eastAsia="宋体" w:hAnsi="Times New Roman" w:cs="Times New Roman" w:hint="eastAsia"/>
          <w:sz w:val="24"/>
        </w:rPr>
        <w:t>2019</w:t>
      </w:r>
      <w:r w:rsidRPr="00114B39">
        <w:rPr>
          <w:rFonts w:ascii="Times New Roman" w:eastAsia="宋体" w:hAnsi="Times New Roman" w:cs="Times New Roman" w:hint="eastAsia"/>
          <w:sz w:val="24"/>
        </w:rPr>
        <w:t>，《</w:t>
      </w:r>
      <w:r w:rsidR="00094783" w:rsidRPr="00114B39">
        <w:rPr>
          <w:rFonts w:ascii="Times New Roman" w:eastAsia="宋体" w:hAnsi="Times New Roman" w:cs="Times New Roman" w:hint="eastAsia"/>
          <w:sz w:val="24"/>
        </w:rPr>
        <w:t>技术、性别与身份认同——</w:t>
      </w:r>
      <w:r w:rsidR="00094783" w:rsidRPr="00114B39">
        <w:rPr>
          <w:rFonts w:ascii="Times New Roman" w:eastAsia="宋体" w:hAnsi="Times New Roman" w:cs="Times New Roman" w:hint="eastAsia"/>
          <w:sz w:val="24"/>
        </w:rPr>
        <w:t>IT</w:t>
      </w:r>
      <w:r w:rsidR="00094783" w:rsidRPr="00114B39">
        <w:rPr>
          <w:rFonts w:ascii="Times New Roman" w:eastAsia="宋体" w:hAnsi="Times New Roman" w:cs="Times New Roman" w:hint="eastAsia"/>
          <w:sz w:val="24"/>
        </w:rPr>
        <w:t>女性程序员的性别边界协商</w:t>
      </w:r>
      <w:r w:rsidRPr="00114B39">
        <w:rPr>
          <w:rFonts w:ascii="Times New Roman" w:eastAsia="宋体" w:hAnsi="Times New Roman" w:cs="Times New Roman" w:hint="eastAsia"/>
          <w:sz w:val="24"/>
        </w:rPr>
        <w:t>》，《社会学评论》第</w:t>
      </w:r>
      <w:r w:rsidRPr="00114B39">
        <w:rPr>
          <w:rFonts w:ascii="Times New Roman" w:eastAsia="宋体" w:hAnsi="Times New Roman" w:cs="Times New Roman" w:hint="eastAsia"/>
          <w:sz w:val="24"/>
        </w:rPr>
        <w:t>2</w:t>
      </w:r>
      <w:r w:rsidRPr="00114B39">
        <w:rPr>
          <w:rFonts w:ascii="Times New Roman" w:eastAsia="宋体" w:hAnsi="Times New Roman" w:cs="Times New Roman" w:hint="eastAsia"/>
          <w:sz w:val="24"/>
        </w:rPr>
        <w:t>期。</w:t>
      </w:r>
    </w:p>
    <w:p w14:paraId="22E64C6F" w14:textId="1F8BD5F0" w:rsidR="00D25ECB" w:rsidRPr="00114B39" w:rsidRDefault="00D25ECB"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2018</w:t>
      </w:r>
      <w:r w:rsidRPr="00114B39">
        <w:rPr>
          <w:rFonts w:ascii="Times New Roman" w:eastAsia="宋体" w:hAnsi="Times New Roman" w:cs="Times New Roman" w:hint="eastAsia"/>
          <w:sz w:val="24"/>
        </w:rPr>
        <w:t>，《知识劳工、身份认同与传播实践：理解中国</w:t>
      </w:r>
      <w:r w:rsidRPr="00114B39">
        <w:rPr>
          <w:rFonts w:ascii="Times New Roman" w:eastAsia="宋体" w:hAnsi="Times New Roman" w:cs="Times New Roman" w:hint="eastAsia"/>
          <w:sz w:val="24"/>
        </w:rPr>
        <w:t>IT</w:t>
      </w:r>
      <w:r w:rsidRPr="00114B39">
        <w:rPr>
          <w:rFonts w:ascii="Times New Roman" w:eastAsia="宋体" w:hAnsi="Times New Roman" w:cs="Times New Roman" w:hint="eastAsia"/>
          <w:sz w:val="24"/>
        </w:rPr>
        <w:t>程序员》，《全球传媒学刊》第</w:t>
      </w:r>
      <w:r w:rsidRPr="00114B39">
        <w:rPr>
          <w:rFonts w:ascii="Times New Roman" w:eastAsia="宋体" w:hAnsi="Times New Roman" w:cs="Times New Roman" w:hint="eastAsia"/>
          <w:sz w:val="24"/>
        </w:rPr>
        <w:t>4</w:t>
      </w:r>
      <w:r w:rsidRPr="00114B39">
        <w:rPr>
          <w:rFonts w:ascii="Times New Roman" w:eastAsia="宋体" w:hAnsi="Times New Roman" w:cs="Times New Roman" w:hint="eastAsia"/>
          <w:sz w:val="24"/>
        </w:rPr>
        <w:t>期。</w:t>
      </w:r>
    </w:p>
    <w:p w14:paraId="611D02E2" w14:textId="77777777" w:rsidR="00876919" w:rsidRPr="00114B39" w:rsidRDefault="0090572E"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王程韡</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杨坤韵</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2019</w:t>
      </w:r>
      <w:r w:rsidRPr="00114B39">
        <w:rPr>
          <w:rFonts w:ascii="Times New Roman" w:eastAsia="宋体" w:hAnsi="Times New Roman" w:cs="Times New Roman" w:hint="eastAsia"/>
          <w:sz w:val="24"/>
        </w:rPr>
        <w:t>，《进取与迷失：程序员实习生的职业生活》，《社会》第</w:t>
      </w:r>
      <w:r w:rsidRPr="00114B39">
        <w:rPr>
          <w:rFonts w:ascii="Times New Roman" w:eastAsia="宋体" w:hAnsi="Times New Roman" w:cs="Times New Roman" w:hint="eastAsia"/>
          <w:sz w:val="24"/>
        </w:rPr>
        <w:t>3</w:t>
      </w:r>
      <w:r w:rsidRPr="00114B39">
        <w:rPr>
          <w:rFonts w:ascii="Times New Roman" w:eastAsia="宋体" w:hAnsi="Times New Roman" w:cs="Times New Roman" w:hint="eastAsia"/>
          <w:sz w:val="24"/>
        </w:rPr>
        <w:lastRenderedPageBreak/>
        <w:t>期。</w:t>
      </w:r>
    </w:p>
    <w:p w14:paraId="0D7D6FD1" w14:textId="5045C7D1" w:rsidR="00876919" w:rsidRPr="00114B39" w:rsidRDefault="00876919"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王金水</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方长春</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w:t>
      </w:r>
      <w:r w:rsidRPr="00114B39">
        <w:rPr>
          <w:rFonts w:ascii="Times New Roman" w:eastAsia="宋体" w:hAnsi="Times New Roman" w:cs="Times New Roman"/>
          <w:sz w:val="24"/>
        </w:rPr>
        <w:t>022</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提高工资还是减少加班</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当代青年工作满意度的体制差异</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中国青年研究</w:t>
      </w:r>
      <w:r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1</w:t>
      </w:r>
      <w:r w:rsidRPr="00114B39">
        <w:rPr>
          <w:rFonts w:ascii="Times New Roman" w:eastAsia="宋体" w:hAnsi="Times New Roman" w:cs="Times New Roman" w:hint="eastAsia"/>
          <w:sz w:val="24"/>
        </w:rPr>
        <w:t>期。</w:t>
      </w:r>
    </w:p>
    <w:p w14:paraId="2ACE0E84" w14:textId="2F73BADE" w:rsidR="00886648" w:rsidRPr="00114B39" w:rsidRDefault="00886648"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王利平、赵启琛，</w:t>
      </w:r>
      <w:r w:rsidRPr="00114B39">
        <w:rPr>
          <w:rFonts w:ascii="Times New Roman" w:eastAsia="宋体" w:hAnsi="Times New Roman" w:cs="Times New Roman" w:hint="eastAsia"/>
          <w:sz w:val="24"/>
        </w:rPr>
        <w:t>2022</w:t>
      </w:r>
      <w:r w:rsidRPr="00114B39">
        <w:rPr>
          <w:rFonts w:ascii="Times New Roman" w:eastAsia="宋体" w:hAnsi="Times New Roman" w:cs="Times New Roman" w:hint="eastAsia"/>
          <w:sz w:val="24"/>
        </w:rPr>
        <w:t>，《兴趣与行动意义的生成：从反思实用主义看杜威的教育思想》，《社会》第</w:t>
      </w:r>
      <w:r w:rsidRPr="00114B39">
        <w:rPr>
          <w:rFonts w:ascii="Times New Roman" w:eastAsia="宋体" w:hAnsi="Times New Roman" w:cs="Times New Roman" w:hint="eastAsia"/>
          <w:sz w:val="24"/>
        </w:rPr>
        <w:t>5</w:t>
      </w:r>
      <w:r w:rsidRPr="00114B39">
        <w:rPr>
          <w:rFonts w:ascii="Times New Roman" w:eastAsia="宋体" w:hAnsi="Times New Roman" w:cs="Times New Roman" w:hint="eastAsia"/>
          <w:sz w:val="24"/>
        </w:rPr>
        <w:t>期。</w:t>
      </w:r>
    </w:p>
    <w:p w14:paraId="24F86234" w14:textId="5D24BF15" w:rsidR="00136BDB" w:rsidRPr="00114B39" w:rsidRDefault="00136BDB" w:rsidP="00AE238F">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王林辉、胡晟明、董直庆，</w:t>
      </w:r>
      <w:r w:rsidRPr="00114B39">
        <w:rPr>
          <w:rFonts w:ascii="Times New Roman" w:eastAsia="宋体" w:hAnsi="Times New Roman" w:cs="Times New Roman"/>
          <w:sz w:val="24"/>
        </w:rPr>
        <w:t>2022</w:t>
      </w:r>
      <w:r w:rsidRPr="00114B39">
        <w:rPr>
          <w:rFonts w:ascii="Times New Roman" w:eastAsia="宋体" w:hAnsi="Times New Roman" w:cs="Times New Roman" w:hint="eastAsia"/>
          <w:sz w:val="24"/>
        </w:rPr>
        <w:t>，《人工智能技术、任务属性与职业可替代性风险：来自微观层面的经验证据》，《管理世界》第</w:t>
      </w:r>
      <w:r w:rsidRPr="00114B39">
        <w:rPr>
          <w:rFonts w:ascii="Times New Roman" w:eastAsia="宋体" w:hAnsi="Times New Roman" w:cs="Times New Roman"/>
          <w:sz w:val="24"/>
        </w:rPr>
        <w:t>7</w:t>
      </w:r>
      <w:r w:rsidRPr="00114B39">
        <w:rPr>
          <w:rFonts w:ascii="Times New Roman" w:eastAsia="宋体" w:hAnsi="Times New Roman" w:cs="Times New Roman" w:hint="eastAsia"/>
          <w:sz w:val="24"/>
        </w:rPr>
        <w:t>期。</w:t>
      </w:r>
    </w:p>
    <w:p w14:paraId="6AF4253E" w14:textId="4125E6CF" w:rsidR="00DE32FD" w:rsidRPr="00114B39" w:rsidRDefault="00DE32FD" w:rsidP="00AE238F">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王宁，</w:t>
      </w:r>
      <w:r w:rsidRPr="00114B39">
        <w:rPr>
          <w:rFonts w:ascii="Times New Roman" w:eastAsia="宋体" w:hAnsi="Times New Roman" w:cs="Times New Roman" w:hint="eastAsia"/>
          <w:sz w:val="24"/>
        </w:rPr>
        <w:t>2009</w:t>
      </w:r>
      <w:r w:rsidRPr="00114B39">
        <w:rPr>
          <w:rFonts w:ascii="Times New Roman" w:eastAsia="宋体" w:hAnsi="Times New Roman" w:cs="Times New Roman" w:hint="eastAsia"/>
          <w:sz w:val="24"/>
        </w:rPr>
        <w:t>，《从苦行者社会到消费者社会》，北京：社会科学文献出版社。</w:t>
      </w:r>
    </w:p>
    <w:p w14:paraId="52888173" w14:textId="615E65C5" w:rsidR="001A0ED6" w:rsidRPr="00114B39" w:rsidRDefault="001A0ED6" w:rsidP="001A0ED6">
      <w:pPr>
        <w:spacing w:line="276" w:lineRule="auto"/>
        <w:rPr>
          <w:rFonts w:ascii="Times New Roman" w:eastAsia="宋体" w:hAnsi="Times New Roman" w:cs="Times New Roman"/>
          <w:sz w:val="24"/>
        </w:rPr>
      </w:pPr>
      <w:r w:rsidRPr="00114B39">
        <w:rPr>
          <w:rFonts w:ascii="Times New Roman" w:eastAsia="宋体" w:hAnsi="Times New Roman" w:cs="Times New Roman" w:hint="eastAsia"/>
          <w:sz w:val="24"/>
        </w:rPr>
        <w:t>王欧，</w:t>
      </w:r>
      <w:r w:rsidRPr="00114B39">
        <w:rPr>
          <w:rFonts w:ascii="Times New Roman" w:eastAsia="宋体" w:hAnsi="Times New Roman" w:cs="Times New Roman" w:hint="eastAsia"/>
          <w:sz w:val="24"/>
        </w:rPr>
        <w:t>2022</w:t>
      </w:r>
      <w:r w:rsidRPr="00114B39">
        <w:rPr>
          <w:rFonts w:ascii="Times New Roman" w:eastAsia="宋体" w:hAnsi="Times New Roman" w:cs="Times New Roman" w:hint="eastAsia"/>
          <w:sz w:val="24"/>
        </w:rPr>
        <w:t>，《</w:t>
      </w:r>
      <w:r w:rsidR="00FD674F" w:rsidRPr="00114B39">
        <w:rPr>
          <w:rFonts w:ascii="Times New Roman" w:eastAsia="宋体" w:hAnsi="Times New Roman" w:cs="Times New Roman" w:hint="eastAsia"/>
          <w:sz w:val="24"/>
        </w:rPr>
        <w:t>家庭化与新生代农民工生活方式转型</w:t>
      </w:r>
      <w:r w:rsidRPr="00114B39">
        <w:rPr>
          <w:rFonts w:ascii="Times New Roman" w:eastAsia="宋体" w:hAnsi="Times New Roman" w:cs="Times New Roman" w:hint="eastAsia"/>
          <w:sz w:val="24"/>
        </w:rPr>
        <w:t>》，《社会学研究》第</w:t>
      </w:r>
      <w:r w:rsidR="00FD674F" w:rsidRPr="00114B39">
        <w:rPr>
          <w:rFonts w:ascii="Times New Roman" w:eastAsia="宋体" w:hAnsi="Times New Roman" w:cs="Times New Roman" w:hint="eastAsia"/>
          <w:sz w:val="24"/>
        </w:rPr>
        <w:t>1</w:t>
      </w:r>
      <w:r w:rsidRPr="00114B39">
        <w:rPr>
          <w:rFonts w:ascii="Times New Roman" w:eastAsia="宋体" w:hAnsi="Times New Roman" w:cs="Times New Roman" w:hint="eastAsia"/>
          <w:sz w:val="24"/>
        </w:rPr>
        <w:t>期。</w:t>
      </w:r>
    </w:p>
    <w:p w14:paraId="2209180E" w14:textId="77777777" w:rsidR="00E823B3" w:rsidRPr="00114B39" w:rsidRDefault="00625FE5"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王天夫、闫泽华、孙百承</w:t>
      </w:r>
      <w:r w:rsidR="00206FCA" w:rsidRPr="00114B39">
        <w:rPr>
          <w:rFonts w:ascii="Times New Roman" w:eastAsia="宋体" w:hAnsi="Times New Roman" w:cs="Times New Roman" w:hint="eastAsia"/>
          <w:sz w:val="24"/>
        </w:rPr>
        <w:t>等</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2024</w:t>
      </w:r>
      <w:r w:rsidRPr="00114B39">
        <w:rPr>
          <w:rFonts w:ascii="Times New Roman" w:eastAsia="宋体" w:hAnsi="Times New Roman" w:cs="Times New Roman" w:hint="eastAsia"/>
          <w:sz w:val="24"/>
        </w:rPr>
        <w:t>，《中国软件工程师：工作、生活与观念》，北京：社会科学文献出版社。</w:t>
      </w:r>
    </w:p>
    <w:p w14:paraId="4481BCA4" w14:textId="295EF91F" w:rsidR="00392992" w:rsidRPr="00114B39" w:rsidRDefault="00392992"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王潇</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2025</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高水平科技创新中两种资本与工程师技能的关系研究</w:t>
      </w:r>
      <w:r w:rsidRPr="00114B39">
        <w:rPr>
          <w:rFonts w:ascii="Times New Roman" w:eastAsia="宋体" w:hAnsi="Times New Roman" w:cs="Times New Roman"/>
          <w:sz w:val="24"/>
        </w:rPr>
        <w:t>——</w:t>
      </w:r>
      <w:r w:rsidRPr="00114B39">
        <w:rPr>
          <w:rFonts w:ascii="Times New Roman" w:eastAsia="宋体" w:hAnsi="Times New Roman" w:cs="Times New Roman"/>
          <w:sz w:val="24"/>
        </w:rPr>
        <w:t>基于芯片设计行业的双案例比较</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社会发展研究</w:t>
      </w:r>
      <w:r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2</w:t>
      </w:r>
      <w:r w:rsidRPr="00114B39">
        <w:rPr>
          <w:rFonts w:ascii="Times New Roman" w:eastAsia="宋体" w:hAnsi="Times New Roman" w:cs="Times New Roman" w:hint="eastAsia"/>
          <w:sz w:val="24"/>
        </w:rPr>
        <w:t>期。</w:t>
      </w:r>
    </w:p>
    <w:p w14:paraId="33844936" w14:textId="45D9D163" w:rsidR="008F1A54" w:rsidRPr="00114B39" w:rsidRDefault="00B55381"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w:t>
      </w:r>
      <w:r w:rsidR="00765C9C" w:rsidRPr="00114B39">
        <w:rPr>
          <w:rFonts w:ascii="Times New Roman" w:eastAsia="宋体" w:hAnsi="Times New Roman" w:cs="Times New Roman" w:hint="eastAsia"/>
          <w:sz w:val="24"/>
        </w:rPr>
        <w:t>，</w:t>
      </w:r>
      <w:r w:rsidR="00765C9C" w:rsidRPr="00114B39">
        <w:rPr>
          <w:rFonts w:ascii="Times New Roman" w:eastAsia="宋体" w:hAnsi="Times New Roman" w:cs="Times New Roman" w:hint="eastAsia"/>
          <w:sz w:val="24"/>
        </w:rPr>
        <w:t>2019</w:t>
      </w:r>
      <w:r w:rsidR="00765C9C" w:rsidRPr="00114B39">
        <w:rPr>
          <w:rFonts w:ascii="Times New Roman" w:eastAsia="宋体" w:hAnsi="Times New Roman" w:cs="Times New Roman" w:hint="eastAsia"/>
          <w:sz w:val="24"/>
        </w:rPr>
        <w:t>，《技术空心化：</w:t>
      </w:r>
      <w:r w:rsidR="00484504" w:rsidRPr="00114B39">
        <w:rPr>
          <w:rFonts w:ascii="Times New Roman" w:eastAsia="宋体" w:hAnsi="Times New Roman" w:cs="Times New Roman" w:hint="eastAsia"/>
          <w:sz w:val="24"/>
        </w:rPr>
        <w:t>人工智能对知识型员工劳动过程的重塑——以企业电子研发工程师为例</w:t>
      </w:r>
      <w:r w:rsidR="00765C9C" w:rsidRPr="00114B39">
        <w:rPr>
          <w:rFonts w:ascii="Times New Roman" w:eastAsia="宋体" w:hAnsi="Times New Roman" w:cs="Times New Roman" w:hint="eastAsia"/>
          <w:sz w:val="24"/>
        </w:rPr>
        <w:t>》</w:t>
      </w:r>
      <w:r w:rsidR="00484504" w:rsidRPr="00114B39">
        <w:rPr>
          <w:rFonts w:ascii="Times New Roman" w:eastAsia="宋体" w:hAnsi="Times New Roman" w:cs="Times New Roman" w:hint="eastAsia"/>
          <w:sz w:val="24"/>
        </w:rPr>
        <w:t>，《社会发展研究》第</w:t>
      </w:r>
      <w:r w:rsidR="00484504" w:rsidRPr="00114B39">
        <w:rPr>
          <w:rFonts w:ascii="Times New Roman" w:eastAsia="宋体" w:hAnsi="Times New Roman" w:cs="Times New Roman" w:hint="eastAsia"/>
          <w:sz w:val="24"/>
        </w:rPr>
        <w:t>3</w:t>
      </w:r>
      <w:r w:rsidR="00484504" w:rsidRPr="00114B39">
        <w:rPr>
          <w:rFonts w:ascii="Times New Roman" w:eastAsia="宋体" w:hAnsi="Times New Roman" w:cs="Times New Roman" w:hint="eastAsia"/>
          <w:sz w:val="24"/>
        </w:rPr>
        <w:t>期。</w:t>
      </w:r>
    </w:p>
    <w:p w14:paraId="2FDCFB43" w14:textId="77777777" w:rsidR="00736A04" w:rsidRPr="00114B39" w:rsidRDefault="00854375"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王颉琼</w:t>
      </w:r>
      <w:r w:rsidR="005D672D" w:rsidRPr="00114B39">
        <w:rPr>
          <w:rFonts w:ascii="Times New Roman" w:eastAsia="宋体" w:hAnsi="Times New Roman" w:cs="Times New Roman" w:hint="eastAsia"/>
          <w:sz w:val="24"/>
        </w:rPr>
        <w:t>、</w:t>
      </w:r>
      <w:r w:rsidRPr="00114B39">
        <w:rPr>
          <w:rFonts w:ascii="Times New Roman" w:eastAsia="宋体" w:hAnsi="Times New Roman" w:cs="Times New Roman"/>
          <w:sz w:val="24"/>
        </w:rPr>
        <w:t>李黎明</w:t>
      </w:r>
      <w:r w:rsidR="005D672D" w:rsidRPr="00114B39">
        <w:rPr>
          <w:rFonts w:ascii="Times New Roman" w:eastAsia="宋体" w:hAnsi="Times New Roman" w:cs="Times New Roman" w:hint="eastAsia"/>
          <w:sz w:val="24"/>
        </w:rPr>
        <w:t>，</w:t>
      </w:r>
      <w:r w:rsidR="005D672D" w:rsidRPr="00114B39">
        <w:rPr>
          <w:rFonts w:ascii="Times New Roman" w:eastAsia="宋体" w:hAnsi="Times New Roman" w:cs="Times New Roman" w:hint="eastAsia"/>
          <w:sz w:val="24"/>
        </w:rPr>
        <w:t>2024</w:t>
      </w:r>
      <w:r w:rsidR="005D672D" w:rsidRPr="00114B39">
        <w:rPr>
          <w:rFonts w:ascii="Times New Roman" w:eastAsia="宋体" w:hAnsi="Times New Roman" w:cs="Times New Roman" w:hint="eastAsia"/>
          <w:sz w:val="24"/>
        </w:rPr>
        <w:t>，《</w:t>
      </w:r>
      <w:r w:rsidRPr="00114B39">
        <w:rPr>
          <w:rFonts w:ascii="Times New Roman" w:eastAsia="宋体" w:hAnsi="Times New Roman" w:cs="Times New Roman"/>
          <w:sz w:val="24"/>
        </w:rPr>
        <w:t>体制分割对老年人心理健康的影响及其中介机制</w:t>
      </w:r>
      <w:r w:rsidR="005D672D" w:rsidRPr="00114B39">
        <w:rPr>
          <w:rFonts w:ascii="Times New Roman" w:eastAsia="宋体" w:hAnsi="Times New Roman" w:cs="Times New Roman" w:hint="eastAsia"/>
          <w:sz w:val="24"/>
        </w:rPr>
        <w:t>》，《</w:t>
      </w:r>
      <w:r w:rsidRPr="00114B39">
        <w:rPr>
          <w:rFonts w:ascii="Times New Roman" w:eastAsia="宋体" w:hAnsi="Times New Roman" w:cs="Times New Roman"/>
          <w:sz w:val="24"/>
        </w:rPr>
        <w:t>社会学评论</w:t>
      </w:r>
      <w:r w:rsidR="005D672D"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2</w:t>
      </w:r>
      <w:r w:rsidR="005D672D" w:rsidRPr="00114B39">
        <w:rPr>
          <w:rFonts w:ascii="Times New Roman" w:eastAsia="宋体" w:hAnsi="Times New Roman" w:cs="Times New Roman" w:hint="eastAsia"/>
          <w:sz w:val="24"/>
        </w:rPr>
        <w:t>期。</w:t>
      </w:r>
    </w:p>
    <w:p w14:paraId="0A1F69C3" w14:textId="77777777" w:rsidR="008E37FC" w:rsidRPr="00114B39" w:rsidRDefault="00B21760"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王晔安、郑广怀、朱苗，</w:t>
      </w:r>
      <w:r w:rsidRPr="00114B39">
        <w:rPr>
          <w:rFonts w:ascii="Times New Roman" w:eastAsia="宋体" w:hAnsi="Times New Roman" w:cs="Times New Roman" w:hint="eastAsia"/>
          <w:sz w:val="24"/>
        </w:rPr>
        <w:t>2021</w:t>
      </w:r>
      <w:r w:rsidRPr="00114B39">
        <w:rPr>
          <w:rFonts w:ascii="Times New Roman" w:eastAsia="宋体" w:hAnsi="Times New Roman" w:cs="Times New Roman" w:hint="eastAsia"/>
          <w:sz w:val="24"/>
        </w:rPr>
        <w:t>，《职业支持：社会认同理论与职业认同的新维度》，《社会发展研究》第</w:t>
      </w:r>
      <w:r w:rsidRPr="00114B39">
        <w:rPr>
          <w:rFonts w:ascii="Times New Roman" w:eastAsia="宋体" w:hAnsi="Times New Roman" w:cs="Times New Roman" w:hint="eastAsia"/>
          <w:sz w:val="24"/>
        </w:rPr>
        <w:t>1</w:t>
      </w:r>
      <w:r w:rsidRPr="00114B39">
        <w:rPr>
          <w:rFonts w:ascii="Times New Roman" w:eastAsia="宋体" w:hAnsi="Times New Roman" w:cs="Times New Roman" w:hint="eastAsia"/>
          <w:sz w:val="24"/>
        </w:rPr>
        <w:t>期。</w:t>
      </w:r>
    </w:p>
    <w:p w14:paraId="1F83A740" w14:textId="5476A900" w:rsidR="00103EA9" w:rsidRPr="00114B39" w:rsidRDefault="008E37FC"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韦伯</w:t>
      </w:r>
      <w:r w:rsidR="00DD2F3F" w:rsidRPr="00114B39">
        <w:rPr>
          <w:rFonts w:ascii="Times New Roman" w:eastAsia="宋体" w:hAnsi="Times New Roman" w:cs="Times New Roman" w:hint="eastAsia"/>
          <w:sz w:val="24"/>
        </w:rPr>
        <w:t>（马克斯）</w:t>
      </w:r>
      <w:r w:rsidR="00B37249" w:rsidRPr="00114B39">
        <w:rPr>
          <w:rFonts w:ascii="Times New Roman" w:eastAsia="宋体" w:hAnsi="Times New Roman" w:cs="Times New Roman" w:hint="eastAsia"/>
          <w:sz w:val="24"/>
        </w:rPr>
        <w:t>，</w:t>
      </w:r>
      <w:r w:rsidR="00B37249" w:rsidRPr="00114B39">
        <w:rPr>
          <w:rFonts w:ascii="Times New Roman" w:eastAsia="宋体" w:hAnsi="Times New Roman" w:cs="Times New Roman" w:hint="eastAsia"/>
          <w:sz w:val="24"/>
        </w:rPr>
        <w:t>2</w:t>
      </w:r>
      <w:r w:rsidR="00B37249" w:rsidRPr="00114B39">
        <w:rPr>
          <w:rFonts w:ascii="Times New Roman" w:eastAsia="宋体" w:hAnsi="Times New Roman" w:cs="Times New Roman"/>
          <w:sz w:val="24"/>
        </w:rPr>
        <w:t>01</w:t>
      </w:r>
      <w:r w:rsidR="00B37249" w:rsidRPr="00114B39">
        <w:rPr>
          <w:rFonts w:ascii="Times New Roman" w:eastAsia="宋体" w:hAnsi="Times New Roman" w:cs="Times New Roman" w:hint="eastAsia"/>
          <w:sz w:val="24"/>
        </w:rPr>
        <w:t>0</w:t>
      </w:r>
      <w:r w:rsidR="00B37249" w:rsidRPr="00114B39">
        <w:rPr>
          <w:rFonts w:ascii="Times New Roman" w:eastAsia="宋体" w:hAnsi="Times New Roman" w:cs="Times New Roman" w:hint="eastAsia"/>
          <w:sz w:val="24"/>
        </w:rPr>
        <w:t>，《新教伦理与资本主义精神》，康乐、简惠美译，桂林：广西师范大学出版社。</w:t>
      </w:r>
    </w:p>
    <w:p w14:paraId="7F84D66B" w14:textId="50AAACFF" w:rsidR="00E76110" w:rsidRPr="00114B39" w:rsidRDefault="00E76110"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韦伯</w:t>
      </w:r>
      <w:r w:rsidR="00603207" w:rsidRPr="00114B39">
        <w:rPr>
          <w:rFonts w:ascii="Times New Roman" w:eastAsia="宋体" w:hAnsi="Times New Roman" w:cs="Times New Roman" w:hint="eastAsia"/>
          <w:sz w:val="24"/>
        </w:rPr>
        <w:t>（玛丽安妮）</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2002</w:t>
      </w:r>
      <w:r w:rsidRPr="00114B39">
        <w:rPr>
          <w:rFonts w:ascii="Times New Roman" w:eastAsia="宋体" w:hAnsi="Times New Roman" w:cs="Times New Roman" w:hint="eastAsia"/>
          <w:sz w:val="24"/>
        </w:rPr>
        <w:t>，《马克斯</w:t>
      </w:r>
      <w:r w:rsidRPr="00114B39">
        <w:rPr>
          <w:rFonts w:ascii="Times New Roman" w:eastAsia="宋体" w:hAnsi="Times New Roman" w:cs="Times New Roman"/>
          <w:sz w:val="24"/>
        </w:rPr>
        <w:t>·</w:t>
      </w:r>
      <w:r w:rsidRPr="00114B39">
        <w:rPr>
          <w:rFonts w:ascii="Times New Roman" w:eastAsia="宋体" w:hAnsi="Times New Roman" w:cs="Times New Roman" w:hint="eastAsia"/>
          <w:sz w:val="24"/>
        </w:rPr>
        <w:t>韦伯传》，阎克文、王利平、姚中秋译，南京：江苏人民出版社。</w:t>
      </w:r>
    </w:p>
    <w:p w14:paraId="698141BC" w14:textId="25BCF27B" w:rsidR="00DA36EC" w:rsidRPr="00114B39" w:rsidRDefault="00DA36EC"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闻翔、周潇，</w:t>
      </w:r>
      <w:r w:rsidRPr="00114B39">
        <w:rPr>
          <w:rFonts w:ascii="Times New Roman" w:eastAsia="宋体" w:hAnsi="Times New Roman" w:cs="Times New Roman" w:hint="eastAsia"/>
          <w:sz w:val="24"/>
        </w:rPr>
        <w:t>2007</w:t>
      </w:r>
      <w:r w:rsidRPr="00114B39">
        <w:rPr>
          <w:rFonts w:ascii="Times New Roman" w:eastAsia="宋体" w:hAnsi="Times New Roman" w:cs="Times New Roman" w:hint="eastAsia"/>
          <w:sz w:val="24"/>
        </w:rPr>
        <w:t>，《西方劳动过程理论与中国经验：一个批判性的述评》，《中国社会科学》第</w:t>
      </w:r>
      <w:r w:rsidRPr="00114B39">
        <w:rPr>
          <w:rFonts w:ascii="Times New Roman" w:eastAsia="宋体" w:hAnsi="Times New Roman" w:cs="Times New Roman" w:hint="eastAsia"/>
          <w:sz w:val="24"/>
        </w:rPr>
        <w:t>3</w:t>
      </w:r>
      <w:r w:rsidRPr="00114B39">
        <w:rPr>
          <w:rFonts w:ascii="Times New Roman" w:eastAsia="宋体" w:hAnsi="Times New Roman" w:cs="Times New Roman" w:hint="eastAsia"/>
          <w:sz w:val="24"/>
        </w:rPr>
        <w:t>期</w:t>
      </w:r>
      <w:r w:rsidR="006C1CB6" w:rsidRPr="00114B39">
        <w:rPr>
          <w:rFonts w:ascii="Times New Roman" w:eastAsia="宋体" w:hAnsi="Times New Roman" w:cs="Times New Roman" w:hint="eastAsia"/>
          <w:sz w:val="24"/>
        </w:rPr>
        <w:t>。</w:t>
      </w:r>
    </w:p>
    <w:p w14:paraId="4EF06BBB" w14:textId="59182331" w:rsidR="008A36CD" w:rsidRPr="00114B39" w:rsidRDefault="008A36CD"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吴桐雨，</w:t>
      </w:r>
      <w:r w:rsidRPr="00114B39">
        <w:rPr>
          <w:rFonts w:ascii="Times New Roman" w:eastAsia="宋体" w:hAnsi="Times New Roman" w:cs="Times New Roman" w:hint="eastAsia"/>
          <w:sz w:val="24"/>
        </w:rPr>
        <w:t>2025</w:t>
      </w:r>
      <w:r w:rsidRPr="00114B39">
        <w:rPr>
          <w:rFonts w:ascii="Times New Roman" w:eastAsia="宋体" w:hAnsi="Times New Roman" w:cs="Times New Roman" w:hint="eastAsia"/>
          <w:sz w:val="24"/>
        </w:rPr>
        <w:t>，《牛马游戏：硅谷大厂如何驯服工程师》，刘睿睿、潘竹涛译，上海：光启书局。</w:t>
      </w:r>
    </w:p>
    <w:p w14:paraId="6A096458" w14:textId="77777777" w:rsidR="008C08DD" w:rsidRPr="00114B39" w:rsidRDefault="00DF2E9C"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夏冰青，</w:t>
      </w:r>
      <w:r w:rsidRPr="00114B39">
        <w:rPr>
          <w:rFonts w:ascii="Times New Roman" w:eastAsia="宋体" w:hAnsi="Times New Roman" w:cs="Times New Roman" w:hint="eastAsia"/>
          <w:sz w:val="24"/>
        </w:rPr>
        <w:t>2021</w:t>
      </w:r>
      <w:r w:rsidRPr="00114B39">
        <w:rPr>
          <w:rFonts w:ascii="Times New Roman" w:eastAsia="宋体" w:hAnsi="Times New Roman" w:cs="Times New Roman" w:hint="eastAsia"/>
          <w:sz w:val="24"/>
        </w:rPr>
        <w:t>，《依码为梦：</w:t>
      </w:r>
      <w:r w:rsidRPr="00114B39">
        <w:rPr>
          <w:rFonts w:ascii="Times New Roman" w:eastAsia="宋体" w:hAnsi="Times New Roman" w:cs="Times New Roman"/>
          <w:sz w:val="24"/>
        </w:rPr>
        <w:t>中国互联网从业者生产实践调查</w:t>
      </w:r>
      <w:r w:rsidRPr="00114B39">
        <w:rPr>
          <w:rFonts w:ascii="Times New Roman" w:eastAsia="宋体" w:hAnsi="Times New Roman" w:cs="Times New Roman" w:hint="eastAsia"/>
          <w:sz w:val="24"/>
        </w:rPr>
        <w:t>》，上海：上海社会科学出版社。</w:t>
      </w:r>
    </w:p>
    <w:p w14:paraId="3FCE591C" w14:textId="77777777" w:rsidR="00705FF3" w:rsidRPr="00114B39" w:rsidRDefault="008C08DD"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2020</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数字劳工的概念、学派与主体性问题</w:t>
      </w:r>
      <w:r w:rsidRPr="00114B39">
        <w:rPr>
          <w:rFonts w:ascii="Times New Roman" w:eastAsia="宋体" w:hAnsi="Times New Roman" w:cs="Times New Roman"/>
          <w:sz w:val="24"/>
        </w:rPr>
        <w:t>——</w:t>
      </w:r>
      <w:r w:rsidRPr="00114B39">
        <w:rPr>
          <w:rFonts w:ascii="Times New Roman" w:eastAsia="宋体" w:hAnsi="Times New Roman" w:cs="Times New Roman"/>
          <w:sz w:val="24"/>
        </w:rPr>
        <w:t>西方数字劳工理论发展述评</w:t>
      </w:r>
      <w:r w:rsidRPr="00114B39">
        <w:rPr>
          <w:rFonts w:ascii="Times New Roman" w:eastAsia="宋体" w:hAnsi="Times New Roman" w:cs="Times New Roman" w:hint="eastAsia"/>
          <w:sz w:val="24"/>
        </w:rPr>
        <w:t>》，《新闻记者》第</w:t>
      </w:r>
      <w:r w:rsidRPr="00114B39">
        <w:rPr>
          <w:rFonts w:ascii="Times New Roman" w:eastAsia="宋体" w:hAnsi="Times New Roman" w:cs="Times New Roman" w:hint="eastAsia"/>
          <w:sz w:val="24"/>
        </w:rPr>
        <w:t>8</w:t>
      </w:r>
      <w:r w:rsidRPr="00114B39">
        <w:rPr>
          <w:rFonts w:ascii="Times New Roman" w:eastAsia="宋体" w:hAnsi="Times New Roman" w:cs="Times New Roman" w:hint="eastAsia"/>
          <w:sz w:val="24"/>
        </w:rPr>
        <w:t>期。</w:t>
      </w:r>
    </w:p>
    <w:p w14:paraId="6E8D7EF1" w14:textId="70CECABB" w:rsidR="00EA4EAD" w:rsidRPr="00114B39" w:rsidRDefault="00EA4EAD"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项飚，</w:t>
      </w:r>
      <w:r w:rsidRPr="00114B39">
        <w:rPr>
          <w:rFonts w:ascii="Times New Roman" w:eastAsia="宋体" w:hAnsi="Times New Roman" w:cs="Times New Roman" w:hint="eastAsia"/>
          <w:sz w:val="24"/>
        </w:rPr>
        <w:t>2012</w:t>
      </w:r>
      <w:r w:rsidRPr="00114B39">
        <w:rPr>
          <w:rFonts w:ascii="Times New Roman" w:eastAsia="宋体" w:hAnsi="Times New Roman" w:cs="Times New Roman" w:hint="eastAsia"/>
          <w:sz w:val="24"/>
        </w:rPr>
        <w:t>，《全球“猎身”——世界信息产业和印度的技术劳工》，王迪译，北京：北京大学出版社。</w:t>
      </w:r>
    </w:p>
    <w:p w14:paraId="13F47F2C" w14:textId="519B4222" w:rsidR="00EB55C2" w:rsidRPr="00114B39" w:rsidRDefault="00EB55C2" w:rsidP="00EB55C2">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项飙</w:t>
      </w:r>
      <w:r w:rsidR="00A12C80" w:rsidRPr="00114B39">
        <w:rPr>
          <w:rFonts w:ascii="Times New Roman" w:eastAsia="宋体" w:hAnsi="Times New Roman" w:cs="Times New Roman" w:hint="eastAsia"/>
          <w:sz w:val="24"/>
        </w:rPr>
        <w:t>、康岚</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2023</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w:t>
      </w:r>
      <w:r w:rsidRPr="00114B39">
        <w:rPr>
          <w:rFonts w:ascii="宋体" w:eastAsia="宋体" w:hAnsi="宋体" w:cs="Times New Roman"/>
          <w:sz w:val="24"/>
        </w:rPr>
        <w:t>“重建附近”</w:t>
      </w:r>
      <w:r w:rsidRPr="00114B39">
        <w:rPr>
          <w:rFonts w:ascii="Times New Roman" w:eastAsia="宋体" w:hAnsi="Times New Roman" w:cs="Times New Roman"/>
          <w:sz w:val="24"/>
        </w:rPr>
        <w:t>：年轻人如何从现实中获得力量？</w:t>
      </w:r>
      <w:r w:rsidRPr="00114B39">
        <w:rPr>
          <w:rFonts w:ascii="Times New Roman" w:eastAsia="宋体" w:hAnsi="Times New Roman" w:cs="Times New Roman"/>
          <w:sz w:val="24"/>
        </w:rPr>
        <w:t>——</w:t>
      </w:r>
      <w:r w:rsidRPr="00114B39">
        <w:rPr>
          <w:rFonts w:ascii="Times New Roman" w:eastAsia="宋体" w:hAnsi="Times New Roman" w:cs="Times New Roman"/>
          <w:sz w:val="24"/>
        </w:rPr>
        <w:t>人类学家项飙访谈（下）》，《当代青年研究》</w:t>
      </w:r>
      <w:r w:rsidRPr="00114B39">
        <w:rPr>
          <w:rFonts w:ascii="Times New Roman" w:eastAsia="宋体" w:hAnsi="Times New Roman" w:cs="Times New Roman"/>
          <w:sz w:val="24"/>
        </w:rPr>
        <w:t>2023</w:t>
      </w:r>
      <w:r w:rsidRPr="00114B39">
        <w:rPr>
          <w:rFonts w:ascii="Times New Roman" w:eastAsia="宋体" w:hAnsi="Times New Roman" w:cs="Times New Roman"/>
          <w:sz w:val="24"/>
        </w:rPr>
        <w:t>年第</w:t>
      </w:r>
      <w:r w:rsidRPr="00114B39">
        <w:rPr>
          <w:rFonts w:ascii="Times New Roman" w:eastAsia="宋体" w:hAnsi="Times New Roman" w:cs="Times New Roman"/>
          <w:sz w:val="24"/>
        </w:rPr>
        <w:t>6</w:t>
      </w:r>
      <w:r w:rsidRPr="00114B39">
        <w:rPr>
          <w:rFonts w:ascii="Times New Roman" w:eastAsia="宋体" w:hAnsi="Times New Roman" w:cs="Times New Roman"/>
          <w:sz w:val="24"/>
        </w:rPr>
        <w:t>期。</w:t>
      </w:r>
    </w:p>
    <w:p w14:paraId="491AE292" w14:textId="07A5612C" w:rsidR="00322EFC" w:rsidRPr="00114B39" w:rsidRDefault="00322EFC"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徐岩</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刘盾</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2017</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体面劳动的内涵与结构之再建构</w:t>
      </w:r>
      <w:r w:rsidRPr="00114B39">
        <w:rPr>
          <w:rFonts w:ascii="Times New Roman" w:eastAsia="宋体" w:hAnsi="Times New Roman" w:cs="Times New Roman"/>
          <w:sz w:val="24"/>
        </w:rPr>
        <w:t>——</w:t>
      </w:r>
      <w:r w:rsidRPr="00114B39">
        <w:rPr>
          <w:rFonts w:ascii="Times New Roman" w:eastAsia="宋体" w:hAnsi="Times New Roman" w:cs="Times New Roman"/>
          <w:sz w:val="24"/>
        </w:rPr>
        <w:t>对北京市</w:t>
      </w:r>
      <w:r w:rsidRPr="00114B39">
        <w:rPr>
          <w:rFonts w:ascii="Times New Roman" w:eastAsia="宋体" w:hAnsi="Times New Roman" w:cs="Times New Roman"/>
          <w:sz w:val="24"/>
        </w:rPr>
        <w:t>271</w:t>
      </w:r>
      <w:r w:rsidRPr="00114B39">
        <w:rPr>
          <w:rFonts w:ascii="Times New Roman" w:eastAsia="宋体" w:hAnsi="Times New Roman" w:cs="Times New Roman"/>
          <w:sz w:val="24"/>
        </w:rPr>
        <w:t>名工作者的质性访谈研究</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社会科学</w:t>
      </w:r>
      <w:r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6</w:t>
      </w:r>
      <w:r w:rsidRPr="00114B39">
        <w:rPr>
          <w:rFonts w:ascii="Times New Roman" w:eastAsia="宋体" w:hAnsi="Times New Roman" w:cs="Times New Roman" w:hint="eastAsia"/>
          <w:sz w:val="24"/>
        </w:rPr>
        <w:t>期。</w:t>
      </w:r>
    </w:p>
    <w:p w14:paraId="27744627" w14:textId="76B9DD1B" w:rsidR="00CD5910" w:rsidRPr="00114B39" w:rsidRDefault="00705FF3"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严霞</w:t>
      </w:r>
      <w:r w:rsidR="00CD5910" w:rsidRPr="00114B39">
        <w:rPr>
          <w:rFonts w:ascii="Times New Roman" w:eastAsia="宋体" w:hAnsi="Times New Roman" w:cs="Times New Roman" w:hint="eastAsia"/>
          <w:sz w:val="24"/>
        </w:rPr>
        <w:t>，</w:t>
      </w:r>
      <w:r w:rsidR="00CD5910" w:rsidRPr="00114B39">
        <w:rPr>
          <w:rFonts w:ascii="Times New Roman" w:eastAsia="宋体" w:hAnsi="Times New Roman" w:cs="Times New Roman" w:hint="eastAsia"/>
          <w:sz w:val="24"/>
        </w:rPr>
        <w:t>2023</w:t>
      </w:r>
      <w:r w:rsidR="00CD5910" w:rsidRPr="00114B39">
        <w:rPr>
          <w:rFonts w:ascii="Times New Roman" w:eastAsia="宋体" w:hAnsi="Times New Roman" w:cs="Times New Roman" w:hint="eastAsia"/>
          <w:sz w:val="24"/>
        </w:rPr>
        <w:t>，《“致富梦”与“青春饭”：互联网“大厂”青年的不稳定工作》，《中</w:t>
      </w:r>
      <w:r w:rsidR="00CD5910" w:rsidRPr="00114B39">
        <w:rPr>
          <w:rFonts w:ascii="Times New Roman" w:eastAsia="宋体" w:hAnsi="Times New Roman" w:cs="Times New Roman" w:hint="eastAsia"/>
          <w:sz w:val="24"/>
        </w:rPr>
        <w:lastRenderedPageBreak/>
        <w:t>国青年研究》第</w:t>
      </w:r>
      <w:r w:rsidR="00CD5910" w:rsidRPr="00114B39">
        <w:rPr>
          <w:rFonts w:ascii="Times New Roman" w:eastAsia="宋体" w:hAnsi="Times New Roman" w:cs="Times New Roman" w:hint="eastAsia"/>
          <w:sz w:val="24"/>
        </w:rPr>
        <w:t>1</w:t>
      </w:r>
      <w:r w:rsidR="00CD5910" w:rsidRPr="00114B39">
        <w:rPr>
          <w:rFonts w:ascii="Times New Roman" w:eastAsia="宋体" w:hAnsi="Times New Roman" w:cs="Times New Roman" w:hint="eastAsia"/>
          <w:sz w:val="24"/>
        </w:rPr>
        <w:t>期。</w:t>
      </w:r>
    </w:p>
    <w:p w14:paraId="17D53A71" w14:textId="3DE75BD4" w:rsidR="00705FF3" w:rsidRPr="00114B39" w:rsidRDefault="00CD5910"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w:t>
      </w:r>
      <w:r w:rsidR="00705FF3" w:rsidRPr="00114B39">
        <w:rPr>
          <w:rFonts w:ascii="Times New Roman" w:eastAsia="宋体" w:hAnsi="Times New Roman" w:cs="Times New Roman" w:hint="eastAsia"/>
          <w:sz w:val="24"/>
        </w:rPr>
        <w:t>，</w:t>
      </w:r>
      <w:r w:rsidR="00705FF3" w:rsidRPr="00114B39">
        <w:rPr>
          <w:rFonts w:ascii="Times New Roman" w:eastAsia="宋体" w:hAnsi="Times New Roman" w:cs="Times New Roman" w:hint="eastAsia"/>
          <w:sz w:val="24"/>
        </w:rPr>
        <w:t>2020</w:t>
      </w:r>
      <w:r w:rsidR="00705FF3" w:rsidRPr="00114B39">
        <w:rPr>
          <w:rFonts w:ascii="Times New Roman" w:eastAsia="宋体" w:hAnsi="Times New Roman" w:cs="Times New Roman" w:hint="eastAsia"/>
          <w:sz w:val="24"/>
        </w:rPr>
        <w:t>，《以自我为企业——过度市场化与研发员工的自我经营》，《社会学研究》第</w:t>
      </w:r>
      <w:r w:rsidR="00705FF3" w:rsidRPr="00114B39">
        <w:rPr>
          <w:rFonts w:ascii="Times New Roman" w:eastAsia="宋体" w:hAnsi="Times New Roman" w:cs="Times New Roman" w:hint="eastAsia"/>
          <w:sz w:val="24"/>
        </w:rPr>
        <w:t>6</w:t>
      </w:r>
      <w:r w:rsidR="00705FF3" w:rsidRPr="00114B39">
        <w:rPr>
          <w:rFonts w:ascii="Times New Roman" w:eastAsia="宋体" w:hAnsi="Times New Roman" w:cs="Times New Roman" w:hint="eastAsia"/>
          <w:sz w:val="24"/>
        </w:rPr>
        <w:t>期。</w:t>
      </w:r>
    </w:p>
    <w:p w14:paraId="02ABB209" w14:textId="67D04027" w:rsidR="00244280" w:rsidRPr="00114B39" w:rsidRDefault="00244280"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闫泽华</w:t>
      </w:r>
      <w:r w:rsidR="001C2129" w:rsidRPr="00114B39">
        <w:rPr>
          <w:rFonts w:ascii="Times New Roman" w:eastAsia="宋体" w:hAnsi="Times New Roman" w:cs="Times New Roman" w:hint="eastAsia"/>
          <w:sz w:val="24"/>
        </w:rPr>
        <w:t>、王天夫</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2025</w:t>
      </w:r>
      <w:r w:rsidRPr="00114B39">
        <w:rPr>
          <w:rFonts w:ascii="Times New Roman" w:eastAsia="宋体" w:hAnsi="Times New Roman" w:cs="Times New Roman" w:hint="eastAsia"/>
          <w:sz w:val="24"/>
        </w:rPr>
        <w:t>，《</w:t>
      </w:r>
      <w:r w:rsidR="005E61FB" w:rsidRPr="00114B39">
        <w:rPr>
          <w:rFonts w:ascii="Times New Roman" w:eastAsia="宋体" w:hAnsi="Times New Roman" w:cs="Times New Roman" w:hint="eastAsia"/>
          <w:sz w:val="24"/>
        </w:rPr>
        <w:t>数字技术职业的模块化趋向——</w:t>
      </w:r>
      <w:r w:rsidR="005E61FB" w:rsidRPr="00114B39">
        <w:rPr>
          <w:rFonts w:ascii="Times New Roman" w:eastAsia="宋体" w:hAnsi="Times New Roman" w:cs="Times New Roman" w:hint="eastAsia"/>
          <w:sz w:val="24"/>
        </w:rPr>
        <w:t>2023</w:t>
      </w:r>
      <w:r w:rsidR="005E61FB" w:rsidRPr="00114B39">
        <w:rPr>
          <w:rFonts w:ascii="Times New Roman" w:eastAsia="宋体" w:hAnsi="Times New Roman" w:cs="Times New Roman" w:hint="eastAsia"/>
          <w:sz w:val="24"/>
        </w:rPr>
        <w:t>年软件工程师工作调查报告</w:t>
      </w:r>
      <w:r w:rsidRPr="00114B39">
        <w:rPr>
          <w:rFonts w:ascii="Times New Roman" w:eastAsia="宋体" w:hAnsi="Times New Roman" w:cs="Times New Roman" w:hint="eastAsia"/>
          <w:sz w:val="24"/>
        </w:rPr>
        <w:t>》，《社会学评论》第</w:t>
      </w:r>
      <w:r w:rsidRPr="00114B39">
        <w:rPr>
          <w:rFonts w:ascii="Times New Roman" w:eastAsia="宋体" w:hAnsi="Times New Roman" w:cs="Times New Roman" w:hint="eastAsia"/>
          <w:sz w:val="24"/>
        </w:rPr>
        <w:t>4</w:t>
      </w:r>
      <w:r w:rsidRPr="00114B39">
        <w:rPr>
          <w:rFonts w:ascii="Times New Roman" w:eastAsia="宋体" w:hAnsi="Times New Roman" w:cs="Times New Roman" w:hint="eastAsia"/>
          <w:sz w:val="24"/>
        </w:rPr>
        <w:t>期。</w:t>
      </w:r>
    </w:p>
    <w:p w14:paraId="107CBBD4" w14:textId="77777777" w:rsidR="00705FF3" w:rsidRPr="00114B39" w:rsidRDefault="00C21CDE"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闫泽华、孙百承、王天夫等，</w:t>
      </w:r>
      <w:r w:rsidRPr="00114B39">
        <w:rPr>
          <w:rFonts w:ascii="Times New Roman" w:eastAsia="宋体" w:hAnsi="Times New Roman" w:cs="Times New Roman" w:hint="eastAsia"/>
          <w:sz w:val="24"/>
        </w:rPr>
        <w:t>2025</w:t>
      </w:r>
      <w:r w:rsidRPr="00114B39">
        <w:rPr>
          <w:rFonts w:ascii="Times New Roman" w:eastAsia="宋体" w:hAnsi="Times New Roman" w:cs="Times New Roman" w:hint="eastAsia"/>
          <w:sz w:val="24"/>
        </w:rPr>
        <w:t>，《中国软件工程师：从业分布与内部差异》，北京：社会科学文献出版社。</w:t>
      </w:r>
    </w:p>
    <w:p w14:paraId="63239A7F" w14:textId="77777777" w:rsidR="003800BB" w:rsidRPr="00114B39" w:rsidRDefault="00705FF3"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杨可，</w:t>
      </w:r>
      <w:r w:rsidRPr="00114B39">
        <w:rPr>
          <w:rFonts w:ascii="Times New Roman" w:eastAsia="宋体" w:hAnsi="Times New Roman" w:cs="Times New Roman" w:hint="eastAsia"/>
          <w:sz w:val="24"/>
        </w:rPr>
        <w:t>2023</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高校</w:t>
      </w:r>
      <w:r w:rsidRPr="00114B39">
        <w:rPr>
          <w:rFonts w:ascii="Times New Roman" w:eastAsia="宋体" w:hAnsi="Times New Roman" w:cs="Times New Roman"/>
          <w:sz w:val="24"/>
        </w:rPr>
        <w:t>STEM</w:t>
      </w:r>
      <w:r w:rsidRPr="00114B39">
        <w:rPr>
          <w:rFonts w:ascii="Times New Roman" w:eastAsia="宋体" w:hAnsi="Times New Roman" w:cs="Times New Roman"/>
          <w:sz w:val="24"/>
        </w:rPr>
        <w:t>学科在读女生专业发展意愿研究</w:t>
      </w:r>
      <w:r w:rsidRPr="00114B39">
        <w:rPr>
          <w:rFonts w:ascii="Times New Roman" w:eastAsia="宋体" w:hAnsi="Times New Roman" w:cs="Times New Roman"/>
          <w:sz w:val="24"/>
        </w:rPr>
        <w:t>——</w:t>
      </w:r>
      <w:r w:rsidRPr="00114B39">
        <w:rPr>
          <w:rFonts w:ascii="Times New Roman" w:eastAsia="宋体" w:hAnsi="Times New Roman" w:cs="Times New Roman"/>
          <w:sz w:val="24"/>
        </w:rPr>
        <w:t>一项模糊集定性比较分析</w:t>
      </w:r>
      <w:r w:rsidRPr="00114B39">
        <w:rPr>
          <w:rFonts w:ascii="Times New Roman" w:eastAsia="宋体" w:hAnsi="Times New Roman" w:cs="Times New Roman" w:hint="eastAsia"/>
          <w:sz w:val="24"/>
        </w:rPr>
        <w:t>》，《青年研究》第</w:t>
      </w:r>
      <w:r w:rsidRPr="00114B39">
        <w:rPr>
          <w:rFonts w:ascii="Times New Roman" w:eastAsia="宋体" w:hAnsi="Times New Roman" w:cs="Times New Roman" w:hint="eastAsia"/>
          <w:sz w:val="24"/>
        </w:rPr>
        <w:t>6</w:t>
      </w:r>
      <w:r w:rsidRPr="00114B39">
        <w:rPr>
          <w:rFonts w:ascii="Times New Roman" w:eastAsia="宋体" w:hAnsi="Times New Roman" w:cs="Times New Roman" w:hint="eastAsia"/>
          <w:sz w:val="24"/>
        </w:rPr>
        <w:t>期。</w:t>
      </w:r>
    </w:p>
    <w:p w14:paraId="5A28E231" w14:textId="67EAE7E8" w:rsidR="003800BB" w:rsidRPr="00114B39" w:rsidRDefault="003800BB"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杨锃</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叶珍</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w:t>
      </w:r>
      <w:r w:rsidRPr="00114B39">
        <w:rPr>
          <w:rFonts w:ascii="Times New Roman" w:eastAsia="宋体" w:hAnsi="Times New Roman" w:cs="Times New Roman"/>
          <w:sz w:val="24"/>
        </w:rPr>
        <w:t>022</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以代际中的自我为方法：当代白领青年的工作意义建构</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中国青年研究</w:t>
      </w:r>
      <w:r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12</w:t>
      </w:r>
      <w:r w:rsidRPr="00114B39">
        <w:rPr>
          <w:rFonts w:ascii="Times New Roman" w:eastAsia="宋体" w:hAnsi="Times New Roman" w:cs="Times New Roman" w:hint="eastAsia"/>
          <w:sz w:val="24"/>
        </w:rPr>
        <w:t>期。</w:t>
      </w:r>
    </w:p>
    <w:p w14:paraId="3AC1647A" w14:textId="1FEB640E" w:rsidR="00103EA9" w:rsidRPr="00114B39" w:rsidRDefault="00103EA9"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郁喆隽，</w:t>
      </w:r>
      <w:r w:rsidRPr="00114B39">
        <w:rPr>
          <w:rFonts w:ascii="Times New Roman" w:eastAsia="宋体" w:hAnsi="Times New Roman" w:cs="Times New Roman" w:hint="eastAsia"/>
          <w:sz w:val="24"/>
        </w:rPr>
        <w:t>2021</w:t>
      </w:r>
      <w:r w:rsidRPr="00114B39">
        <w:rPr>
          <w:rFonts w:ascii="Times New Roman" w:eastAsia="宋体" w:hAnsi="Times New Roman" w:cs="Times New Roman" w:hint="eastAsia"/>
          <w:sz w:val="24"/>
        </w:rPr>
        <w:t>，《财富、救赎与资本主义：马克斯</w:t>
      </w:r>
      <w:r w:rsidRPr="00114B39">
        <w:rPr>
          <w:rFonts w:ascii="Times New Roman" w:eastAsia="宋体" w:hAnsi="Times New Roman" w:cs="Times New Roman"/>
          <w:sz w:val="24"/>
        </w:rPr>
        <w:t>·</w:t>
      </w:r>
      <w:r w:rsidRPr="00114B39">
        <w:rPr>
          <w:rFonts w:ascii="Times New Roman" w:eastAsia="宋体" w:hAnsi="Times New Roman" w:cs="Times New Roman" w:hint="eastAsia"/>
          <w:sz w:val="24"/>
        </w:rPr>
        <w:t>韦伯的新教伦理研究》，北京：生活</w:t>
      </w:r>
      <w:r w:rsidRPr="00114B39">
        <w:rPr>
          <w:rFonts w:ascii="Times New Roman" w:eastAsia="宋体" w:hAnsi="Times New Roman" w:cs="Times New Roman"/>
          <w:sz w:val="24"/>
        </w:rPr>
        <w:t>·</w:t>
      </w:r>
      <w:r w:rsidRPr="00114B39">
        <w:rPr>
          <w:rFonts w:ascii="Times New Roman" w:eastAsia="宋体" w:hAnsi="Times New Roman" w:cs="Times New Roman" w:hint="eastAsia"/>
          <w:sz w:val="24"/>
        </w:rPr>
        <w:t>读书</w:t>
      </w:r>
      <w:r w:rsidRPr="00114B39">
        <w:rPr>
          <w:rFonts w:ascii="Times New Roman" w:eastAsia="宋体" w:hAnsi="Times New Roman" w:cs="Times New Roman"/>
          <w:sz w:val="24"/>
        </w:rPr>
        <w:t>·</w:t>
      </w:r>
      <w:r w:rsidRPr="00114B39">
        <w:rPr>
          <w:rFonts w:ascii="Times New Roman" w:eastAsia="宋体" w:hAnsi="Times New Roman" w:cs="Times New Roman" w:hint="eastAsia"/>
          <w:sz w:val="24"/>
        </w:rPr>
        <w:t>新知三联书店。</w:t>
      </w:r>
    </w:p>
    <w:p w14:paraId="06C1363F" w14:textId="77777777" w:rsidR="00BA2CEF" w:rsidRPr="00114B39" w:rsidRDefault="00B77E84"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臧雷振</w:t>
      </w:r>
      <w:r w:rsidR="00960CCC" w:rsidRPr="00114B39">
        <w:rPr>
          <w:rFonts w:ascii="Times New Roman" w:eastAsia="宋体" w:hAnsi="Times New Roman" w:cs="Times New Roman" w:hint="eastAsia"/>
          <w:sz w:val="24"/>
        </w:rPr>
        <w:t>、</w:t>
      </w:r>
      <w:r w:rsidRPr="00114B39">
        <w:rPr>
          <w:rFonts w:ascii="Times New Roman" w:eastAsia="宋体" w:hAnsi="Times New Roman" w:cs="Times New Roman"/>
          <w:sz w:val="24"/>
        </w:rPr>
        <w:t>徐榕</w:t>
      </w:r>
      <w:r w:rsidR="00960CCC" w:rsidRPr="00114B39">
        <w:rPr>
          <w:rFonts w:ascii="Times New Roman" w:eastAsia="宋体" w:hAnsi="Times New Roman" w:cs="Times New Roman" w:hint="eastAsia"/>
          <w:sz w:val="24"/>
        </w:rPr>
        <w:t>，</w:t>
      </w:r>
      <w:r w:rsidR="00960CCC" w:rsidRPr="00114B39">
        <w:rPr>
          <w:rFonts w:ascii="Times New Roman" w:eastAsia="宋体" w:hAnsi="Times New Roman" w:cs="Times New Roman" w:hint="eastAsia"/>
          <w:sz w:val="24"/>
        </w:rPr>
        <w:t>2023</w:t>
      </w:r>
      <w:r w:rsidR="00960CCC" w:rsidRPr="00114B39">
        <w:rPr>
          <w:rFonts w:ascii="Times New Roman" w:eastAsia="宋体" w:hAnsi="Times New Roman" w:cs="Times New Roman" w:hint="eastAsia"/>
          <w:sz w:val="24"/>
        </w:rPr>
        <w:t>，《</w:t>
      </w:r>
      <w:r w:rsidRPr="00114B39">
        <w:rPr>
          <w:rFonts w:ascii="Times New Roman" w:eastAsia="宋体" w:hAnsi="Times New Roman" w:cs="Times New Roman"/>
          <w:sz w:val="24"/>
        </w:rPr>
        <w:t>方法论危机下的问卷调查：挑战、变革与改进路径</w:t>
      </w:r>
      <w:r w:rsidR="00960CCC" w:rsidRPr="00114B39">
        <w:rPr>
          <w:rFonts w:ascii="Times New Roman" w:eastAsia="宋体" w:hAnsi="Times New Roman" w:cs="Times New Roman" w:hint="eastAsia"/>
          <w:sz w:val="24"/>
        </w:rPr>
        <w:t>》，《</w:t>
      </w:r>
      <w:r w:rsidRPr="00114B39">
        <w:rPr>
          <w:rFonts w:ascii="Times New Roman" w:eastAsia="宋体" w:hAnsi="Times New Roman" w:cs="Times New Roman"/>
          <w:sz w:val="24"/>
        </w:rPr>
        <w:t>社会学评论</w:t>
      </w:r>
      <w:r w:rsidR="00960CCC"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2</w:t>
      </w:r>
      <w:r w:rsidR="00960CCC" w:rsidRPr="00114B39">
        <w:rPr>
          <w:rFonts w:ascii="Times New Roman" w:eastAsia="宋体" w:hAnsi="Times New Roman" w:cs="Times New Roman" w:hint="eastAsia"/>
          <w:sz w:val="24"/>
        </w:rPr>
        <w:t>期。</w:t>
      </w:r>
    </w:p>
    <w:p w14:paraId="66982EFD" w14:textId="77777777" w:rsidR="009B3B2B" w:rsidRPr="00114B39" w:rsidRDefault="00507491"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张丹丹</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于航</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李力行</w:t>
      </w:r>
      <w:r w:rsidRPr="00114B39">
        <w:rPr>
          <w:rFonts w:ascii="Times New Roman" w:eastAsia="宋体" w:hAnsi="Times New Roman" w:cs="Times New Roman" w:hint="eastAsia"/>
          <w:sz w:val="24"/>
        </w:rPr>
        <w:t>、胡佳胤、莫怡青、李泓</w:t>
      </w:r>
      <w:r w:rsidRPr="00114B39">
        <w:rPr>
          <w:rFonts w:ascii="Times New Roman" w:eastAsia="宋体" w:hAnsi="Times New Roman" w:cs="Times New Roman"/>
          <w:sz w:val="24"/>
        </w:rPr>
        <w:t>孛</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2025</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中国人工智能技术暴露度的测算及其对劳动需求的影响</w:t>
      </w:r>
      <w:r w:rsidRPr="00114B39">
        <w:rPr>
          <w:rFonts w:ascii="Times New Roman" w:eastAsia="宋体" w:hAnsi="Times New Roman" w:cs="Times New Roman"/>
          <w:sz w:val="24"/>
        </w:rPr>
        <w:t>——</w:t>
      </w:r>
      <w:r w:rsidRPr="00114B39">
        <w:rPr>
          <w:rFonts w:ascii="Times New Roman" w:eastAsia="宋体" w:hAnsi="Times New Roman" w:cs="Times New Roman"/>
          <w:sz w:val="24"/>
        </w:rPr>
        <w:t>基于大语言模型的新证据</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管理世界</w:t>
      </w:r>
      <w:r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7</w:t>
      </w:r>
      <w:r w:rsidRPr="00114B39">
        <w:rPr>
          <w:rFonts w:ascii="Times New Roman" w:eastAsia="宋体" w:hAnsi="Times New Roman" w:cs="Times New Roman" w:hint="eastAsia"/>
          <w:sz w:val="24"/>
        </w:rPr>
        <w:t>期。</w:t>
      </w:r>
    </w:p>
    <w:p w14:paraId="46C6C127" w14:textId="78354F91" w:rsidR="009B3B2B" w:rsidRPr="00114B39" w:rsidRDefault="009B3B2B"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张文宏、雷开春，</w:t>
      </w:r>
      <w:r w:rsidRPr="00114B39">
        <w:rPr>
          <w:rFonts w:ascii="Times New Roman" w:eastAsia="宋体" w:hAnsi="Times New Roman" w:cs="Times New Roman"/>
          <w:sz w:val="24"/>
        </w:rPr>
        <w:t>2009</w:t>
      </w:r>
      <w:r w:rsidRPr="00114B39">
        <w:rPr>
          <w:rFonts w:ascii="Times New Roman" w:eastAsia="宋体" w:hAnsi="Times New Roman" w:cs="Times New Roman"/>
          <w:sz w:val="24"/>
        </w:rPr>
        <w:t>，《城市新移民社会认同的结构模型》，《社会学研究》第</w:t>
      </w:r>
      <w:r w:rsidRPr="00114B39">
        <w:rPr>
          <w:rFonts w:ascii="Times New Roman" w:eastAsia="宋体" w:hAnsi="Times New Roman" w:cs="Times New Roman"/>
          <w:sz w:val="24"/>
        </w:rPr>
        <w:t>4</w:t>
      </w:r>
      <w:r w:rsidRPr="00114B39">
        <w:rPr>
          <w:rFonts w:ascii="Times New Roman" w:eastAsia="宋体" w:hAnsi="Times New Roman" w:cs="Times New Roman"/>
          <w:sz w:val="24"/>
        </w:rPr>
        <w:t>期。</w:t>
      </w:r>
    </w:p>
    <w:p w14:paraId="392BDCBB" w14:textId="049452EA" w:rsidR="00BA2CEF" w:rsidRPr="00114B39" w:rsidRDefault="00AF096F"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张咏雪</w:t>
      </w:r>
      <w:r w:rsidR="000E1055" w:rsidRPr="00114B39">
        <w:rPr>
          <w:rFonts w:ascii="Times New Roman" w:eastAsia="宋体" w:hAnsi="Times New Roman" w:cs="Times New Roman" w:hint="eastAsia"/>
          <w:sz w:val="24"/>
        </w:rPr>
        <w:t>，</w:t>
      </w:r>
      <w:r w:rsidR="000E1055" w:rsidRPr="00114B39">
        <w:rPr>
          <w:rFonts w:ascii="Times New Roman" w:eastAsia="宋体" w:hAnsi="Times New Roman" w:cs="Times New Roman" w:hint="eastAsia"/>
          <w:sz w:val="24"/>
        </w:rPr>
        <w:t>2024</w:t>
      </w:r>
      <w:r w:rsidR="000E1055" w:rsidRPr="00114B39">
        <w:rPr>
          <w:rFonts w:ascii="Times New Roman" w:eastAsia="宋体" w:hAnsi="Times New Roman" w:cs="Times New Roman" w:hint="eastAsia"/>
          <w:sz w:val="24"/>
        </w:rPr>
        <w:t>，《</w:t>
      </w:r>
      <w:r w:rsidR="0069400D" w:rsidRPr="00114B39">
        <w:rPr>
          <w:rFonts w:ascii="Times New Roman" w:eastAsia="宋体" w:hAnsi="Times New Roman" w:cs="Times New Roman" w:hint="eastAsia"/>
          <w:sz w:val="24"/>
        </w:rPr>
        <w:t>从自动化技术到生成式人工智能——技术对劳动者影响的技能异质性研究</w:t>
      </w:r>
      <w:r w:rsidR="000E1055" w:rsidRPr="00114B39">
        <w:rPr>
          <w:rFonts w:ascii="Times New Roman" w:eastAsia="宋体" w:hAnsi="Times New Roman" w:cs="Times New Roman" w:hint="eastAsia"/>
          <w:sz w:val="24"/>
        </w:rPr>
        <w:t>》，《社会学研究》第</w:t>
      </w:r>
      <w:r w:rsidR="00C61C04" w:rsidRPr="00114B39">
        <w:rPr>
          <w:rFonts w:ascii="Times New Roman" w:eastAsia="宋体" w:hAnsi="Times New Roman" w:cs="Times New Roman" w:hint="eastAsia"/>
          <w:sz w:val="24"/>
        </w:rPr>
        <w:t>4</w:t>
      </w:r>
      <w:r w:rsidR="000E1055" w:rsidRPr="00114B39">
        <w:rPr>
          <w:rFonts w:ascii="Times New Roman" w:eastAsia="宋体" w:hAnsi="Times New Roman" w:cs="Times New Roman" w:hint="eastAsia"/>
          <w:sz w:val="24"/>
        </w:rPr>
        <w:t>期。</w:t>
      </w:r>
    </w:p>
    <w:p w14:paraId="425C2721" w14:textId="13B75AFD" w:rsidR="00046A55" w:rsidRPr="00114B39" w:rsidRDefault="00046A55"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张自慧、依力亚、黄利金，</w:t>
      </w:r>
      <w:r w:rsidRPr="00114B39">
        <w:rPr>
          <w:rFonts w:ascii="Times New Roman" w:eastAsia="宋体" w:hAnsi="Times New Roman" w:cs="Times New Roman" w:hint="eastAsia"/>
          <w:sz w:val="24"/>
        </w:rPr>
        <w:t>2022</w:t>
      </w:r>
      <w:r w:rsidRPr="00114B39">
        <w:rPr>
          <w:rFonts w:ascii="Times New Roman" w:eastAsia="宋体" w:hAnsi="Times New Roman" w:cs="Times New Roman" w:hint="eastAsia"/>
          <w:sz w:val="24"/>
        </w:rPr>
        <w:t>，《青年“躺平”背后的意义缺失与精神危机》，《哲学分析》第</w:t>
      </w:r>
      <w:r w:rsidRPr="00114B39">
        <w:rPr>
          <w:rFonts w:ascii="Times New Roman" w:eastAsia="宋体" w:hAnsi="Times New Roman" w:cs="Times New Roman" w:hint="eastAsia"/>
          <w:sz w:val="24"/>
        </w:rPr>
        <w:t>1</w:t>
      </w:r>
      <w:r w:rsidRPr="00114B39">
        <w:rPr>
          <w:rFonts w:ascii="Times New Roman" w:eastAsia="宋体" w:hAnsi="Times New Roman" w:cs="Times New Roman" w:hint="eastAsia"/>
          <w:sz w:val="24"/>
        </w:rPr>
        <w:t>期。</w:t>
      </w:r>
    </w:p>
    <w:p w14:paraId="0DE83B1D" w14:textId="1D7C007F" w:rsidR="00515A9A" w:rsidRPr="00114B39" w:rsidRDefault="002B439E"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赵超，</w:t>
      </w:r>
      <w:r w:rsidRPr="00114B39">
        <w:rPr>
          <w:rFonts w:ascii="Times New Roman" w:eastAsia="宋体" w:hAnsi="Times New Roman" w:cs="Times New Roman" w:hint="eastAsia"/>
          <w:sz w:val="24"/>
        </w:rPr>
        <w:t>2016</w:t>
      </w:r>
      <w:r w:rsidRPr="00114B39">
        <w:rPr>
          <w:rFonts w:ascii="Times New Roman" w:eastAsia="宋体" w:hAnsi="Times New Roman" w:cs="Times New Roman" w:hint="eastAsia"/>
          <w:sz w:val="24"/>
        </w:rPr>
        <w:t>，《知识、趣味与区隔——</w:t>
      </w:r>
      <w:r w:rsidRPr="00114B39">
        <w:rPr>
          <w:rFonts w:ascii="Times New Roman" w:eastAsia="宋体" w:hAnsi="Times New Roman" w:cs="Times New Roman"/>
          <w:sz w:val="24"/>
        </w:rPr>
        <w:t>&lt;</w:t>
      </w:r>
      <w:r w:rsidRPr="00114B39">
        <w:rPr>
          <w:rFonts w:ascii="Times New Roman" w:eastAsia="宋体" w:hAnsi="Times New Roman" w:cs="Times New Roman" w:hint="eastAsia"/>
          <w:sz w:val="24"/>
        </w:rPr>
        <w:t>区分：判断力的社会批判</w:t>
      </w:r>
      <w:r w:rsidRPr="00114B39">
        <w:rPr>
          <w:rFonts w:ascii="Times New Roman" w:eastAsia="宋体" w:hAnsi="Times New Roman" w:cs="Times New Roman"/>
          <w:sz w:val="24"/>
        </w:rPr>
        <w:t>&gt;</w:t>
      </w:r>
      <w:r w:rsidRPr="00114B39">
        <w:rPr>
          <w:rFonts w:ascii="Times New Roman" w:eastAsia="宋体" w:hAnsi="Times New Roman" w:cs="Times New Roman" w:hint="eastAsia"/>
          <w:sz w:val="24"/>
        </w:rPr>
        <w:t>评介》，《科学与社会》第</w:t>
      </w:r>
      <w:r w:rsidRPr="00114B39">
        <w:rPr>
          <w:rFonts w:ascii="Times New Roman" w:eastAsia="宋体" w:hAnsi="Times New Roman" w:cs="Times New Roman" w:hint="eastAsia"/>
          <w:sz w:val="24"/>
        </w:rPr>
        <w:t>2</w:t>
      </w:r>
      <w:r w:rsidRPr="00114B39">
        <w:rPr>
          <w:rFonts w:ascii="Times New Roman" w:eastAsia="宋体" w:hAnsi="Times New Roman" w:cs="Times New Roman" w:hint="eastAsia"/>
          <w:sz w:val="24"/>
        </w:rPr>
        <w:t>期。</w:t>
      </w:r>
    </w:p>
    <w:p w14:paraId="3D15DCDE" w14:textId="429F442C" w:rsidR="009A6A2F" w:rsidRPr="00114B39" w:rsidRDefault="009A6A2F"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郑广怀、张心怡，</w:t>
      </w:r>
      <w:r w:rsidRPr="00114B39">
        <w:rPr>
          <w:rFonts w:ascii="Times New Roman" w:eastAsia="宋体" w:hAnsi="Times New Roman" w:cs="Times New Roman" w:hint="eastAsia"/>
          <w:sz w:val="24"/>
        </w:rPr>
        <w:t>2022</w:t>
      </w:r>
      <w:r w:rsidRPr="00114B39">
        <w:rPr>
          <w:rFonts w:ascii="Times New Roman" w:eastAsia="宋体" w:hAnsi="Times New Roman" w:cs="Times New Roman" w:hint="eastAsia"/>
          <w:sz w:val="24"/>
        </w:rPr>
        <w:t>，《中国字幕组的兴趣工作研究》，《青年研究》第</w:t>
      </w:r>
      <w:r w:rsidRPr="00114B39">
        <w:rPr>
          <w:rFonts w:ascii="Times New Roman" w:eastAsia="宋体" w:hAnsi="Times New Roman" w:cs="Times New Roman" w:hint="eastAsia"/>
          <w:sz w:val="24"/>
        </w:rPr>
        <w:t>2</w:t>
      </w:r>
      <w:r w:rsidRPr="00114B39">
        <w:rPr>
          <w:rFonts w:ascii="Times New Roman" w:eastAsia="宋体" w:hAnsi="Times New Roman" w:cs="Times New Roman" w:hint="eastAsia"/>
          <w:sz w:val="24"/>
        </w:rPr>
        <w:t>期。</w:t>
      </w:r>
    </w:p>
    <w:p w14:paraId="4CB8DC57" w14:textId="643755C9" w:rsidR="005D7EF8" w:rsidRPr="00114B39" w:rsidRDefault="005D7EF8"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郑家豪</w:t>
      </w:r>
      <w:r w:rsidR="00BF0462" w:rsidRPr="00114B39">
        <w:rPr>
          <w:rFonts w:ascii="Times New Roman" w:eastAsia="宋体" w:hAnsi="Times New Roman" w:cs="Times New Roman" w:hint="eastAsia"/>
          <w:sz w:val="24"/>
        </w:rPr>
        <w:t>、赵延东，</w:t>
      </w:r>
      <w:r w:rsidR="00BF0462" w:rsidRPr="00114B39">
        <w:rPr>
          <w:rFonts w:ascii="Times New Roman" w:eastAsia="宋体" w:hAnsi="Times New Roman" w:cs="Times New Roman" w:hint="eastAsia"/>
          <w:sz w:val="24"/>
        </w:rPr>
        <w:t>2025</w:t>
      </w:r>
      <w:r w:rsidR="00BF0462" w:rsidRPr="00114B39">
        <w:rPr>
          <w:rFonts w:ascii="Times New Roman" w:eastAsia="宋体" w:hAnsi="Times New Roman" w:cs="Times New Roman" w:hint="eastAsia"/>
          <w:sz w:val="24"/>
        </w:rPr>
        <w:t>，《深耕此业：在平凡工作中寻找职业使命感》，《社会学评论》第</w:t>
      </w:r>
      <w:r w:rsidR="00B625EA" w:rsidRPr="00114B39">
        <w:rPr>
          <w:rFonts w:ascii="Times New Roman" w:eastAsia="宋体" w:hAnsi="Times New Roman" w:cs="Times New Roman" w:hint="eastAsia"/>
          <w:sz w:val="24"/>
        </w:rPr>
        <w:t>1</w:t>
      </w:r>
      <w:r w:rsidR="00B625EA" w:rsidRPr="00114B39">
        <w:rPr>
          <w:rFonts w:ascii="Times New Roman" w:eastAsia="宋体" w:hAnsi="Times New Roman" w:cs="Times New Roman" w:hint="eastAsia"/>
          <w:sz w:val="24"/>
        </w:rPr>
        <w:t>期。</w:t>
      </w:r>
    </w:p>
    <w:p w14:paraId="58143F90" w14:textId="028F2A18" w:rsidR="00027CED" w:rsidRPr="00114B39" w:rsidRDefault="00027CED"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郑作彧</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2023</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算法泛灵世界与当代工具理性批判重思</w:t>
      </w:r>
      <w:r w:rsidR="00A462E3" w:rsidRPr="00114B39">
        <w:rPr>
          <w:rFonts w:ascii="Times New Roman" w:eastAsia="宋体" w:hAnsi="Times New Roman" w:cs="Times New Roman" w:hint="eastAsia"/>
          <w:sz w:val="24"/>
        </w:rPr>
        <w:t>》，《</w:t>
      </w:r>
      <w:r w:rsidRPr="00114B39">
        <w:rPr>
          <w:rFonts w:ascii="Times New Roman" w:eastAsia="宋体" w:hAnsi="Times New Roman" w:cs="Times New Roman"/>
          <w:sz w:val="24"/>
        </w:rPr>
        <w:t>学术月刊</w:t>
      </w:r>
      <w:r w:rsidR="00827FEB"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1</w:t>
      </w:r>
      <w:r w:rsidRPr="00114B39">
        <w:rPr>
          <w:rFonts w:ascii="Times New Roman" w:eastAsia="宋体" w:hAnsi="Times New Roman" w:cs="Times New Roman" w:hint="eastAsia"/>
          <w:sz w:val="24"/>
        </w:rPr>
        <w:t>2</w:t>
      </w:r>
      <w:r w:rsidR="00827FEB" w:rsidRPr="00114B39">
        <w:rPr>
          <w:rFonts w:ascii="Times New Roman" w:eastAsia="宋体" w:hAnsi="Times New Roman" w:cs="Times New Roman" w:hint="eastAsia"/>
          <w:sz w:val="24"/>
        </w:rPr>
        <w:t>期。</w:t>
      </w:r>
    </w:p>
    <w:p w14:paraId="47979D37" w14:textId="36CA7E86" w:rsidR="007C7D4F" w:rsidRPr="00114B39" w:rsidRDefault="007C7D4F"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周红、</w:t>
      </w:r>
      <w:r w:rsidR="000D0164" w:rsidRPr="00114B39">
        <w:rPr>
          <w:rFonts w:ascii="Times New Roman" w:eastAsia="宋体" w:hAnsi="Times New Roman" w:cs="Times New Roman" w:hint="eastAsia"/>
          <w:sz w:val="24"/>
        </w:rPr>
        <w:t>张弛、沈畅</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2024</w:t>
      </w:r>
      <w:r w:rsidRPr="00114B39">
        <w:rPr>
          <w:rFonts w:ascii="Times New Roman" w:eastAsia="宋体" w:hAnsi="Times New Roman" w:cs="Times New Roman" w:hint="eastAsia"/>
          <w:sz w:val="24"/>
        </w:rPr>
        <w:t>，</w:t>
      </w:r>
      <w:r w:rsidR="00661ED7" w:rsidRPr="00114B39">
        <w:rPr>
          <w:rFonts w:ascii="Times New Roman" w:eastAsia="宋体" w:hAnsi="Times New Roman" w:cs="Times New Roman" w:hint="eastAsia"/>
          <w:sz w:val="24"/>
        </w:rPr>
        <w:t>《</w:t>
      </w:r>
      <w:r w:rsidR="000D0164" w:rsidRPr="00114B39">
        <w:rPr>
          <w:rFonts w:ascii="Times New Roman" w:eastAsia="宋体" w:hAnsi="Times New Roman" w:cs="Times New Roman" w:hint="eastAsia"/>
          <w:sz w:val="24"/>
        </w:rPr>
        <w:t>平台经济模式下平台就业者职业认同感影响因素研究</w:t>
      </w:r>
      <w:r w:rsidR="00661ED7"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《中国青年研究》第</w:t>
      </w:r>
      <w:r w:rsidR="0095415C" w:rsidRPr="00114B39">
        <w:rPr>
          <w:rFonts w:ascii="Times New Roman" w:eastAsia="宋体" w:hAnsi="Times New Roman" w:cs="Times New Roman" w:hint="eastAsia"/>
          <w:sz w:val="24"/>
        </w:rPr>
        <w:t>1</w:t>
      </w:r>
      <w:r w:rsidRPr="00114B39">
        <w:rPr>
          <w:rFonts w:ascii="Times New Roman" w:eastAsia="宋体" w:hAnsi="Times New Roman" w:cs="Times New Roman" w:hint="eastAsia"/>
          <w:sz w:val="24"/>
        </w:rPr>
        <w:t>期。</w:t>
      </w:r>
    </w:p>
    <w:p w14:paraId="15988763" w14:textId="07C687DE" w:rsidR="00134A35" w:rsidRPr="00114B39" w:rsidRDefault="00134A35"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周晓虹，</w:t>
      </w:r>
      <w:r w:rsidRPr="00114B39">
        <w:rPr>
          <w:rFonts w:ascii="Times New Roman" w:eastAsia="宋体" w:hAnsi="Times New Roman" w:cs="Times New Roman" w:hint="eastAsia"/>
          <w:sz w:val="24"/>
        </w:rPr>
        <w:t>2008</w:t>
      </w:r>
      <w:r w:rsidRPr="00114B39">
        <w:rPr>
          <w:rFonts w:ascii="Times New Roman" w:eastAsia="宋体" w:hAnsi="Times New Roman" w:cs="Times New Roman" w:hint="eastAsia"/>
          <w:sz w:val="24"/>
        </w:rPr>
        <w:t>，《认同理论：社会学与心理学的分析路径》，《社会科学》第</w:t>
      </w:r>
      <w:r w:rsidRPr="00114B39">
        <w:rPr>
          <w:rFonts w:ascii="Times New Roman" w:eastAsia="宋体" w:hAnsi="Times New Roman" w:cs="Times New Roman" w:hint="eastAsia"/>
          <w:sz w:val="24"/>
        </w:rPr>
        <w:t>4</w:t>
      </w:r>
      <w:r w:rsidRPr="00114B39">
        <w:rPr>
          <w:rFonts w:ascii="Times New Roman" w:eastAsia="宋体" w:hAnsi="Times New Roman" w:cs="Times New Roman" w:hint="eastAsia"/>
          <w:sz w:val="24"/>
        </w:rPr>
        <w:t>期。</w:t>
      </w:r>
    </w:p>
    <w:p w14:paraId="3200A3A4" w14:textId="77777777" w:rsidR="001330EA" w:rsidRPr="00114B39" w:rsidRDefault="00E711CA" w:rsidP="00B55381">
      <w:pPr>
        <w:spacing w:line="276" w:lineRule="auto"/>
        <w:ind w:left="566" w:hangingChars="236" w:hanging="566"/>
        <w:rPr>
          <w:rFonts w:ascii="Times New Roman" w:eastAsia="宋体" w:hAnsi="Times New Roman" w:cs="Times New Roman"/>
          <w:color w:val="000000" w:themeColor="text1"/>
          <w:sz w:val="24"/>
        </w:rPr>
      </w:pPr>
      <w:r w:rsidRPr="00114B39">
        <w:rPr>
          <w:rFonts w:ascii="Times New Roman" w:eastAsia="宋体" w:hAnsi="Times New Roman" w:cs="Times New Roman"/>
          <w:color w:val="000000" w:themeColor="text1"/>
          <w:sz w:val="24"/>
        </w:rPr>
        <w:t>周泽鹏、肖索未</w:t>
      </w:r>
      <w:r w:rsidRPr="00114B39">
        <w:rPr>
          <w:rFonts w:ascii="Times New Roman" w:eastAsia="宋体" w:hAnsi="Times New Roman" w:cs="Times New Roman" w:hint="eastAsia"/>
          <w:color w:val="000000" w:themeColor="text1"/>
          <w:sz w:val="24"/>
        </w:rPr>
        <w:t>，</w:t>
      </w:r>
      <w:r w:rsidRPr="00114B39">
        <w:rPr>
          <w:rFonts w:ascii="Times New Roman" w:eastAsia="宋体" w:hAnsi="Times New Roman" w:cs="Times New Roman"/>
          <w:color w:val="000000" w:themeColor="text1"/>
          <w:sz w:val="24"/>
        </w:rPr>
        <w:t>2022</w:t>
      </w:r>
      <w:r w:rsidRPr="00114B39">
        <w:rPr>
          <w:rFonts w:ascii="Times New Roman" w:eastAsia="宋体" w:hAnsi="Times New Roman" w:cs="Times New Roman" w:hint="eastAsia"/>
          <w:color w:val="000000" w:themeColor="text1"/>
          <w:sz w:val="24"/>
        </w:rPr>
        <w:t>，《体验本真性：北漂青年的社会交往与双重生活》，《社会》第</w:t>
      </w:r>
      <w:r w:rsidRPr="00114B39">
        <w:rPr>
          <w:rFonts w:ascii="Times New Roman" w:eastAsia="宋体" w:hAnsi="Times New Roman" w:cs="Times New Roman" w:hint="eastAsia"/>
          <w:color w:val="000000" w:themeColor="text1"/>
          <w:sz w:val="24"/>
        </w:rPr>
        <w:t>4</w:t>
      </w:r>
      <w:r w:rsidRPr="00114B39">
        <w:rPr>
          <w:rFonts w:ascii="Times New Roman" w:eastAsia="宋体" w:hAnsi="Times New Roman" w:cs="Times New Roman" w:hint="eastAsia"/>
          <w:color w:val="000000" w:themeColor="text1"/>
          <w:sz w:val="24"/>
        </w:rPr>
        <w:t>期。</w:t>
      </w:r>
    </w:p>
    <w:p w14:paraId="4C3F4EA1" w14:textId="1B0F70AA" w:rsidR="001330EA" w:rsidRPr="00114B39" w:rsidRDefault="001330EA" w:rsidP="00B55381">
      <w:pPr>
        <w:spacing w:line="276" w:lineRule="auto"/>
        <w:ind w:left="566" w:hangingChars="236" w:hanging="566"/>
        <w:rPr>
          <w:rFonts w:ascii="Times New Roman" w:eastAsia="宋体" w:hAnsi="Times New Roman" w:cs="Times New Roman"/>
          <w:color w:val="000000" w:themeColor="text1"/>
          <w:sz w:val="24"/>
        </w:rPr>
      </w:pPr>
      <w:r w:rsidRPr="00114B39">
        <w:rPr>
          <w:rFonts w:ascii="Times New Roman" w:eastAsia="宋体" w:hAnsi="Times New Roman" w:cs="Times New Roman"/>
          <w:sz w:val="24"/>
        </w:rPr>
        <w:t>庄家炽</w:t>
      </w:r>
      <w:r w:rsidRPr="00114B39">
        <w:rPr>
          <w:rFonts w:ascii="Times New Roman" w:eastAsia="宋体" w:hAnsi="Times New Roman" w:cs="Times New Roman" w:hint="eastAsia"/>
          <w:sz w:val="24"/>
        </w:rPr>
        <w:t>，</w:t>
      </w:r>
      <w:r w:rsidRPr="00114B39">
        <w:rPr>
          <w:rFonts w:ascii="Times New Roman" w:eastAsia="宋体" w:hAnsi="Times New Roman" w:cs="Times New Roman" w:hint="eastAsia"/>
          <w:sz w:val="24"/>
        </w:rPr>
        <w:t>2</w:t>
      </w:r>
      <w:r w:rsidRPr="00114B39">
        <w:rPr>
          <w:rFonts w:ascii="Times New Roman" w:eastAsia="宋体" w:hAnsi="Times New Roman" w:cs="Times New Roman"/>
          <w:sz w:val="24"/>
        </w:rPr>
        <w:t>018</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从被管理的手到被管理的心</w:t>
      </w:r>
      <w:r w:rsidRPr="00114B39">
        <w:rPr>
          <w:rFonts w:ascii="Times New Roman" w:eastAsia="宋体" w:hAnsi="Times New Roman" w:cs="Times New Roman"/>
          <w:sz w:val="24"/>
        </w:rPr>
        <w:t>——</w:t>
      </w:r>
      <w:r w:rsidRPr="00114B39">
        <w:rPr>
          <w:rFonts w:ascii="Times New Roman" w:eastAsia="宋体" w:hAnsi="Times New Roman" w:cs="Times New Roman"/>
          <w:sz w:val="24"/>
        </w:rPr>
        <w:t>劳动过程视野下的加班研究</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社会学研究</w:t>
      </w:r>
      <w:r w:rsidRPr="00114B39">
        <w:rPr>
          <w:rFonts w:ascii="Times New Roman" w:eastAsia="宋体" w:hAnsi="Times New Roman" w:cs="Times New Roman" w:hint="eastAsia"/>
          <w:sz w:val="24"/>
        </w:rPr>
        <w:t>》第</w:t>
      </w:r>
      <w:r w:rsidRPr="00114B39">
        <w:rPr>
          <w:rFonts w:ascii="Times New Roman" w:eastAsia="宋体" w:hAnsi="Times New Roman" w:cs="Times New Roman"/>
          <w:sz w:val="24"/>
        </w:rPr>
        <w:t>3</w:t>
      </w:r>
      <w:r w:rsidRPr="00114B39">
        <w:rPr>
          <w:rFonts w:ascii="Times New Roman" w:eastAsia="宋体" w:hAnsi="Times New Roman" w:cs="Times New Roman" w:hint="eastAsia"/>
          <w:sz w:val="24"/>
        </w:rPr>
        <w:t>期。</w:t>
      </w:r>
    </w:p>
    <w:p w14:paraId="1C53558B" w14:textId="1A8A16C9" w:rsidR="00D66D74" w:rsidRPr="00114B39" w:rsidRDefault="00D66D74" w:rsidP="00F86A1E">
      <w:pPr>
        <w:ind w:left="511" w:hangingChars="213" w:hanging="511"/>
        <w:rPr>
          <w:rFonts w:ascii="Times New Roman" w:hAnsi="Times New Roman" w:cs="Times New Roman"/>
          <w:sz w:val="24"/>
        </w:rPr>
      </w:pPr>
      <w:r w:rsidRPr="00114B39">
        <w:rPr>
          <w:rFonts w:ascii="Times New Roman" w:hAnsi="Times New Roman" w:cs="Times New Roman" w:hint="eastAsia"/>
          <w:sz w:val="24"/>
        </w:rPr>
        <w:t>Ace</w:t>
      </w:r>
      <w:r w:rsidRPr="00114B39">
        <w:rPr>
          <w:rFonts w:ascii="Times New Roman" w:hAnsi="Times New Roman" w:cs="Times New Roman"/>
          <w:sz w:val="24"/>
        </w:rPr>
        <w:t xml:space="preserve">moglu, Daron. 2002. “Technical Change, Inequality, and the Labor Market.” </w:t>
      </w:r>
      <w:r w:rsidRPr="00114B39">
        <w:rPr>
          <w:rFonts w:ascii="Times New Roman" w:hAnsi="Times New Roman" w:cs="Times New Roman"/>
          <w:i/>
          <w:iCs/>
          <w:sz w:val="24"/>
        </w:rPr>
        <w:t xml:space="preserve">Journal of Economic Literature </w:t>
      </w:r>
      <w:r w:rsidRPr="00114B39">
        <w:rPr>
          <w:rFonts w:ascii="Times New Roman" w:hAnsi="Times New Roman" w:cs="Times New Roman"/>
          <w:sz w:val="24"/>
        </w:rPr>
        <w:t>40(1).</w:t>
      </w:r>
    </w:p>
    <w:p w14:paraId="4850510D" w14:textId="3BF7610F" w:rsidR="00560228" w:rsidRPr="00114B39" w:rsidRDefault="00560228" w:rsidP="00F86A1E">
      <w:pPr>
        <w:ind w:left="511" w:hangingChars="213" w:hanging="511"/>
        <w:rPr>
          <w:rFonts w:ascii="Times New Roman" w:hAnsi="Times New Roman" w:cs="Times New Roman"/>
          <w:sz w:val="24"/>
        </w:rPr>
      </w:pPr>
      <w:r w:rsidRPr="00114B39">
        <w:rPr>
          <w:rFonts w:ascii="Times New Roman" w:hAnsi="Times New Roman" w:cs="Times New Roman"/>
          <w:sz w:val="24"/>
        </w:rPr>
        <w:lastRenderedPageBreak/>
        <w:t xml:space="preserve">Acemoglu, Daron, David Autor, Jonathon Hazell &amp; Pascual Restrepo. 2022. “Artificial Intelligence and Jobs: Evidence from Online Vacancies.” </w:t>
      </w:r>
      <w:r w:rsidRPr="00114B39">
        <w:rPr>
          <w:rFonts w:ascii="Times New Roman" w:hAnsi="Times New Roman" w:cs="Times New Roman"/>
          <w:i/>
          <w:iCs/>
          <w:sz w:val="24"/>
        </w:rPr>
        <w:t>Journal of Labor Economics</w:t>
      </w:r>
      <w:r w:rsidRPr="00114B39">
        <w:rPr>
          <w:rFonts w:ascii="Times New Roman" w:hAnsi="Times New Roman" w:cs="Times New Roman"/>
          <w:sz w:val="24"/>
        </w:rPr>
        <w:t xml:space="preserve"> 40(S1).</w:t>
      </w:r>
    </w:p>
    <w:p w14:paraId="7853E73C" w14:textId="305858B8" w:rsidR="001A2E13" w:rsidRPr="00114B39" w:rsidRDefault="001A2E13" w:rsidP="001A2E13">
      <w:pPr>
        <w:ind w:left="511" w:hangingChars="213" w:hanging="511"/>
        <w:rPr>
          <w:rFonts w:ascii="Times New Roman" w:hAnsi="Times New Roman" w:cs="Times New Roman"/>
          <w:sz w:val="24"/>
        </w:rPr>
      </w:pPr>
      <w:r w:rsidRPr="00114B39">
        <w:rPr>
          <w:rFonts w:ascii="Times New Roman" w:hAnsi="Times New Roman" w:cs="Times New Roman"/>
          <w:sz w:val="24"/>
        </w:rPr>
        <w:t xml:space="preserve">Andrews, Tyler W. &amp; Stewart J. H. McCann. 2022. “The Relation of Geek Culture Engagement to Narcissism and Self-esteem: Potential Roles of Admiration, Rivalry, Status, and Inclusion.” </w:t>
      </w:r>
      <w:r w:rsidRPr="00114B39">
        <w:rPr>
          <w:rFonts w:ascii="Times New Roman" w:hAnsi="Times New Roman" w:cs="Times New Roman"/>
          <w:i/>
          <w:iCs/>
          <w:sz w:val="24"/>
        </w:rPr>
        <w:t>Current Psychology</w:t>
      </w:r>
      <w:r w:rsidRPr="00114B39">
        <w:rPr>
          <w:rFonts w:ascii="Times New Roman" w:hAnsi="Times New Roman" w:cs="Times New Roman"/>
          <w:sz w:val="24"/>
        </w:rPr>
        <w:t xml:space="preserve"> 41.</w:t>
      </w:r>
    </w:p>
    <w:p w14:paraId="421E84DA" w14:textId="6E6D75FA" w:rsidR="00B701E7" w:rsidRPr="00114B39" w:rsidRDefault="00B701E7"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Barbour, Joshua B. &amp; John C. Lammers. 2015. “Measuring Professional Identity: A Review of the Literature and a Multilevel Confirmatory Factor Analysis of Professional Identity Constructs</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 xml:space="preserve">” </w:t>
      </w:r>
      <w:r w:rsidRPr="00114B39">
        <w:rPr>
          <w:rFonts w:ascii="Times New Roman" w:eastAsia="宋体" w:hAnsi="Times New Roman" w:cs="Times New Roman"/>
          <w:i/>
          <w:iCs/>
          <w:sz w:val="24"/>
        </w:rPr>
        <w:t>Journal of Professions and Organizations</w:t>
      </w:r>
      <w:r w:rsidRPr="00114B39">
        <w:rPr>
          <w:rFonts w:ascii="Times New Roman" w:eastAsia="宋体" w:hAnsi="Times New Roman" w:cs="Times New Roman"/>
          <w:sz w:val="24"/>
        </w:rPr>
        <w:t xml:space="preserve"> 2.</w:t>
      </w:r>
    </w:p>
    <w:p w14:paraId="50043FBF" w14:textId="0635C87E" w:rsidR="004E533F" w:rsidRPr="00114B39" w:rsidRDefault="004E533F"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Burrell, Jenna &amp; Marion Fourcade. 2021. “The Society of Algorithms</w:t>
      </w:r>
      <w:r w:rsidRPr="00114B39">
        <w:rPr>
          <w:rFonts w:ascii="Times New Roman" w:eastAsia="宋体" w:hAnsi="Times New Roman" w:cs="Times New Roman" w:hint="eastAsia"/>
          <w:sz w:val="24"/>
        </w:rPr>
        <w:t>.</w:t>
      </w:r>
      <w:r w:rsidRPr="00114B39">
        <w:rPr>
          <w:rFonts w:ascii="Times New Roman" w:eastAsia="宋体" w:hAnsi="Times New Roman" w:cs="Times New Roman"/>
          <w:sz w:val="24"/>
        </w:rPr>
        <w:t xml:space="preserve">” </w:t>
      </w:r>
      <w:r w:rsidRPr="00114B39">
        <w:rPr>
          <w:rFonts w:ascii="Times New Roman" w:eastAsia="宋体" w:hAnsi="Times New Roman" w:cs="Times New Roman"/>
          <w:i/>
          <w:iCs/>
          <w:sz w:val="24"/>
        </w:rPr>
        <w:t>Annual Review of Sociology</w:t>
      </w:r>
      <w:r w:rsidRPr="00114B39">
        <w:rPr>
          <w:rFonts w:ascii="Times New Roman" w:eastAsia="宋体" w:hAnsi="Times New Roman" w:cs="Times New Roman"/>
          <w:sz w:val="24"/>
        </w:rPr>
        <w:t xml:space="preserve"> 47.</w:t>
      </w:r>
    </w:p>
    <w:p w14:paraId="3808D8A5" w14:textId="67191176" w:rsidR="00A564BC" w:rsidRPr="00114B39" w:rsidRDefault="00A564BC"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Campero, Santiago. </w:t>
      </w:r>
      <w:r w:rsidR="005646CA" w:rsidRPr="00114B39">
        <w:rPr>
          <w:rFonts w:ascii="Times New Roman" w:eastAsia="宋体" w:hAnsi="Times New Roman" w:cs="Times New Roman" w:hint="eastAsia"/>
          <w:sz w:val="24"/>
        </w:rPr>
        <w:t xml:space="preserve">2021. </w:t>
      </w:r>
      <w:r w:rsidRPr="00114B39">
        <w:rPr>
          <w:rFonts w:ascii="Times New Roman" w:eastAsia="宋体" w:hAnsi="Times New Roman" w:cs="Times New Roman"/>
          <w:sz w:val="24"/>
        </w:rPr>
        <w:t xml:space="preserve">“Hiring and Intra-occupational Gender Segregation in Software Engineering.” </w:t>
      </w:r>
      <w:r w:rsidRPr="00114B39">
        <w:rPr>
          <w:rFonts w:ascii="Times New Roman" w:eastAsia="宋体" w:hAnsi="Times New Roman" w:cs="Times New Roman"/>
          <w:i/>
          <w:iCs/>
          <w:sz w:val="24"/>
        </w:rPr>
        <w:t>American Sociological Review</w:t>
      </w:r>
      <w:r w:rsidRPr="00114B39">
        <w:rPr>
          <w:rFonts w:ascii="Times New Roman" w:eastAsia="宋体" w:hAnsi="Times New Roman" w:cs="Times New Roman"/>
          <w:sz w:val="24"/>
        </w:rPr>
        <w:t xml:space="preserve"> 86(1).</w:t>
      </w:r>
    </w:p>
    <w:p w14:paraId="2B9E7518" w14:textId="3192E422" w:rsidR="00B76AF8" w:rsidRPr="00114B39" w:rsidRDefault="00B76AF8"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Cha</w:t>
      </w:r>
      <w:r w:rsidRPr="00114B39">
        <w:rPr>
          <w:rFonts w:ascii="Times New Roman" w:eastAsia="宋体" w:hAnsi="Times New Roman" w:cs="Times New Roman"/>
          <w:sz w:val="24"/>
        </w:rPr>
        <w:t xml:space="preserve">, Youngjoo &amp; Kim A. Weeden. 2014. “Overwork and the Slow Convergence in the Gender Gap in Wages.” </w:t>
      </w:r>
      <w:r w:rsidRPr="00114B39">
        <w:rPr>
          <w:rFonts w:ascii="Times New Roman" w:eastAsia="宋体" w:hAnsi="Times New Roman" w:cs="Times New Roman"/>
          <w:i/>
          <w:iCs/>
          <w:sz w:val="24"/>
        </w:rPr>
        <w:t>American Sociological Review</w:t>
      </w:r>
      <w:r w:rsidRPr="00114B39">
        <w:rPr>
          <w:rFonts w:ascii="Times New Roman" w:eastAsia="宋体" w:hAnsi="Times New Roman" w:cs="Times New Roman"/>
          <w:sz w:val="24"/>
        </w:rPr>
        <w:t xml:space="preserve"> 79(3).</w:t>
      </w:r>
    </w:p>
    <w:p w14:paraId="00A85083" w14:textId="2979C656" w:rsidR="00F43D80" w:rsidRPr="00114B39" w:rsidRDefault="005A343A" w:rsidP="00F43D80">
      <w:pPr>
        <w:spacing w:line="276" w:lineRule="auto"/>
        <w:ind w:left="566" w:hangingChars="236" w:hanging="566"/>
        <w:rPr>
          <w:rFonts w:ascii="Times New Roman" w:hAnsi="Times New Roman" w:cs="Times New Roman"/>
          <w:color w:val="000000" w:themeColor="text1"/>
          <w:sz w:val="24"/>
        </w:rPr>
      </w:pPr>
      <w:r w:rsidRPr="00114B39">
        <w:rPr>
          <w:rFonts w:ascii="Times New Roman" w:eastAsia="宋体" w:hAnsi="Times New Roman" w:cs="Times New Roman" w:hint="eastAsia"/>
          <w:sz w:val="24"/>
        </w:rPr>
        <w:t>Cui</w:t>
      </w:r>
      <w:r w:rsidRPr="00114B39">
        <w:rPr>
          <w:rFonts w:ascii="Times New Roman" w:eastAsia="宋体" w:hAnsi="Times New Roman" w:cs="Times New Roman"/>
          <w:sz w:val="24"/>
        </w:rPr>
        <w:t xml:space="preserve">, Kevin Zheyuan, Mert Demirer, Sonia Jaffe, Leon Musolff, Sida Peng &amp; Tobias Salz. 2025. “The Effects of Generative AI on High-skilled Work: Evidence from Three Field Experiments with Software Developers.” </w:t>
      </w:r>
      <w:r w:rsidRPr="00114B39">
        <w:rPr>
          <w:rFonts w:ascii="Times New Roman" w:hAnsi="Times New Roman" w:cs="Times New Roman"/>
          <w:color w:val="000000" w:themeColor="text1"/>
          <w:sz w:val="24"/>
        </w:rPr>
        <w:t xml:space="preserve">Available at </w:t>
      </w:r>
      <w:r w:rsidRPr="00114B39">
        <w:rPr>
          <w:rFonts w:ascii="Times New Roman" w:hAnsi="Times New Roman" w:cs="Times New Roman"/>
          <w:i/>
          <w:iCs/>
          <w:color w:val="000000" w:themeColor="text1"/>
          <w:sz w:val="24"/>
        </w:rPr>
        <w:t>SSRN</w:t>
      </w:r>
      <w:r w:rsidRPr="00114B39">
        <w:rPr>
          <w:rFonts w:ascii="Times New Roman" w:hAnsi="Times New Roman" w:cs="Times New Roman"/>
          <w:color w:val="000000" w:themeColor="text1"/>
          <w:sz w:val="24"/>
        </w:rPr>
        <w:t>: </w:t>
      </w:r>
      <w:hyperlink r:id="rId22" w:tgtFrame="_blank" w:history="1">
        <w:r w:rsidRPr="00114B39">
          <w:rPr>
            <w:rStyle w:val="aff"/>
            <w:rFonts w:ascii="Times New Roman" w:eastAsia="宋体" w:hAnsi="Times New Roman" w:cs="Times New Roman"/>
            <w:sz w:val="24"/>
          </w:rPr>
          <w:t>https://ssrn.com/abstract=4945566</w:t>
        </w:r>
      </w:hyperlink>
      <w:r w:rsidR="00A013F6" w:rsidRPr="00114B39">
        <w:rPr>
          <w:rFonts w:ascii="Times New Roman" w:eastAsia="宋体" w:hAnsi="Times New Roman" w:cs="Times New Roman"/>
          <w:sz w:val="24"/>
        </w:rPr>
        <w:t>.</w:t>
      </w:r>
    </w:p>
    <w:p w14:paraId="570094B2" w14:textId="5657A642" w:rsidR="00757110" w:rsidRPr="00114B39" w:rsidRDefault="00757110"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Deci,</w:t>
      </w:r>
      <w:r w:rsidRPr="00114B39">
        <w:rPr>
          <w:rFonts w:ascii="Times New Roman" w:eastAsia="宋体" w:hAnsi="Times New Roman" w:cs="Times New Roman"/>
          <w:sz w:val="24"/>
        </w:rPr>
        <w:t xml:space="preserve"> Edward L. &amp; Richard M. Ryan. 2000. “The ‘What’ and ‘Why’ of Goal Pursuits: Human Needs and the Self-Determination of Behavior.” </w:t>
      </w:r>
      <w:r w:rsidRPr="00114B39">
        <w:rPr>
          <w:rFonts w:ascii="Times New Roman" w:eastAsia="宋体" w:hAnsi="Times New Roman" w:cs="Times New Roman"/>
          <w:i/>
          <w:iCs/>
          <w:sz w:val="24"/>
        </w:rPr>
        <w:t>Psychological Inquiry</w:t>
      </w:r>
      <w:r w:rsidRPr="00114B39">
        <w:rPr>
          <w:rFonts w:ascii="Times New Roman" w:eastAsia="宋体" w:hAnsi="Times New Roman" w:cs="Times New Roman"/>
          <w:sz w:val="24"/>
        </w:rPr>
        <w:t xml:space="preserve"> 11(4).</w:t>
      </w:r>
    </w:p>
    <w:p w14:paraId="7838A0A4" w14:textId="77777777" w:rsidR="001B7AF8" w:rsidRPr="00114B39" w:rsidRDefault="002260F8"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DeVellis, R</w:t>
      </w:r>
      <w:r w:rsidRPr="00114B39">
        <w:rPr>
          <w:rFonts w:ascii="Times New Roman" w:eastAsia="宋体" w:hAnsi="Times New Roman" w:cs="Times New Roman" w:hint="eastAsia"/>
          <w:sz w:val="24"/>
        </w:rPr>
        <w:t>ob</w:t>
      </w:r>
      <w:r w:rsidRPr="00114B39">
        <w:rPr>
          <w:rFonts w:ascii="Times New Roman" w:eastAsia="宋体" w:hAnsi="Times New Roman" w:cs="Times New Roman"/>
          <w:sz w:val="24"/>
        </w:rPr>
        <w:t xml:space="preserve">ert F. 2017. </w:t>
      </w:r>
      <w:r w:rsidRPr="00114B39">
        <w:rPr>
          <w:rFonts w:ascii="Times New Roman" w:eastAsia="宋体" w:hAnsi="Times New Roman" w:cs="Times New Roman"/>
          <w:i/>
          <w:iCs/>
          <w:sz w:val="24"/>
        </w:rPr>
        <w:t>Scale Development: Theory and Applications</w:t>
      </w:r>
      <w:r w:rsidRPr="00114B39">
        <w:rPr>
          <w:rFonts w:ascii="Times New Roman" w:eastAsia="宋体" w:hAnsi="Times New Roman" w:cs="Times New Roman"/>
          <w:sz w:val="24"/>
        </w:rPr>
        <w:t xml:space="preserve"> (</w:t>
      </w:r>
      <w:r w:rsidR="00173A3C" w:rsidRPr="00114B39">
        <w:rPr>
          <w:rFonts w:ascii="Times New Roman" w:eastAsia="宋体" w:hAnsi="Times New Roman" w:cs="Times New Roman"/>
          <w:sz w:val="24"/>
        </w:rPr>
        <w:t>F</w:t>
      </w:r>
      <w:r w:rsidR="001D6252" w:rsidRPr="00114B39">
        <w:rPr>
          <w:rFonts w:ascii="Times New Roman" w:eastAsia="宋体" w:hAnsi="Times New Roman" w:cs="Times New Roman"/>
          <w:sz w:val="24"/>
        </w:rPr>
        <w:t xml:space="preserve">ourth </w:t>
      </w:r>
      <w:r w:rsidR="00173A3C" w:rsidRPr="00114B39">
        <w:rPr>
          <w:rFonts w:ascii="Times New Roman" w:eastAsia="宋体" w:hAnsi="Times New Roman" w:cs="Times New Roman"/>
          <w:sz w:val="24"/>
        </w:rPr>
        <w:t>Ed</w:t>
      </w:r>
      <w:r w:rsidR="001D6252" w:rsidRPr="00114B39">
        <w:rPr>
          <w:rFonts w:ascii="Times New Roman" w:eastAsia="宋体" w:hAnsi="Times New Roman" w:cs="Times New Roman"/>
          <w:sz w:val="24"/>
        </w:rPr>
        <w:t>ition</w:t>
      </w:r>
      <w:r w:rsidRPr="00114B39">
        <w:rPr>
          <w:rFonts w:ascii="Times New Roman" w:eastAsia="宋体" w:hAnsi="Times New Roman" w:cs="Times New Roman"/>
          <w:sz w:val="24"/>
        </w:rPr>
        <w:t>). Thousand Oaks, CA: Sage Publications.</w:t>
      </w:r>
    </w:p>
    <w:p w14:paraId="55AE1C8F" w14:textId="57C14423" w:rsidR="006433B9" w:rsidRPr="00114B39" w:rsidRDefault="006433B9"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Erikson, Erik H. 1959. </w:t>
      </w:r>
      <w:r w:rsidRPr="00114B39">
        <w:rPr>
          <w:rFonts w:ascii="Times New Roman" w:eastAsia="宋体" w:hAnsi="Times New Roman" w:cs="Times New Roman"/>
          <w:i/>
          <w:iCs/>
          <w:sz w:val="24"/>
        </w:rPr>
        <w:t>Identity and Life Cycle</w:t>
      </w:r>
      <w:r w:rsidRPr="00114B39">
        <w:rPr>
          <w:rFonts w:ascii="Times New Roman" w:eastAsia="宋体" w:hAnsi="Times New Roman" w:cs="Times New Roman"/>
          <w:sz w:val="24"/>
        </w:rPr>
        <w:t xml:space="preserve">. New York: </w:t>
      </w:r>
      <w:r w:rsidR="00753701" w:rsidRPr="00114B39">
        <w:rPr>
          <w:rFonts w:ascii="Times New Roman" w:eastAsia="宋体" w:hAnsi="Times New Roman" w:cs="Times New Roman"/>
          <w:sz w:val="24"/>
        </w:rPr>
        <w:t xml:space="preserve">W. W. </w:t>
      </w:r>
      <w:r w:rsidRPr="00114B39">
        <w:rPr>
          <w:rFonts w:ascii="Times New Roman" w:eastAsia="宋体" w:hAnsi="Times New Roman" w:cs="Times New Roman"/>
          <w:sz w:val="24"/>
        </w:rPr>
        <w:t>Norton</w:t>
      </w:r>
      <w:r w:rsidR="00753701" w:rsidRPr="00114B39">
        <w:rPr>
          <w:rFonts w:ascii="Times New Roman" w:eastAsia="宋体" w:hAnsi="Times New Roman" w:cs="Times New Roman"/>
          <w:sz w:val="24"/>
        </w:rPr>
        <w:t xml:space="preserve"> &amp; Company</w:t>
      </w:r>
      <w:r w:rsidRPr="00114B39">
        <w:rPr>
          <w:rFonts w:ascii="Times New Roman" w:eastAsia="宋体" w:hAnsi="Times New Roman" w:cs="Times New Roman"/>
          <w:sz w:val="24"/>
        </w:rPr>
        <w:t>.</w:t>
      </w:r>
    </w:p>
    <w:p w14:paraId="1BBE4242" w14:textId="00CE11B0" w:rsidR="00A145C1" w:rsidRPr="00114B39" w:rsidRDefault="00A145C1"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Fitzgerald, Anita. 2020. “Professional Identity: A Concept Analysis”. </w:t>
      </w:r>
      <w:r w:rsidRPr="00114B39">
        <w:rPr>
          <w:rFonts w:ascii="Times New Roman" w:eastAsia="宋体" w:hAnsi="Times New Roman" w:cs="Times New Roman"/>
          <w:i/>
          <w:iCs/>
          <w:sz w:val="24"/>
        </w:rPr>
        <w:t>Nursing Forum</w:t>
      </w:r>
      <w:r w:rsidRPr="00114B39">
        <w:rPr>
          <w:rFonts w:ascii="Times New Roman" w:eastAsia="宋体" w:hAnsi="Times New Roman" w:cs="Times New Roman"/>
          <w:sz w:val="24"/>
        </w:rPr>
        <w:t xml:space="preserve"> 55(3).</w:t>
      </w:r>
    </w:p>
    <w:p w14:paraId="76E6982C" w14:textId="77C96F0A" w:rsidR="00CD4C34" w:rsidRPr="00114B39" w:rsidRDefault="00CD4C34" w:rsidP="00B55381">
      <w:pPr>
        <w:spacing w:line="276" w:lineRule="auto"/>
        <w:ind w:left="566" w:hangingChars="236" w:hanging="566"/>
        <w:rPr>
          <w:rFonts w:ascii="Times New Roman" w:eastAsia="宋体" w:hAnsi="Times New Roman" w:cs="Times New Roman"/>
          <w:sz w:val="24"/>
        </w:rPr>
      </w:pPr>
      <w:r w:rsidRPr="000A21BC">
        <w:rPr>
          <w:rFonts w:ascii="Times New Roman" w:eastAsia="宋体" w:hAnsi="Times New Roman" w:cs="Times New Roman"/>
          <w:sz w:val="24"/>
          <w:lang w:val="fr-FR"/>
        </w:rPr>
        <w:t xml:space="preserve">Hansson, Sandra Ocasio, Anita Björklund Carlstedt &amp; Anne-Le Morville. </w:t>
      </w:r>
      <w:r w:rsidRPr="00114B39">
        <w:rPr>
          <w:rFonts w:ascii="Times New Roman" w:eastAsia="宋体" w:hAnsi="Times New Roman" w:cs="Times New Roman"/>
          <w:sz w:val="24"/>
        </w:rPr>
        <w:t xml:space="preserve">2022. “Occupational Identity in Occupational Therapy: A Concept Analysis.”  </w:t>
      </w:r>
      <w:r w:rsidRPr="00114B39">
        <w:rPr>
          <w:rFonts w:ascii="Times New Roman" w:eastAsia="宋体" w:hAnsi="Times New Roman" w:cs="Times New Roman"/>
          <w:i/>
          <w:iCs/>
          <w:sz w:val="24"/>
        </w:rPr>
        <w:t>Scandinavian Journal of Occupational Therapy</w:t>
      </w:r>
      <w:r w:rsidRPr="00114B39">
        <w:rPr>
          <w:rFonts w:ascii="Times New Roman" w:eastAsia="宋体" w:hAnsi="Times New Roman" w:cs="Times New Roman"/>
          <w:sz w:val="24"/>
        </w:rPr>
        <w:t xml:space="preserve"> 29(3).</w:t>
      </w:r>
    </w:p>
    <w:p w14:paraId="529B94FD" w14:textId="4357D093" w:rsidR="00982B1A" w:rsidRPr="00114B39" w:rsidRDefault="001B7AF8"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Ibarra, Herminia. 1999. </w:t>
      </w:r>
      <w:r w:rsidR="00C92F6F" w:rsidRPr="00114B39">
        <w:rPr>
          <w:rFonts w:ascii="Times New Roman" w:eastAsia="宋体" w:hAnsi="Times New Roman" w:cs="Times New Roman"/>
          <w:sz w:val="24"/>
        </w:rPr>
        <w:t>“</w:t>
      </w:r>
      <w:r w:rsidRPr="00114B39">
        <w:rPr>
          <w:rFonts w:ascii="Times New Roman" w:eastAsia="宋体" w:hAnsi="Times New Roman" w:cs="Times New Roman"/>
          <w:sz w:val="24"/>
        </w:rPr>
        <w:t>Provisional Selves: Experimenting with Image and Identity in Professional Adaptation.</w:t>
      </w:r>
      <w:r w:rsidR="00C92F6F" w:rsidRPr="00114B39">
        <w:rPr>
          <w:rFonts w:ascii="Times New Roman" w:eastAsia="宋体" w:hAnsi="Times New Roman" w:cs="Times New Roman"/>
          <w:sz w:val="24"/>
        </w:rPr>
        <w:t>”</w:t>
      </w:r>
      <w:r w:rsidRPr="00114B39">
        <w:rPr>
          <w:rFonts w:ascii="Times New Roman" w:eastAsia="宋体" w:hAnsi="Times New Roman" w:cs="Times New Roman"/>
          <w:sz w:val="24"/>
        </w:rPr>
        <w:t xml:space="preserve"> </w:t>
      </w:r>
      <w:r w:rsidRPr="00114B39">
        <w:rPr>
          <w:rFonts w:ascii="Times New Roman" w:eastAsia="宋体" w:hAnsi="Times New Roman" w:cs="Times New Roman"/>
          <w:i/>
          <w:iCs/>
          <w:sz w:val="24"/>
        </w:rPr>
        <w:t>Administrative Science Quarterly</w:t>
      </w:r>
      <w:r w:rsidRPr="00114B39">
        <w:rPr>
          <w:rFonts w:ascii="Times New Roman" w:eastAsia="宋体" w:hAnsi="Times New Roman" w:cs="Times New Roman"/>
          <w:sz w:val="24"/>
        </w:rPr>
        <w:t xml:space="preserve"> 44(4).</w:t>
      </w:r>
    </w:p>
    <w:p w14:paraId="42925A8C" w14:textId="7BB4A38A" w:rsidR="00DF5BCF" w:rsidRPr="00114B39" w:rsidRDefault="00DF5BCF"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Laa</w:t>
      </w:r>
      <w:r w:rsidRPr="00114B39">
        <w:rPr>
          <w:rFonts w:ascii="Times New Roman" w:eastAsia="宋体" w:hAnsi="Times New Roman" w:cs="Times New Roman"/>
          <w:sz w:val="24"/>
        </w:rPr>
        <w:t xml:space="preserve">ser, Knut &amp; Jan Ch Karlsson. 2022. “Towards a Sociology of Meaningful Work.” </w:t>
      </w:r>
      <w:r w:rsidRPr="00114B39">
        <w:rPr>
          <w:rFonts w:ascii="Times New Roman" w:eastAsia="宋体" w:hAnsi="Times New Roman" w:cs="Times New Roman"/>
          <w:i/>
          <w:iCs/>
          <w:sz w:val="24"/>
        </w:rPr>
        <w:t>Work, Employment and Society</w:t>
      </w:r>
      <w:r w:rsidRPr="00114B39">
        <w:rPr>
          <w:rFonts w:ascii="Times New Roman" w:eastAsia="宋体" w:hAnsi="Times New Roman" w:cs="Times New Roman"/>
          <w:sz w:val="24"/>
        </w:rPr>
        <w:t xml:space="preserve"> 36(5).</w:t>
      </w:r>
    </w:p>
    <w:p w14:paraId="43F6F977" w14:textId="6030BBA7" w:rsidR="006D7117" w:rsidRPr="00114B39" w:rsidRDefault="006D7117" w:rsidP="006D7117">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Landry, Anaïs Thibault &amp; Ashley Whillans. 2019. “The Power of Workplace Rewards: Using Self-Determination Theory to Understand Why Reward Satisfaction Matters for Workers around the World.” </w:t>
      </w:r>
      <w:r w:rsidRPr="00114B39">
        <w:rPr>
          <w:rFonts w:ascii="Times New Roman" w:eastAsia="宋体" w:hAnsi="Times New Roman" w:cs="Times New Roman"/>
          <w:i/>
          <w:iCs/>
          <w:sz w:val="24"/>
        </w:rPr>
        <w:t>Compensation &amp; Benefits Review</w:t>
      </w:r>
      <w:r w:rsidRPr="00114B39">
        <w:rPr>
          <w:rFonts w:ascii="Times New Roman" w:eastAsia="宋体" w:hAnsi="Times New Roman" w:cs="Times New Roman"/>
          <w:sz w:val="24"/>
        </w:rPr>
        <w:t xml:space="preserve"> 50(3)</w:t>
      </w:r>
      <w:r w:rsidR="0006249E" w:rsidRPr="00114B39">
        <w:rPr>
          <w:rFonts w:ascii="Times New Roman" w:eastAsia="宋体" w:hAnsi="Times New Roman" w:cs="Times New Roman"/>
          <w:sz w:val="24"/>
        </w:rPr>
        <w:t>.</w:t>
      </w:r>
    </w:p>
    <w:p w14:paraId="1FA0B674" w14:textId="186E5E5F" w:rsidR="009904FD" w:rsidRPr="00114B39" w:rsidRDefault="009904FD" w:rsidP="009904FD">
      <w:pPr>
        <w:ind w:left="509" w:hangingChars="212" w:hanging="509"/>
        <w:rPr>
          <w:rFonts w:ascii="Times New Roman" w:hAnsi="Times New Roman" w:cs="Times New Roman"/>
          <w:color w:val="000000"/>
          <w:sz w:val="24"/>
          <w:szCs w:val="32"/>
        </w:rPr>
      </w:pPr>
      <w:r w:rsidRPr="00114B39">
        <w:rPr>
          <w:rFonts w:ascii="Times New Roman" w:hAnsi="Times New Roman" w:cs="Times New Roman"/>
          <w:color w:val="000000"/>
          <w:sz w:val="24"/>
          <w:szCs w:val="32"/>
        </w:rPr>
        <w:t xml:space="preserve">Li, Xiaotian. 2023. “Managerial Technique and Worker Subjectivity in Dialogue: Understanding Overwork in China’s Internet Industry.” </w:t>
      </w:r>
      <w:r w:rsidRPr="00114B39">
        <w:rPr>
          <w:rFonts w:ascii="Times New Roman" w:hAnsi="Times New Roman" w:cs="Times New Roman"/>
          <w:i/>
          <w:iCs/>
          <w:color w:val="000000"/>
          <w:sz w:val="24"/>
          <w:szCs w:val="32"/>
        </w:rPr>
        <w:t>Work, Employment and Society</w:t>
      </w:r>
      <w:r w:rsidRPr="00114B39">
        <w:rPr>
          <w:rFonts w:ascii="Times New Roman" w:hAnsi="Times New Roman" w:cs="Times New Roman"/>
          <w:color w:val="000000"/>
          <w:sz w:val="24"/>
          <w:szCs w:val="32"/>
        </w:rPr>
        <w:t xml:space="preserve"> 37(6).</w:t>
      </w:r>
    </w:p>
    <w:p w14:paraId="5A5E5162" w14:textId="13267D40" w:rsidR="007F5688" w:rsidRPr="00114B39" w:rsidRDefault="007F5688" w:rsidP="009904FD">
      <w:pPr>
        <w:ind w:left="509" w:hangingChars="212" w:hanging="509"/>
        <w:rPr>
          <w:rFonts w:ascii="Times New Roman" w:hAnsi="Times New Roman" w:cs="Times New Roman"/>
          <w:color w:val="000000"/>
          <w:sz w:val="24"/>
          <w:szCs w:val="32"/>
        </w:rPr>
      </w:pPr>
      <w:r w:rsidRPr="00114B39">
        <w:rPr>
          <w:rFonts w:ascii="Times New Roman" w:hAnsi="Times New Roman" w:cs="Times New Roman"/>
          <w:color w:val="000000"/>
          <w:sz w:val="24"/>
          <w:szCs w:val="32"/>
        </w:rPr>
        <w:lastRenderedPageBreak/>
        <w:t xml:space="preserve">Maslow, Abraham Harold. 1943. A Theory of Human Motivation. </w:t>
      </w:r>
      <w:r w:rsidRPr="00114B39">
        <w:rPr>
          <w:rFonts w:ascii="Times New Roman" w:hAnsi="Times New Roman" w:cs="Times New Roman"/>
          <w:i/>
          <w:iCs/>
          <w:color w:val="000000"/>
          <w:sz w:val="24"/>
          <w:szCs w:val="32"/>
        </w:rPr>
        <w:t xml:space="preserve">Psychological Review </w:t>
      </w:r>
      <w:r w:rsidRPr="00114B39">
        <w:rPr>
          <w:rFonts w:ascii="Times New Roman" w:hAnsi="Times New Roman" w:cs="Times New Roman"/>
          <w:color w:val="000000"/>
          <w:sz w:val="24"/>
          <w:szCs w:val="32"/>
        </w:rPr>
        <w:t>50(4).</w:t>
      </w:r>
    </w:p>
    <w:p w14:paraId="43D89A40" w14:textId="38AF05A6" w:rsidR="00BE3999" w:rsidRPr="00114B39" w:rsidRDefault="00BE3999"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Kong, Siu-Cheung, Ming Ming Chiu &amp; Ming Lai. 2018. “A Study of Primary School Students’ Interest, Collaboration A</w:t>
      </w:r>
      <w:r w:rsidRPr="00114B39">
        <w:rPr>
          <w:rFonts w:ascii="Times New Roman" w:eastAsia="宋体" w:hAnsi="Times New Roman" w:cs="Times New Roman" w:hint="eastAsia"/>
          <w:sz w:val="24"/>
        </w:rPr>
        <w:t>ttitude</w:t>
      </w:r>
      <w:r w:rsidRPr="00114B39">
        <w:rPr>
          <w:rFonts w:ascii="Times New Roman" w:eastAsia="宋体" w:hAnsi="Times New Roman" w:cs="Times New Roman"/>
          <w:sz w:val="24"/>
        </w:rPr>
        <w:t xml:space="preserve">, and Programming Empowerment in Computational Thinking Education.” </w:t>
      </w:r>
      <w:r w:rsidRPr="00114B39">
        <w:rPr>
          <w:rFonts w:ascii="Times New Roman" w:eastAsia="宋体" w:hAnsi="Times New Roman" w:cs="Times New Roman"/>
          <w:i/>
          <w:iCs/>
          <w:sz w:val="24"/>
        </w:rPr>
        <w:t>Computers &amp; Education</w:t>
      </w:r>
      <w:r w:rsidRPr="00114B39">
        <w:rPr>
          <w:rFonts w:ascii="Times New Roman" w:eastAsia="宋体" w:hAnsi="Times New Roman" w:cs="Times New Roman"/>
          <w:sz w:val="24"/>
        </w:rPr>
        <w:t xml:space="preserve"> 127.</w:t>
      </w:r>
    </w:p>
    <w:p w14:paraId="393B5BB3" w14:textId="3C674108" w:rsidR="00D57C4B" w:rsidRPr="00114B39" w:rsidRDefault="00D57C4B"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Kuhail, Mohammad Amin, Sujith Samuel Mathew, Ashraf Khalil, Jose Berengueres &amp; Syed Jawad Hussain Shah. 2024. “‘Will I be replaced?’ Assessing ChatGPT’s Effect on Software Development and Programmer Perceptions of AI Tools.” </w:t>
      </w:r>
      <w:r w:rsidRPr="00114B39">
        <w:rPr>
          <w:rFonts w:ascii="Times New Roman" w:eastAsia="宋体" w:hAnsi="Times New Roman" w:cs="Times New Roman"/>
          <w:i/>
          <w:iCs/>
          <w:sz w:val="24"/>
        </w:rPr>
        <w:t>Science of Computer Programming</w:t>
      </w:r>
      <w:r w:rsidRPr="00114B39">
        <w:rPr>
          <w:rFonts w:ascii="Times New Roman" w:eastAsia="宋体" w:hAnsi="Times New Roman" w:cs="Times New Roman"/>
          <w:sz w:val="24"/>
        </w:rPr>
        <w:t xml:space="preserve"> 235(103111).</w:t>
      </w:r>
    </w:p>
    <w:p w14:paraId="0C4390AC" w14:textId="6690C528" w:rsidR="0012320D" w:rsidRPr="00114B39" w:rsidRDefault="0012320D"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Kunda, Gideon. 1992. </w:t>
      </w:r>
      <w:r w:rsidRPr="00114B39">
        <w:rPr>
          <w:rFonts w:ascii="Times New Roman" w:eastAsia="宋体" w:hAnsi="Times New Roman" w:cs="Times New Roman"/>
          <w:i/>
          <w:iCs/>
          <w:sz w:val="24"/>
        </w:rPr>
        <w:t>Engineering Culture: Control and Commitment in a High-tech Corporation</w:t>
      </w:r>
      <w:r w:rsidRPr="00114B39">
        <w:rPr>
          <w:rFonts w:ascii="Times New Roman" w:eastAsia="宋体" w:hAnsi="Times New Roman" w:cs="Times New Roman"/>
          <w:sz w:val="24"/>
        </w:rPr>
        <w:t>. Philadelphia: Temple University Press.</w:t>
      </w:r>
    </w:p>
    <w:p w14:paraId="792921A6" w14:textId="7342A6D3" w:rsidR="005822D2" w:rsidRPr="00114B39" w:rsidRDefault="005822D2" w:rsidP="005822D2">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Martinez, M</w:t>
      </w:r>
      <w:r w:rsidRPr="00114B39">
        <w:rPr>
          <w:rFonts w:ascii="Times New Roman" w:eastAsia="宋体" w:hAnsi="Times New Roman" w:cs="Times New Roman" w:hint="eastAsia"/>
          <w:sz w:val="24"/>
        </w:rPr>
        <w:t>artha</w:t>
      </w:r>
      <w:r w:rsidRPr="00114B39">
        <w:rPr>
          <w:rFonts w:ascii="Times New Roman" w:eastAsia="宋体" w:hAnsi="Times New Roman" w:cs="Times New Roman"/>
          <w:sz w:val="24"/>
        </w:rPr>
        <w:t xml:space="preserve"> A. 2023. “A Sociological Professional Identity.” In: </w:t>
      </w:r>
      <w:r w:rsidRPr="00114B39">
        <w:rPr>
          <w:rFonts w:ascii="Times New Roman" w:eastAsia="宋体" w:hAnsi="Times New Roman" w:cs="Times New Roman"/>
          <w:i/>
          <w:iCs/>
          <w:sz w:val="24"/>
        </w:rPr>
        <w:t>The Employable Sociologist</w:t>
      </w:r>
      <w:r w:rsidRPr="00114B39">
        <w:rPr>
          <w:rFonts w:ascii="Times New Roman" w:eastAsia="宋体" w:hAnsi="Times New Roman" w:cs="Times New Roman"/>
          <w:sz w:val="24"/>
        </w:rPr>
        <w:t>. London: Palgrave Macmillan.</w:t>
      </w:r>
    </w:p>
    <w:p w14:paraId="1D3A732E" w14:textId="6FF0FE28" w:rsidR="008E0902" w:rsidRPr="00114B39" w:rsidRDefault="008E0902"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Manzoor, Faiza, Longbao Wei &amp; Muhammad Asif. 2021. “Intrinsic Rewards and Employee’s Performance with the Mediating Mechanism of Employee’s Motivation.”</w:t>
      </w:r>
      <w:r w:rsidR="00102E59" w:rsidRPr="00114B39">
        <w:rPr>
          <w:rFonts w:ascii="Times New Roman" w:eastAsia="宋体" w:hAnsi="Times New Roman" w:cs="Times New Roman"/>
          <w:sz w:val="24"/>
        </w:rPr>
        <w:t xml:space="preserve"> </w:t>
      </w:r>
      <w:r w:rsidR="00102E59" w:rsidRPr="00114B39">
        <w:rPr>
          <w:rFonts w:ascii="Times New Roman" w:eastAsia="宋体" w:hAnsi="Times New Roman" w:cs="Times New Roman"/>
          <w:i/>
          <w:iCs/>
          <w:sz w:val="24"/>
        </w:rPr>
        <w:t xml:space="preserve">Frontiers </w:t>
      </w:r>
      <w:r w:rsidR="00766F7E" w:rsidRPr="00114B39">
        <w:rPr>
          <w:rFonts w:ascii="Times New Roman" w:eastAsia="宋体" w:hAnsi="Times New Roman" w:cs="Times New Roman"/>
          <w:i/>
          <w:iCs/>
          <w:sz w:val="24"/>
        </w:rPr>
        <w:t>in</w:t>
      </w:r>
      <w:r w:rsidR="00102E59" w:rsidRPr="00114B39">
        <w:rPr>
          <w:rFonts w:ascii="Times New Roman" w:eastAsia="宋体" w:hAnsi="Times New Roman" w:cs="Times New Roman"/>
          <w:i/>
          <w:iCs/>
          <w:sz w:val="24"/>
        </w:rPr>
        <w:t xml:space="preserve"> Psychology</w:t>
      </w:r>
      <w:r w:rsidR="00102E59" w:rsidRPr="00114B39">
        <w:rPr>
          <w:rFonts w:ascii="Times New Roman" w:eastAsia="宋体" w:hAnsi="Times New Roman" w:cs="Times New Roman"/>
          <w:sz w:val="24"/>
        </w:rPr>
        <w:t xml:space="preserve"> 12.</w:t>
      </w:r>
    </w:p>
    <w:p w14:paraId="33F4421B" w14:textId="6251CC77" w:rsidR="003C08F7" w:rsidRPr="00114B39" w:rsidRDefault="003C08F7"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hint="eastAsia"/>
          <w:sz w:val="24"/>
        </w:rPr>
        <w:t>Nye</w:t>
      </w:r>
      <w:r w:rsidRPr="00114B39">
        <w:rPr>
          <w:rFonts w:ascii="Times New Roman" w:eastAsia="宋体" w:hAnsi="Times New Roman" w:cs="Times New Roman"/>
          <w:sz w:val="24"/>
        </w:rPr>
        <w:t xml:space="preserve">, Christopher D., Bart Wille, Justine Amory &amp; Filip De Fruyt. 2021. “Are Work Activities Related to Interest Change Over Time? A 22-Year Longitudinal Study.” </w:t>
      </w:r>
      <w:r w:rsidRPr="00114B39">
        <w:rPr>
          <w:rFonts w:ascii="Times New Roman" w:eastAsia="宋体" w:hAnsi="Times New Roman" w:cs="Times New Roman"/>
          <w:i/>
          <w:iCs/>
          <w:sz w:val="24"/>
        </w:rPr>
        <w:t>Journal of Personality and Social Psychology</w:t>
      </w:r>
      <w:r w:rsidRPr="00114B39">
        <w:rPr>
          <w:rFonts w:ascii="Times New Roman" w:eastAsia="宋体" w:hAnsi="Times New Roman" w:cs="Times New Roman"/>
          <w:sz w:val="24"/>
        </w:rPr>
        <w:t xml:space="preserve"> 121(4).</w:t>
      </w:r>
    </w:p>
    <w:p w14:paraId="3D1A8988" w14:textId="76740C1E" w:rsidR="00FF6506" w:rsidRPr="00114B39" w:rsidRDefault="00FF6506" w:rsidP="00FF6506">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lang w:val="fr-FR"/>
        </w:rPr>
        <w:t xml:space="preserve">Peng, Sida, Eirini Kalliamvakou, Peter Cihon &amp; Mert Demirer. </w:t>
      </w:r>
      <w:r w:rsidRPr="00114B39">
        <w:rPr>
          <w:rFonts w:ascii="Times New Roman" w:eastAsia="宋体" w:hAnsi="Times New Roman" w:cs="Times New Roman"/>
          <w:sz w:val="24"/>
        </w:rPr>
        <w:t xml:space="preserve">2023. “The Impact of AI on Developer Productivity: Evidence from Github Copilot.” Available at </w:t>
      </w:r>
      <w:r w:rsidRPr="00114B39">
        <w:rPr>
          <w:rFonts w:ascii="Times New Roman" w:eastAsia="宋体" w:hAnsi="Times New Roman" w:cs="Times New Roman"/>
          <w:i/>
          <w:iCs/>
          <w:sz w:val="24"/>
        </w:rPr>
        <w:t>arXiv</w:t>
      </w:r>
      <w:r w:rsidRPr="00114B39">
        <w:rPr>
          <w:rFonts w:ascii="Times New Roman" w:eastAsia="宋体" w:hAnsi="Times New Roman" w:cs="Times New Roman"/>
          <w:sz w:val="24"/>
        </w:rPr>
        <w:t xml:space="preserve">: </w:t>
      </w:r>
      <w:hyperlink r:id="rId23" w:history="1">
        <w:r w:rsidRPr="00114B39">
          <w:rPr>
            <w:rStyle w:val="aff"/>
            <w:rFonts w:ascii="Times New Roman" w:eastAsia="宋体" w:hAnsi="Times New Roman" w:cs="Times New Roman"/>
            <w:sz w:val="24"/>
          </w:rPr>
          <w:t>https://arxiv.org/abs/2302.06590</w:t>
        </w:r>
      </w:hyperlink>
      <w:r w:rsidRPr="00114B39">
        <w:rPr>
          <w:rFonts w:ascii="Times New Roman" w:eastAsia="宋体" w:hAnsi="Times New Roman" w:cs="Times New Roman"/>
          <w:sz w:val="24"/>
        </w:rPr>
        <w:t>.</w:t>
      </w:r>
    </w:p>
    <w:p w14:paraId="37B85CD9" w14:textId="744F52B2" w:rsidR="00F4462F" w:rsidRPr="00114B39" w:rsidRDefault="00F4462F"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Phelan, Shanon &amp; Elizabeth Anne Kinsella. 2009. “Occupational </w:t>
      </w:r>
      <w:r w:rsidR="008E0902" w:rsidRPr="00114B39">
        <w:rPr>
          <w:rFonts w:ascii="Times New Roman" w:eastAsia="宋体" w:hAnsi="Times New Roman" w:cs="Times New Roman"/>
          <w:sz w:val="24"/>
        </w:rPr>
        <w:t>Id</w:t>
      </w:r>
      <w:r w:rsidRPr="00114B39">
        <w:rPr>
          <w:rFonts w:ascii="Times New Roman" w:eastAsia="宋体" w:hAnsi="Times New Roman" w:cs="Times New Roman"/>
          <w:sz w:val="24"/>
        </w:rPr>
        <w:t xml:space="preserve">entity: Engaging </w:t>
      </w:r>
      <w:r w:rsidR="008E0902" w:rsidRPr="00114B39">
        <w:rPr>
          <w:rFonts w:ascii="Times New Roman" w:eastAsia="宋体" w:hAnsi="Times New Roman" w:cs="Times New Roman"/>
          <w:sz w:val="24"/>
        </w:rPr>
        <w:t>S</w:t>
      </w:r>
      <w:r w:rsidRPr="00114B39">
        <w:rPr>
          <w:rFonts w:ascii="Times New Roman" w:eastAsia="宋体" w:hAnsi="Times New Roman" w:cs="Times New Roman"/>
          <w:sz w:val="24"/>
        </w:rPr>
        <w:t xml:space="preserve">ocio‐cultural </w:t>
      </w:r>
      <w:r w:rsidR="008E0902" w:rsidRPr="00114B39">
        <w:rPr>
          <w:rFonts w:ascii="Times New Roman" w:eastAsia="宋体" w:hAnsi="Times New Roman" w:cs="Times New Roman"/>
          <w:sz w:val="24"/>
        </w:rPr>
        <w:t>P</w:t>
      </w:r>
      <w:r w:rsidRPr="00114B39">
        <w:rPr>
          <w:rFonts w:ascii="Times New Roman" w:eastAsia="宋体" w:hAnsi="Times New Roman" w:cs="Times New Roman"/>
          <w:sz w:val="24"/>
        </w:rPr>
        <w:t>erspectives.”</w:t>
      </w:r>
      <w:r w:rsidRPr="00114B39">
        <w:rPr>
          <w:rFonts w:ascii="Times New Roman" w:eastAsia="宋体" w:hAnsi="Times New Roman" w:cs="Times New Roman"/>
          <w:i/>
          <w:iCs/>
          <w:sz w:val="24"/>
        </w:rPr>
        <w:t xml:space="preserve"> Journal of Occupational Science</w:t>
      </w:r>
      <w:r w:rsidRPr="00114B39">
        <w:rPr>
          <w:rFonts w:ascii="Times New Roman" w:eastAsia="宋体" w:hAnsi="Times New Roman" w:cs="Times New Roman"/>
          <w:sz w:val="24"/>
        </w:rPr>
        <w:t xml:space="preserve"> 16(2).</w:t>
      </w:r>
    </w:p>
    <w:p w14:paraId="48FB32CF" w14:textId="515F4A6C" w:rsidR="004C4CD0" w:rsidRPr="00114B39" w:rsidRDefault="004C4CD0"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Pink, Daniel H. 2011. </w:t>
      </w:r>
      <w:r w:rsidRPr="00114B39">
        <w:rPr>
          <w:rFonts w:ascii="Times New Roman" w:eastAsia="宋体" w:hAnsi="Times New Roman" w:cs="Times New Roman"/>
          <w:i/>
          <w:iCs/>
          <w:sz w:val="24"/>
        </w:rPr>
        <w:t>Drive: The Surprising Truth about What Motivates Us</w:t>
      </w:r>
      <w:r w:rsidRPr="00114B39">
        <w:rPr>
          <w:rFonts w:ascii="Times New Roman" w:eastAsia="宋体" w:hAnsi="Times New Roman" w:cs="Times New Roman"/>
          <w:sz w:val="24"/>
        </w:rPr>
        <w:t>. New York: Riverhead Hardcover.</w:t>
      </w:r>
    </w:p>
    <w:p w14:paraId="22E72ECA" w14:textId="450C91D0" w:rsidR="00A2066F" w:rsidRPr="00114B39" w:rsidRDefault="00A2066F" w:rsidP="00A2066F">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Roychoudhury, Abhik &amp; Andreas Zeller. 2025. “Will AI Replace Software Engineers? Do Not Hold Your Breath.” Available at </w:t>
      </w:r>
      <w:r w:rsidRPr="00114B39">
        <w:rPr>
          <w:rFonts w:ascii="Times New Roman" w:eastAsia="宋体" w:hAnsi="Times New Roman" w:cs="Times New Roman"/>
          <w:i/>
          <w:iCs/>
          <w:sz w:val="24"/>
        </w:rPr>
        <w:t>arXiv</w:t>
      </w:r>
      <w:r w:rsidRPr="00114B39">
        <w:rPr>
          <w:rFonts w:ascii="Times New Roman" w:eastAsia="宋体" w:hAnsi="Times New Roman" w:cs="Times New Roman"/>
          <w:sz w:val="24"/>
        </w:rPr>
        <w:t xml:space="preserve">: </w:t>
      </w:r>
      <w:hyperlink r:id="rId24" w:history="1">
        <w:r w:rsidRPr="00114B39">
          <w:rPr>
            <w:rStyle w:val="aff"/>
            <w:rFonts w:ascii="Times New Roman" w:eastAsia="宋体" w:hAnsi="Times New Roman" w:cs="Times New Roman"/>
            <w:sz w:val="24"/>
          </w:rPr>
          <w:t>https://arxiv.org/abs/2502.20429</w:t>
        </w:r>
      </w:hyperlink>
      <w:r w:rsidRPr="00114B39">
        <w:rPr>
          <w:rFonts w:ascii="Times New Roman" w:eastAsia="宋体" w:hAnsi="Times New Roman" w:cs="Times New Roman"/>
          <w:sz w:val="24"/>
        </w:rPr>
        <w:t>.</w:t>
      </w:r>
    </w:p>
    <w:p w14:paraId="1916DDB0" w14:textId="1CE2850F" w:rsidR="00842FE8" w:rsidRPr="00114B39" w:rsidRDefault="00842FE8"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Siegrist, Johannes. 1996. “Adverse Health Effects of High-effort/Low-reward Conditions.” </w:t>
      </w:r>
      <w:r w:rsidRPr="00114B39">
        <w:rPr>
          <w:rFonts w:ascii="Times New Roman" w:eastAsia="宋体" w:hAnsi="Times New Roman" w:cs="Times New Roman"/>
          <w:i/>
          <w:iCs/>
          <w:sz w:val="24"/>
        </w:rPr>
        <w:t>Journal of Occupational Health Psychology</w:t>
      </w:r>
      <w:r w:rsidRPr="00114B39">
        <w:rPr>
          <w:rFonts w:ascii="Times New Roman" w:eastAsia="宋体" w:hAnsi="Times New Roman" w:cs="Times New Roman"/>
          <w:sz w:val="24"/>
        </w:rPr>
        <w:t xml:space="preserve"> 1(1).</w:t>
      </w:r>
    </w:p>
    <w:p w14:paraId="0A84DFB8" w14:textId="2DCB1394" w:rsidR="00F90698" w:rsidRPr="00114B39" w:rsidRDefault="00F90698"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Skorikov, Vladimir B.</w:t>
      </w:r>
      <w:r w:rsidRPr="00114B39">
        <w:rPr>
          <w:rFonts w:ascii="Times New Roman" w:eastAsia="宋体" w:hAnsi="Times New Roman" w:cs="Times New Roman" w:hint="eastAsia"/>
          <w:sz w:val="24"/>
        </w:rPr>
        <w:t xml:space="preserve"> &amp; F</w:t>
      </w:r>
      <w:r w:rsidRPr="00114B39">
        <w:rPr>
          <w:rFonts w:ascii="Times New Roman" w:eastAsia="宋体" w:hAnsi="Times New Roman" w:cs="Times New Roman"/>
          <w:sz w:val="24"/>
        </w:rPr>
        <w:t>red</w:t>
      </w:r>
      <w:r w:rsidRPr="00114B39">
        <w:rPr>
          <w:rFonts w:ascii="Times New Roman" w:eastAsia="宋体" w:hAnsi="Times New Roman" w:cs="Times New Roman" w:hint="eastAsia"/>
          <w:sz w:val="24"/>
        </w:rPr>
        <w:t xml:space="preserve"> W</w:t>
      </w:r>
      <w:r w:rsidRPr="00114B39">
        <w:rPr>
          <w:rFonts w:ascii="Times New Roman" w:eastAsia="宋体" w:hAnsi="Times New Roman" w:cs="Times New Roman"/>
          <w:sz w:val="24"/>
        </w:rPr>
        <w:t xml:space="preserve">. Vondracek. 2011. “Occupational Identity.” In: Schwartz, Seth J., Koen Luyckx &amp; Vivian Vignoles, eds. </w:t>
      </w:r>
      <w:r w:rsidRPr="00114B39">
        <w:rPr>
          <w:rFonts w:ascii="Times New Roman" w:eastAsia="宋体" w:hAnsi="Times New Roman" w:cs="Times New Roman"/>
          <w:i/>
          <w:iCs/>
          <w:sz w:val="24"/>
        </w:rPr>
        <w:t>Handbook of Identity Theory and Research</w:t>
      </w:r>
      <w:r w:rsidRPr="00114B39">
        <w:rPr>
          <w:rFonts w:ascii="Times New Roman" w:eastAsia="宋体" w:hAnsi="Times New Roman" w:cs="Times New Roman"/>
          <w:sz w:val="24"/>
        </w:rPr>
        <w:t>. New York: Springer.</w:t>
      </w:r>
    </w:p>
    <w:p w14:paraId="07F31B6F" w14:textId="5B6DFC97" w:rsidR="009066FB" w:rsidRPr="00114B39" w:rsidRDefault="009066FB"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Wrzesniewski, Amy, Clark McCauley, Paul Rozin &amp; Barry Schwartz. 1997. “Jobs, Careers, and Callings: People’s Relations to Their Work.” </w:t>
      </w:r>
      <w:r w:rsidRPr="00114B39">
        <w:rPr>
          <w:rFonts w:ascii="Times New Roman" w:eastAsia="宋体" w:hAnsi="Times New Roman" w:cs="Times New Roman"/>
          <w:i/>
          <w:iCs/>
          <w:sz w:val="24"/>
        </w:rPr>
        <w:t>Journal of Research in Personality</w:t>
      </w:r>
      <w:r w:rsidRPr="00114B39">
        <w:rPr>
          <w:rFonts w:ascii="Times New Roman" w:eastAsia="宋体" w:hAnsi="Times New Roman" w:cs="Times New Roman"/>
          <w:sz w:val="24"/>
        </w:rPr>
        <w:t xml:space="preserve"> 31.</w:t>
      </w:r>
    </w:p>
    <w:p w14:paraId="41EC7BFB" w14:textId="36CAB8D6" w:rsidR="006411FA" w:rsidRPr="00114B39" w:rsidRDefault="006411FA" w:rsidP="00B55381">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Wu, Tongyu. 2020. “The Labour of Fun: Masculinities and the Organisation of Labour Games in a Modern Workplace.” </w:t>
      </w:r>
      <w:r w:rsidRPr="00114B39">
        <w:rPr>
          <w:rFonts w:ascii="Times New Roman" w:eastAsia="宋体" w:hAnsi="Times New Roman" w:cs="Times New Roman"/>
          <w:i/>
          <w:iCs/>
          <w:sz w:val="24"/>
        </w:rPr>
        <w:t xml:space="preserve">New Technology, Work and Employment </w:t>
      </w:r>
      <w:r w:rsidRPr="00114B39">
        <w:rPr>
          <w:rFonts w:ascii="Times New Roman" w:eastAsia="宋体" w:hAnsi="Times New Roman" w:cs="Times New Roman"/>
          <w:sz w:val="24"/>
        </w:rPr>
        <w:t>35(3).</w:t>
      </w:r>
    </w:p>
    <w:p w14:paraId="1616C808" w14:textId="77777777" w:rsidR="00182FBF" w:rsidRPr="00114B39" w:rsidRDefault="009066FB" w:rsidP="00182FBF">
      <w:pPr>
        <w:spacing w:line="276" w:lineRule="auto"/>
        <w:ind w:left="566" w:hangingChars="236" w:hanging="566"/>
        <w:rPr>
          <w:rFonts w:ascii="Times New Roman" w:eastAsia="宋体" w:hAnsi="Times New Roman" w:cs="Times New Roman"/>
          <w:sz w:val="24"/>
        </w:rPr>
      </w:pPr>
      <w:r w:rsidRPr="00114B39">
        <w:rPr>
          <w:rFonts w:ascii="Times New Roman" w:eastAsia="宋体" w:hAnsi="Times New Roman" w:cs="Times New Roman"/>
          <w:sz w:val="24"/>
        </w:rPr>
        <w:t xml:space="preserve">Yavaş, Mustafa. 2024. “White-Collar Opt-Out: How ‘Good Jobs’ Fail Elite Workers.” </w:t>
      </w:r>
      <w:r w:rsidRPr="00114B39">
        <w:rPr>
          <w:rFonts w:ascii="Times New Roman" w:eastAsia="宋体" w:hAnsi="Times New Roman" w:cs="Times New Roman"/>
          <w:i/>
          <w:iCs/>
          <w:sz w:val="24"/>
        </w:rPr>
        <w:lastRenderedPageBreak/>
        <w:t>American Sociological Review</w:t>
      </w:r>
      <w:r w:rsidRPr="00114B39">
        <w:rPr>
          <w:rFonts w:ascii="Times New Roman" w:eastAsia="宋体" w:hAnsi="Times New Roman" w:cs="Times New Roman"/>
          <w:sz w:val="24"/>
        </w:rPr>
        <w:t xml:space="preserve"> 89(4).</w:t>
      </w:r>
    </w:p>
    <w:p w14:paraId="514FDFE5" w14:textId="438AD65C" w:rsidR="002C2804" w:rsidRPr="00114B39" w:rsidRDefault="002C2804" w:rsidP="000F2C71">
      <w:pPr>
        <w:spacing w:line="276" w:lineRule="auto"/>
        <w:ind w:left="566" w:hangingChars="236" w:hanging="566"/>
        <w:rPr>
          <w:rFonts w:ascii="Times New Roman" w:eastAsia="宋体" w:hAnsi="Times New Roman" w:cs="Times New Roman"/>
          <w:sz w:val="24"/>
        </w:rPr>
      </w:pPr>
      <w:r w:rsidRPr="00114B39">
        <w:rPr>
          <w:rFonts w:ascii="Times New Roman" w:hAnsi="Times New Roman" w:cs="Times New Roman"/>
          <w:sz w:val="24"/>
        </w:rPr>
        <w:t xml:space="preserve">Zhong, Bu, Yunya Song, Guangchao Charles Feng, Jingyuan Shi, Yuner Zhu, Lola Xie, Wanhui April Zhou, et al. 2025. “AI Imaginaries Shape Technological Identity and Digital Futures.” </w:t>
      </w:r>
      <w:r w:rsidRPr="00114B39">
        <w:rPr>
          <w:rFonts w:ascii="Times New Roman" w:hAnsi="Times New Roman" w:cs="Times New Roman"/>
          <w:i/>
          <w:iCs/>
          <w:sz w:val="24"/>
        </w:rPr>
        <w:t>Computers in Human Behavior</w:t>
      </w:r>
      <w:r w:rsidRPr="00114B39">
        <w:rPr>
          <w:rFonts w:ascii="Times New Roman" w:hAnsi="Times New Roman" w:cs="Times New Roman"/>
          <w:sz w:val="24"/>
        </w:rPr>
        <w:t xml:space="preserve"> 169: 108682.</w:t>
      </w:r>
    </w:p>
    <w:p w14:paraId="12B6EC82" w14:textId="4EE590BA" w:rsidR="0017122F" w:rsidRPr="00114B39" w:rsidRDefault="0017122F" w:rsidP="0017122F">
      <w:pPr>
        <w:widowControl/>
        <w:jc w:val="left"/>
      </w:pPr>
      <w:r w:rsidRPr="00114B39">
        <w:br w:type="page"/>
      </w:r>
    </w:p>
    <w:p w14:paraId="14CCF5EA" w14:textId="08A6B211" w:rsidR="00163B68" w:rsidRDefault="00163B68" w:rsidP="00163B68">
      <w:pPr>
        <w:pStyle w:val="1"/>
        <w:spacing w:beforeLines="100" w:before="312" w:afterLines="100" w:after="312" w:line="300" w:lineRule="auto"/>
        <w:jc w:val="center"/>
        <w:rPr>
          <w:rFonts w:ascii="黑体" w:eastAsia="黑体" w:hAnsi="黑体"/>
          <w:color w:val="auto"/>
          <w:sz w:val="28"/>
          <w:szCs w:val="28"/>
        </w:rPr>
      </w:pPr>
      <w:r w:rsidRPr="00163B68">
        <w:rPr>
          <w:rFonts w:ascii="黑体" w:eastAsia="黑体" w:hAnsi="黑体" w:hint="eastAsia"/>
          <w:color w:val="auto"/>
          <w:sz w:val="28"/>
          <w:szCs w:val="28"/>
        </w:rPr>
        <w:lastRenderedPageBreak/>
        <w:t>附录</w:t>
      </w:r>
    </w:p>
    <w:p w14:paraId="0B72C928" w14:textId="658B29AA" w:rsidR="007D65AD" w:rsidRPr="00983F35" w:rsidRDefault="007D65AD" w:rsidP="007D65AD">
      <w:pPr>
        <w:spacing w:beforeLines="100" w:before="312" w:afterLines="50" w:after="156" w:line="276" w:lineRule="auto"/>
        <w:jc w:val="center"/>
        <w:rPr>
          <w:rFonts w:ascii="Times New Roman" w:eastAsia="宋体" w:hAnsi="Times New Roman" w:cs="Times New Roman"/>
          <w:sz w:val="24"/>
        </w:rPr>
      </w:pPr>
      <w:r>
        <w:rPr>
          <w:rFonts w:ascii="Times New Roman" w:eastAsia="宋体" w:hAnsi="Times New Roman" w:cs="Times New Roman" w:hint="eastAsia"/>
          <w:sz w:val="24"/>
        </w:rPr>
        <w:t>附</w:t>
      </w:r>
      <w:r w:rsidRPr="00A34828">
        <w:rPr>
          <w:rFonts w:ascii="Times New Roman" w:eastAsia="宋体" w:hAnsi="Times New Roman" w:cs="Times New Roman"/>
          <w:sz w:val="24"/>
        </w:rPr>
        <w:t>表</w:t>
      </w:r>
      <w:r>
        <w:rPr>
          <w:rFonts w:ascii="Times New Roman" w:eastAsia="宋体" w:hAnsi="Times New Roman" w:cs="Times New Roman" w:hint="eastAsia"/>
          <w:sz w:val="24"/>
        </w:rPr>
        <w:t>1</w:t>
      </w:r>
      <w:r w:rsidRPr="00A34828">
        <w:rPr>
          <w:rFonts w:ascii="Times New Roman" w:eastAsia="宋体" w:hAnsi="Times New Roman" w:cs="Times New Roman"/>
          <w:sz w:val="24"/>
        </w:rPr>
        <w:t xml:space="preserve"> </w:t>
      </w:r>
      <w:r>
        <w:rPr>
          <w:rFonts w:ascii="Times New Roman" w:eastAsia="宋体" w:hAnsi="Times New Roman" w:cs="Times New Roman" w:hint="eastAsia"/>
          <w:sz w:val="24"/>
        </w:rPr>
        <w:t>择业动机的独立</w:t>
      </w:r>
      <w:r w:rsidR="00C758F9">
        <w:rPr>
          <w:rFonts w:ascii="Times New Roman" w:eastAsia="宋体" w:hAnsi="Times New Roman" w:cs="Times New Roman" w:hint="eastAsia"/>
          <w:sz w:val="24"/>
        </w:rPr>
        <w:t>调节</w:t>
      </w:r>
      <w:r>
        <w:rPr>
          <w:rFonts w:ascii="Times New Roman" w:eastAsia="宋体" w:hAnsi="Times New Roman" w:cs="Times New Roman" w:hint="eastAsia"/>
          <w:sz w:val="24"/>
        </w:rPr>
        <w:t>效应</w:t>
      </w:r>
      <w:r w:rsidR="009C6CD9">
        <w:rPr>
          <w:rFonts w:ascii="Times New Roman" w:eastAsia="宋体" w:hAnsi="Times New Roman" w:cs="Times New Roman" w:hint="eastAsia"/>
          <w:sz w:val="24"/>
        </w:rPr>
        <w:t>与复合</w:t>
      </w:r>
      <w:r w:rsidR="00C758F9">
        <w:rPr>
          <w:rFonts w:ascii="Times New Roman" w:eastAsia="宋体" w:hAnsi="Times New Roman" w:cs="Times New Roman" w:hint="eastAsia"/>
          <w:sz w:val="24"/>
        </w:rPr>
        <w:t>调节</w:t>
      </w:r>
      <w:r w:rsidR="009C6CD9">
        <w:rPr>
          <w:rFonts w:ascii="Times New Roman" w:eastAsia="宋体" w:hAnsi="Times New Roman" w:cs="Times New Roman" w:hint="eastAsia"/>
          <w:sz w:val="24"/>
        </w:rPr>
        <w:t>效应</w:t>
      </w:r>
    </w:p>
    <w:tbl>
      <w:tblPr>
        <w:tblW w:w="5000" w:type="pct"/>
        <w:tblLook w:val="0000" w:firstRow="0" w:lastRow="0" w:firstColumn="0" w:lastColumn="0" w:noHBand="0" w:noVBand="0"/>
      </w:tblPr>
      <w:tblGrid>
        <w:gridCol w:w="1989"/>
        <w:gridCol w:w="1983"/>
        <w:gridCol w:w="1983"/>
        <w:gridCol w:w="2351"/>
      </w:tblGrid>
      <w:tr w:rsidR="00E05EBE" w:rsidRPr="00E05EBE" w14:paraId="0F62739C" w14:textId="3E9C3AE6" w:rsidTr="00D47DEA">
        <w:trPr>
          <w:trHeight w:val="227"/>
        </w:trPr>
        <w:tc>
          <w:tcPr>
            <w:tcW w:w="1197" w:type="pct"/>
            <w:vMerge w:val="restart"/>
            <w:tcBorders>
              <w:top w:val="single" w:sz="12" w:space="0" w:color="auto"/>
              <w:left w:val="nil"/>
              <w:right w:val="nil"/>
            </w:tcBorders>
            <w:vAlign w:val="center"/>
          </w:tcPr>
          <w:p w14:paraId="4D9BC338" w14:textId="77777777" w:rsidR="00E05EBE" w:rsidRPr="00E05EBE" w:rsidRDefault="00E05EBE" w:rsidP="00393D3B">
            <w:pPr>
              <w:autoSpaceDE w:val="0"/>
              <w:autoSpaceDN w:val="0"/>
              <w:adjustRightInd w:val="0"/>
              <w:jc w:val="center"/>
              <w:rPr>
                <w:rFonts w:ascii="Times New Roman" w:eastAsia="宋体" w:hAnsi="Times New Roman" w:cs="Times New Roman"/>
                <w:color w:val="EE0000"/>
                <w:kern w:val="0"/>
                <w:sz w:val="20"/>
                <w:szCs w:val="20"/>
                <w:highlight w:val="yellow"/>
              </w:rPr>
            </w:pPr>
            <w:r w:rsidRPr="00E05EBE">
              <w:rPr>
                <w:rFonts w:ascii="Times New Roman" w:eastAsia="宋体" w:hAnsi="Times New Roman" w:cs="Times New Roman"/>
                <w:color w:val="EE0000"/>
                <w:kern w:val="0"/>
                <w:sz w:val="20"/>
                <w:szCs w:val="20"/>
                <w:highlight w:val="yellow"/>
              </w:rPr>
              <w:t>变量</w:t>
            </w:r>
          </w:p>
        </w:tc>
        <w:tc>
          <w:tcPr>
            <w:tcW w:w="1194" w:type="pct"/>
            <w:tcBorders>
              <w:top w:val="single" w:sz="12" w:space="0" w:color="auto"/>
              <w:left w:val="nil"/>
              <w:right w:val="nil"/>
            </w:tcBorders>
            <w:vAlign w:val="center"/>
          </w:tcPr>
          <w:p w14:paraId="6B9D2451" w14:textId="34716A0D" w:rsidR="00E05EBE" w:rsidRPr="00E05EBE" w:rsidRDefault="00E05EBE" w:rsidP="00393D3B">
            <w:pPr>
              <w:autoSpaceDE w:val="0"/>
              <w:autoSpaceDN w:val="0"/>
              <w:adjustRightInd w:val="0"/>
              <w:jc w:val="center"/>
              <w:rPr>
                <w:rFonts w:ascii="Times New Roman" w:eastAsia="宋体" w:hAnsi="Times New Roman" w:cs="Times New Roman"/>
                <w:color w:val="EE0000"/>
                <w:kern w:val="0"/>
                <w:sz w:val="20"/>
                <w:szCs w:val="20"/>
                <w:highlight w:val="yellow"/>
              </w:rPr>
            </w:pPr>
            <w:r w:rsidRPr="00E05EBE">
              <w:rPr>
                <w:rFonts w:ascii="Times New Roman" w:eastAsia="宋体" w:hAnsi="Times New Roman" w:cs="Times New Roman"/>
                <w:color w:val="EE0000"/>
                <w:kern w:val="0"/>
                <w:sz w:val="20"/>
                <w:szCs w:val="20"/>
                <w:highlight w:val="yellow"/>
              </w:rPr>
              <w:t>模型</w:t>
            </w:r>
            <w:r w:rsidRPr="00E05EBE">
              <w:rPr>
                <w:rFonts w:ascii="Times New Roman" w:eastAsia="宋体" w:hAnsi="Times New Roman" w:cs="Times New Roman"/>
                <w:color w:val="EE0000"/>
                <w:kern w:val="0"/>
                <w:sz w:val="20"/>
                <w:szCs w:val="20"/>
                <w:highlight w:val="yellow"/>
              </w:rPr>
              <w:t>1</w:t>
            </w:r>
            <w:r w:rsidRPr="00E05EBE">
              <w:rPr>
                <w:rFonts w:ascii="Times New Roman" w:eastAsia="宋体" w:hAnsi="Times New Roman" w:cs="Times New Roman" w:hint="eastAsia"/>
                <w:color w:val="EE0000"/>
                <w:kern w:val="0"/>
                <w:sz w:val="20"/>
                <w:szCs w:val="20"/>
                <w:highlight w:val="yellow"/>
              </w:rPr>
              <w:t>6</w:t>
            </w:r>
          </w:p>
        </w:tc>
        <w:tc>
          <w:tcPr>
            <w:tcW w:w="1194" w:type="pct"/>
            <w:tcBorders>
              <w:top w:val="single" w:sz="12" w:space="0" w:color="auto"/>
              <w:left w:val="nil"/>
              <w:right w:val="nil"/>
            </w:tcBorders>
            <w:vAlign w:val="center"/>
          </w:tcPr>
          <w:p w14:paraId="068723A0" w14:textId="1CCE81E1" w:rsidR="00E05EBE" w:rsidRPr="00E05EBE" w:rsidRDefault="00E05EBE" w:rsidP="00393D3B">
            <w:pPr>
              <w:autoSpaceDE w:val="0"/>
              <w:autoSpaceDN w:val="0"/>
              <w:adjustRightInd w:val="0"/>
              <w:jc w:val="center"/>
              <w:rPr>
                <w:rFonts w:ascii="Times New Roman" w:eastAsia="宋体" w:hAnsi="Times New Roman" w:cs="Times New Roman"/>
                <w:color w:val="EE0000"/>
                <w:kern w:val="0"/>
                <w:sz w:val="20"/>
                <w:szCs w:val="20"/>
                <w:highlight w:val="yellow"/>
              </w:rPr>
            </w:pPr>
            <w:r w:rsidRPr="00E05EBE">
              <w:rPr>
                <w:rFonts w:ascii="Times New Roman" w:eastAsia="宋体" w:hAnsi="Times New Roman" w:cs="Times New Roman"/>
                <w:color w:val="EE0000"/>
                <w:kern w:val="0"/>
                <w:sz w:val="20"/>
                <w:szCs w:val="20"/>
                <w:highlight w:val="yellow"/>
              </w:rPr>
              <w:t>模型</w:t>
            </w:r>
            <w:r w:rsidRPr="00E05EBE">
              <w:rPr>
                <w:rFonts w:ascii="Times New Roman" w:eastAsia="宋体" w:hAnsi="Times New Roman" w:cs="Times New Roman"/>
                <w:color w:val="EE0000"/>
                <w:kern w:val="0"/>
                <w:sz w:val="20"/>
                <w:szCs w:val="20"/>
                <w:highlight w:val="yellow"/>
              </w:rPr>
              <w:t>1</w:t>
            </w:r>
            <w:r w:rsidRPr="00E05EBE">
              <w:rPr>
                <w:rFonts w:ascii="Times New Roman" w:eastAsia="宋体" w:hAnsi="Times New Roman" w:cs="Times New Roman" w:hint="eastAsia"/>
                <w:color w:val="EE0000"/>
                <w:kern w:val="0"/>
                <w:sz w:val="20"/>
                <w:szCs w:val="20"/>
                <w:highlight w:val="yellow"/>
              </w:rPr>
              <w:t>7</w:t>
            </w:r>
          </w:p>
        </w:tc>
        <w:tc>
          <w:tcPr>
            <w:tcW w:w="1416" w:type="pct"/>
            <w:tcBorders>
              <w:top w:val="single" w:sz="12" w:space="0" w:color="auto"/>
            </w:tcBorders>
          </w:tcPr>
          <w:p w14:paraId="0A8C58AF" w14:textId="29CD890D" w:rsidR="00E05EBE" w:rsidRPr="00E05EBE" w:rsidRDefault="00E05EBE" w:rsidP="00393D3B">
            <w:pPr>
              <w:autoSpaceDE w:val="0"/>
              <w:autoSpaceDN w:val="0"/>
              <w:adjustRightInd w:val="0"/>
              <w:jc w:val="center"/>
              <w:rPr>
                <w:rFonts w:ascii="Times New Roman" w:eastAsia="宋体" w:hAnsi="Times New Roman" w:cs="Times New Roman"/>
                <w:color w:val="EE0000"/>
                <w:kern w:val="0"/>
                <w:sz w:val="20"/>
                <w:szCs w:val="20"/>
                <w:highlight w:val="yellow"/>
              </w:rPr>
            </w:pPr>
            <w:r>
              <w:rPr>
                <w:rFonts w:ascii="Times New Roman" w:eastAsia="宋体" w:hAnsi="Times New Roman" w:cs="Times New Roman" w:hint="eastAsia"/>
                <w:color w:val="EE0000"/>
                <w:kern w:val="0"/>
                <w:sz w:val="20"/>
                <w:szCs w:val="20"/>
                <w:highlight w:val="yellow"/>
              </w:rPr>
              <w:t>模型</w:t>
            </w:r>
            <w:r>
              <w:rPr>
                <w:rFonts w:ascii="Times New Roman" w:eastAsia="宋体" w:hAnsi="Times New Roman" w:cs="Times New Roman" w:hint="eastAsia"/>
                <w:color w:val="EE0000"/>
                <w:kern w:val="0"/>
                <w:sz w:val="20"/>
                <w:szCs w:val="20"/>
                <w:highlight w:val="yellow"/>
              </w:rPr>
              <w:t>18</w:t>
            </w:r>
          </w:p>
        </w:tc>
      </w:tr>
      <w:tr w:rsidR="00E05EBE" w:rsidRPr="00E05EBE" w14:paraId="68007B17" w14:textId="4532DDDB" w:rsidTr="00D47DEA">
        <w:trPr>
          <w:trHeight w:val="227"/>
        </w:trPr>
        <w:tc>
          <w:tcPr>
            <w:tcW w:w="1197" w:type="pct"/>
            <w:vMerge/>
            <w:tcBorders>
              <w:left w:val="nil"/>
              <w:bottom w:val="single" w:sz="12" w:space="0" w:color="auto"/>
              <w:right w:val="nil"/>
            </w:tcBorders>
            <w:vAlign w:val="center"/>
          </w:tcPr>
          <w:p w14:paraId="4BB458AB" w14:textId="77777777" w:rsidR="00E05EBE" w:rsidRPr="00E05EBE" w:rsidRDefault="00E05EBE" w:rsidP="00393D3B">
            <w:pPr>
              <w:autoSpaceDE w:val="0"/>
              <w:autoSpaceDN w:val="0"/>
              <w:adjustRightInd w:val="0"/>
              <w:jc w:val="center"/>
              <w:rPr>
                <w:rFonts w:ascii="Times New Roman" w:eastAsia="宋体" w:hAnsi="Times New Roman" w:cs="Times New Roman"/>
                <w:color w:val="EE0000"/>
                <w:kern w:val="0"/>
                <w:sz w:val="20"/>
                <w:szCs w:val="20"/>
                <w:highlight w:val="yellow"/>
              </w:rPr>
            </w:pPr>
          </w:p>
        </w:tc>
        <w:tc>
          <w:tcPr>
            <w:tcW w:w="1194" w:type="pct"/>
            <w:tcBorders>
              <w:left w:val="nil"/>
              <w:bottom w:val="single" w:sz="12" w:space="0" w:color="auto"/>
              <w:right w:val="nil"/>
            </w:tcBorders>
            <w:vAlign w:val="center"/>
          </w:tcPr>
          <w:p w14:paraId="60BA7E3F" w14:textId="4DFADD74" w:rsidR="00E05EBE" w:rsidRPr="00E05EBE" w:rsidRDefault="00E05EBE" w:rsidP="00393D3B">
            <w:pPr>
              <w:autoSpaceDE w:val="0"/>
              <w:autoSpaceDN w:val="0"/>
              <w:adjustRightInd w:val="0"/>
              <w:jc w:val="center"/>
              <w:rPr>
                <w:rFonts w:ascii="Times New Roman" w:eastAsia="宋体" w:hAnsi="Times New Roman" w:cs="Times New Roman"/>
                <w:color w:val="EE0000"/>
                <w:kern w:val="0"/>
                <w:sz w:val="20"/>
                <w:szCs w:val="20"/>
                <w:highlight w:val="yellow"/>
              </w:rPr>
            </w:pPr>
            <w:r w:rsidRPr="00E05EBE">
              <w:rPr>
                <w:rFonts w:ascii="Times New Roman" w:eastAsia="宋体" w:hAnsi="Times New Roman" w:cs="Times New Roman" w:hint="eastAsia"/>
                <w:color w:val="EE0000"/>
                <w:kern w:val="0"/>
                <w:sz w:val="20"/>
                <w:szCs w:val="20"/>
                <w:highlight w:val="yellow"/>
              </w:rPr>
              <w:t>只因收入择业</w:t>
            </w:r>
          </w:p>
        </w:tc>
        <w:tc>
          <w:tcPr>
            <w:tcW w:w="1194" w:type="pct"/>
            <w:tcBorders>
              <w:left w:val="nil"/>
              <w:bottom w:val="single" w:sz="12" w:space="0" w:color="auto"/>
              <w:right w:val="nil"/>
            </w:tcBorders>
            <w:vAlign w:val="center"/>
          </w:tcPr>
          <w:p w14:paraId="6D8A26D4" w14:textId="466514AF" w:rsidR="00E05EBE" w:rsidRPr="00E05EBE" w:rsidRDefault="00E05EBE" w:rsidP="00393D3B">
            <w:pPr>
              <w:autoSpaceDE w:val="0"/>
              <w:autoSpaceDN w:val="0"/>
              <w:adjustRightInd w:val="0"/>
              <w:jc w:val="center"/>
              <w:rPr>
                <w:rFonts w:ascii="Times New Roman" w:eastAsia="宋体" w:hAnsi="Times New Roman" w:cs="Times New Roman"/>
                <w:color w:val="EE0000"/>
                <w:kern w:val="0"/>
                <w:sz w:val="20"/>
                <w:szCs w:val="20"/>
                <w:highlight w:val="yellow"/>
              </w:rPr>
            </w:pPr>
            <w:r w:rsidRPr="00E05EBE">
              <w:rPr>
                <w:rFonts w:ascii="Times New Roman" w:eastAsia="宋体" w:hAnsi="Times New Roman" w:cs="Times New Roman" w:hint="eastAsia"/>
                <w:color w:val="EE0000"/>
                <w:kern w:val="0"/>
                <w:sz w:val="20"/>
                <w:szCs w:val="20"/>
                <w:highlight w:val="yellow"/>
              </w:rPr>
              <w:t>只因兴趣择业</w:t>
            </w:r>
          </w:p>
        </w:tc>
        <w:tc>
          <w:tcPr>
            <w:tcW w:w="1416" w:type="pct"/>
            <w:tcBorders>
              <w:bottom w:val="single" w:sz="12" w:space="0" w:color="auto"/>
            </w:tcBorders>
          </w:tcPr>
          <w:p w14:paraId="4B7601CF" w14:textId="04914756" w:rsidR="00E05EBE" w:rsidRPr="00E05EBE" w:rsidRDefault="00E05EBE" w:rsidP="00393D3B">
            <w:pPr>
              <w:autoSpaceDE w:val="0"/>
              <w:autoSpaceDN w:val="0"/>
              <w:adjustRightInd w:val="0"/>
              <w:jc w:val="center"/>
              <w:rPr>
                <w:rFonts w:ascii="Times New Roman" w:eastAsia="宋体" w:hAnsi="Times New Roman" w:cs="Times New Roman"/>
                <w:color w:val="EE0000"/>
                <w:kern w:val="0"/>
                <w:sz w:val="20"/>
                <w:szCs w:val="20"/>
                <w:highlight w:val="yellow"/>
              </w:rPr>
            </w:pPr>
            <w:r>
              <w:rPr>
                <w:rFonts w:ascii="Times New Roman" w:eastAsia="宋体" w:hAnsi="Times New Roman" w:cs="Times New Roman" w:hint="eastAsia"/>
                <w:color w:val="EE0000"/>
                <w:kern w:val="0"/>
                <w:sz w:val="20"/>
                <w:szCs w:val="20"/>
                <w:highlight w:val="yellow"/>
              </w:rPr>
              <w:t>既因收入又因兴趣择业</w:t>
            </w:r>
          </w:p>
        </w:tc>
      </w:tr>
      <w:tr w:rsidR="00D47DEA" w:rsidRPr="00E05EBE" w14:paraId="51F13CC8" w14:textId="09304795" w:rsidTr="00D47DEA">
        <w:trPr>
          <w:trHeight w:val="227"/>
        </w:trPr>
        <w:tc>
          <w:tcPr>
            <w:tcW w:w="1197" w:type="pct"/>
            <w:vMerge w:val="restart"/>
            <w:tcBorders>
              <w:left w:val="nil"/>
              <w:right w:val="nil"/>
            </w:tcBorders>
            <w:vAlign w:val="center"/>
          </w:tcPr>
          <w:p w14:paraId="4EF9E0B1" w14:textId="77777777" w:rsidR="00D47DEA" w:rsidRPr="00E05EBE" w:rsidRDefault="00D47DEA" w:rsidP="00D47DEA">
            <w:pPr>
              <w:autoSpaceDE w:val="0"/>
              <w:autoSpaceDN w:val="0"/>
              <w:adjustRightInd w:val="0"/>
              <w:jc w:val="center"/>
              <w:rPr>
                <w:rFonts w:ascii="Times New Roman" w:eastAsia="宋体" w:hAnsi="Times New Roman" w:cs="Times New Roman"/>
                <w:color w:val="EE0000"/>
                <w:kern w:val="0"/>
                <w:sz w:val="20"/>
                <w:szCs w:val="20"/>
                <w:highlight w:val="yellow"/>
              </w:rPr>
            </w:pPr>
            <w:r w:rsidRPr="00E05EBE">
              <w:rPr>
                <w:rFonts w:ascii="Times New Roman" w:eastAsia="宋体" w:hAnsi="Times New Roman" w:cs="Times New Roman" w:hint="eastAsia"/>
                <w:color w:val="EE0000"/>
                <w:kern w:val="0"/>
                <w:sz w:val="20"/>
                <w:szCs w:val="20"/>
                <w:highlight w:val="yellow"/>
              </w:rPr>
              <w:t>月收入</w:t>
            </w:r>
          </w:p>
          <w:p w14:paraId="632DC8E8" w14:textId="1B0E5D65" w:rsidR="00D47DEA" w:rsidRPr="00E05EBE" w:rsidRDefault="00D47DEA" w:rsidP="00D47DEA">
            <w:pPr>
              <w:autoSpaceDE w:val="0"/>
              <w:autoSpaceDN w:val="0"/>
              <w:adjustRightInd w:val="0"/>
              <w:jc w:val="center"/>
              <w:rPr>
                <w:rFonts w:ascii="Times New Roman" w:eastAsia="宋体" w:hAnsi="Times New Roman" w:cs="Times New Roman"/>
                <w:color w:val="EE0000"/>
                <w:kern w:val="0"/>
                <w:sz w:val="20"/>
                <w:szCs w:val="20"/>
                <w:highlight w:val="yellow"/>
              </w:rPr>
            </w:pPr>
            <w:r w:rsidRPr="00E05EBE">
              <w:rPr>
                <w:rFonts w:ascii="Times New Roman" w:eastAsia="宋体" w:hAnsi="Times New Roman" w:cs="Times New Roman" w:hint="eastAsia"/>
                <w:color w:val="EE0000"/>
                <w:kern w:val="0"/>
                <w:sz w:val="20"/>
                <w:szCs w:val="20"/>
                <w:highlight w:val="yellow"/>
              </w:rPr>
              <w:t>（低于</w:t>
            </w:r>
            <w:r w:rsidRPr="00E05EBE">
              <w:rPr>
                <w:rFonts w:ascii="Times New Roman" w:eastAsia="宋体" w:hAnsi="Times New Roman" w:cs="Times New Roman" w:hint="eastAsia"/>
                <w:color w:val="EE0000"/>
                <w:kern w:val="0"/>
                <w:sz w:val="20"/>
                <w:szCs w:val="20"/>
                <w:highlight w:val="yellow"/>
              </w:rPr>
              <w:t>1</w:t>
            </w:r>
            <w:r w:rsidRPr="00E05EBE">
              <w:rPr>
                <w:rFonts w:ascii="Times New Roman" w:eastAsia="宋体" w:hAnsi="Times New Roman" w:cs="Times New Roman" w:hint="eastAsia"/>
                <w:color w:val="EE0000"/>
                <w:kern w:val="0"/>
                <w:sz w:val="20"/>
                <w:szCs w:val="20"/>
                <w:highlight w:val="yellow"/>
              </w:rPr>
              <w:t>万元</w:t>
            </w:r>
            <w:r w:rsidRPr="00E05EBE">
              <w:rPr>
                <w:rFonts w:ascii="Times New Roman" w:eastAsia="宋体" w:hAnsi="Times New Roman" w:cs="Times New Roman" w:hint="eastAsia"/>
                <w:color w:val="EE0000"/>
                <w:kern w:val="0"/>
                <w:sz w:val="20"/>
                <w:szCs w:val="20"/>
                <w:highlight w:val="yellow"/>
              </w:rPr>
              <w:t>=0</w:t>
            </w:r>
            <w:r w:rsidRPr="00E05EBE">
              <w:rPr>
                <w:rFonts w:ascii="Times New Roman" w:eastAsia="宋体" w:hAnsi="Times New Roman" w:cs="Times New Roman" w:hint="eastAsia"/>
                <w:color w:val="EE0000"/>
                <w:kern w:val="0"/>
                <w:sz w:val="20"/>
                <w:szCs w:val="20"/>
                <w:highlight w:val="yellow"/>
              </w:rPr>
              <w:t>）</w:t>
            </w:r>
          </w:p>
        </w:tc>
        <w:tc>
          <w:tcPr>
            <w:tcW w:w="1194" w:type="pct"/>
            <w:tcBorders>
              <w:left w:val="nil"/>
              <w:right w:val="nil"/>
            </w:tcBorders>
            <w:vAlign w:val="center"/>
          </w:tcPr>
          <w:p w14:paraId="70A56258" w14:textId="5691710E"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w:t>
            </w:r>
            <w:r w:rsidRPr="00E05EBE">
              <w:rPr>
                <w:rFonts w:ascii="Times New Roman" w:hAnsi="Times New Roman" w:cs="Times New Roman" w:hint="eastAsia"/>
                <w:color w:val="EE0000"/>
                <w:kern w:val="0"/>
                <w:sz w:val="20"/>
                <w:szCs w:val="20"/>
                <w:highlight w:val="yellow"/>
              </w:rPr>
              <w:t>366</w:t>
            </w:r>
            <w:r w:rsidRPr="00E05EBE">
              <w:rPr>
                <w:rFonts w:ascii="Times New Roman" w:hAnsi="Times New Roman" w:cs="Times New Roman"/>
                <w:color w:val="EE0000"/>
                <w:kern w:val="0"/>
                <w:sz w:val="20"/>
                <w:szCs w:val="20"/>
                <w:highlight w:val="yellow"/>
                <w:vertAlign w:val="superscript"/>
              </w:rPr>
              <w:t>**</w:t>
            </w:r>
          </w:p>
        </w:tc>
        <w:tc>
          <w:tcPr>
            <w:tcW w:w="1194" w:type="pct"/>
            <w:tcBorders>
              <w:left w:val="nil"/>
              <w:right w:val="nil"/>
            </w:tcBorders>
            <w:vAlign w:val="center"/>
          </w:tcPr>
          <w:p w14:paraId="7EFF1655" w14:textId="21468D6F"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0.591</w:t>
            </w:r>
            <w:r w:rsidRPr="00E05EBE">
              <w:rPr>
                <w:rFonts w:ascii="Times New Roman" w:hAnsi="Times New Roman" w:cs="Times New Roman"/>
                <w:color w:val="EE0000"/>
                <w:kern w:val="0"/>
                <w:sz w:val="20"/>
                <w:szCs w:val="20"/>
                <w:highlight w:val="yellow"/>
                <w:vertAlign w:val="superscript"/>
              </w:rPr>
              <w:t>***</w:t>
            </w:r>
          </w:p>
        </w:tc>
        <w:tc>
          <w:tcPr>
            <w:tcW w:w="1416" w:type="pct"/>
            <w:tcBorders>
              <w:top w:val="single" w:sz="12" w:space="0" w:color="auto"/>
            </w:tcBorders>
            <w:vAlign w:val="center"/>
          </w:tcPr>
          <w:p w14:paraId="1C36C964" w14:textId="09DF7EB0"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w:t>
            </w:r>
            <w:r>
              <w:rPr>
                <w:rFonts w:ascii="Times New Roman" w:hAnsi="Times New Roman" w:cs="Times New Roman" w:hint="eastAsia"/>
                <w:color w:val="EE0000"/>
                <w:kern w:val="0"/>
                <w:sz w:val="20"/>
                <w:szCs w:val="20"/>
                <w:highlight w:val="yellow"/>
              </w:rPr>
              <w:t>318</w:t>
            </w:r>
            <w:r>
              <w:rPr>
                <w:rFonts w:ascii="Times New Roman" w:hAnsi="Times New Roman" w:cs="Times New Roman" w:hint="eastAsia"/>
                <w:color w:val="EE0000"/>
                <w:kern w:val="0"/>
                <w:sz w:val="20"/>
                <w:szCs w:val="20"/>
                <w:highlight w:val="yellow"/>
                <w:vertAlign w:val="superscript"/>
              </w:rPr>
              <w:t>+</w:t>
            </w:r>
          </w:p>
        </w:tc>
      </w:tr>
      <w:tr w:rsidR="00D47DEA" w:rsidRPr="00E05EBE" w14:paraId="0104C5CE" w14:textId="7CD8C5E2" w:rsidTr="00D47DEA">
        <w:trPr>
          <w:trHeight w:val="227"/>
        </w:trPr>
        <w:tc>
          <w:tcPr>
            <w:tcW w:w="1197" w:type="pct"/>
            <w:vMerge/>
            <w:tcBorders>
              <w:left w:val="nil"/>
              <w:right w:val="nil"/>
            </w:tcBorders>
            <w:vAlign w:val="center"/>
          </w:tcPr>
          <w:p w14:paraId="2EB5B37A" w14:textId="77777777" w:rsidR="00D47DEA" w:rsidRPr="00E05EBE" w:rsidRDefault="00D47DEA" w:rsidP="00D47DEA">
            <w:pPr>
              <w:autoSpaceDE w:val="0"/>
              <w:autoSpaceDN w:val="0"/>
              <w:adjustRightInd w:val="0"/>
              <w:jc w:val="center"/>
              <w:rPr>
                <w:rFonts w:ascii="Times New Roman" w:eastAsia="宋体" w:hAnsi="Times New Roman" w:cs="Times New Roman"/>
                <w:color w:val="EE0000"/>
                <w:kern w:val="0"/>
                <w:sz w:val="20"/>
                <w:szCs w:val="20"/>
                <w:highlight w:val="yellow"/>
              </w:rPr>
            </w:pPr>
          </w:p>
        </w:tc>
        <w:tc>
          <w:tcPr>
            <w:tcW w:w="1194" w:type="pct"/>
            <w:tcBorders>
              <w:left w:val="nil"/>
              <w:right w:val="nil"/>
            </w:tcBorders>
            <w:vAlign w:val="center"/>
          </w:tcPr>
          <w:p w14:paraId="713692F9" w14:textId="07337E50"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w:t>
            </w:r>
            <w:r w:rsidRPr="00E05EBE">
              <w:rPr>
                <w:rFonts w:ascii="Times New Roman" w:hAnsi="Times New Roman" w:cs="Times New Roman" w:hint="eastAsia"/>
                <w:color w:val="EE0000"/>
                <w:kern w:val="0"/>
                <w:sz w:val="20"/>
                <w:szCs w:val="20"/>
                <w:highlight w:val="yellow"/>
              </w:rPr>
              <w:t>124</w:t>
            </w:r>
            <w:r w:rsidRPr="00E05EBE">
              <w:rPr>
                <w:rFonts w:ascii="Times New Roman" w:hAnsi="Times New Roman" w:cs="Times New Roman"/>
                <w:color w:val="EE0000"/>
                <w:kern w:val="0"/>
                <w:sz w:val="20"/>
                <w:szCs w:val="20"/>
                <w:highlight w:val="yellow"/>
              </w:rPr>
              <w:t>)</w:t>
            </w:r>
          </w:p>
        </w:tc>
        <w:tc>
          <w:tcPr>
            <w:tcW w:w="1194" w:type="pct"/>
            <w:tcBorders>
              <w:left w:val="nil"/>
              <w:right w:val="nil"/>
            </w:tcBorders>
            <w:vAlign w:val="center"/>
          </w:tcPr>
          <w:p w14:paraId="0CAB5CB4" w14:textId="4E9D5163"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(0.105)</w:t>
            </w:r>
          </w:p>
        </w:tc>
        <w:tc>
          <w:tcPr>
            <w:tcW w:w="1416" w:type="pct"/>
            <w:vAlign w:val="center"/>
          </w:tcPr>
          <w:p w14:paraId="232C7706" w14:textId="5FEFBF50"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(0.1</w:t>
            </w:r>
            <w:r>
              <w:rPr>
                <w:rFonts w:ascii="Times New Roman" w:hAnsi="Times New Roman" w:cs="Times New Roman" w:hint="eastAsia"/>
                <w:color w:val="EE0000"/>
                <w:kern w:val="0"/>
                <w:sz w:val="20"/>
                <w:szCs w:val="20"/>
                <w:highlight w:val="yellow"/>
              </w:rPr>
              <w:t>67</w:t>
            </w:r>
            <w:r w:rsidRPr="00E05EBE">
              <w:rPr>
                <w:rFonts w:ascii="Times New Roman" w:hAnsi="Times New Roman" w:cs="Times New Roman"/>
                <w:color w:val="EE0000"/>
                <w:kern w:val="0"/>
                <w:sz w:val="20"/>
                <w:szCs w:val="20"/>
                <w:highlight w:val="yellow"/>
              </w:rPr>
              <w:t>)</w:t>
            </w:r>
          </w:p>
        </w:tc>
      </w:tr>
      <w:tr w:rsidR="00D47DEA" w:rsidRPr="00E05EBE" w14:paraId="463F6553" w14:textId="7BDEE7AF" w:rsidTr="00D47DEA">
        <w:trPr>
          <w:trHeight w:val="227"/>
        </w:trPr>
        <w:tc>
          <w:tcPr>
            <w:tcW w:w="1197" w:type="pct"/>
            <w:vMerge w:val="restart"/>
            <w:tcBorders>
              <w:left w:val="nil"/>
              <w:right w:val="nil"/>
            </w:tcBorders>
            <w:vAlign w:val="center"/>
          </w:tcPr>
          <w:p w14:paraId="2F2533A6" w14:textId="77777777" w:rsidR="00D47DEA" w:rsidRPr="00E05EBE" w:rsidRDefault="00D47DEA" w:rsidP="00D47DEA">
            <w:pPr>
              <w:autoSpaceDE w:val="0"/>
              <w:autoSpaceDN w:val="0"/>
              <w:adjustRightInd w:val="0"/>
              <w:jc w:val="center"/>
              <w:rPr>
                <w:rFonts w:ascii="Times New Roman" w:eastAsia="宋体" w:hAnsi="Times New Roman" w:cs="Times New Roman"/>
                <w:color w:val="EE0000"/>
                <w:kern w:val="0"/>
                <w:sz w:val="20"/>
                <w:szCs w:val="20"/>
                <w:highlight w:val="yellow"/>
              </w:rPr>
            </w:pPr>
            <w:r w:rsidRPr="00E05EBE">
              <w:rPr>
                <w:rFonts w:ascii="Times New Roman" w:eastAsia="宋体" w:hAnsi="Times New Roman" w:cs="Times New Roman" w:hint="eastAsia"/>
                <w:color w:val="EE0000"/>
                <w:kern w:val="0"/>
                <w:sz w:val="20"/>
                <w:szCs w:val="20"/>
                <w:highlight w:val="yellow"/>
              </w:rPr>
              <w:t>日均工作时长</w:t>
            </w:r>
          </w:p>
          <w:p w14:paraId="413B298B" w14:textId="52C9FBF2" w:rsidR="00D47DEA" w:rsidRPr="00E05EBE" w:rsidRDefault="00D47DEA" w:rsidP="00D47DEA">
            <w:pPr>
              <w:autoSpaceDE w:val="0"/>
              <w:autoSpaceDN w:val="0"/>
              <w:adjustRightInd w:val="0"/>
              <w:jc w:val="center"/>
              <w:rPr>
                <w:rFonts w:ascii="Times New Roman" w:eastAsia="宋体" w:hAnsi="Times New Roman" w:cs="Times New Roman"/>
                <w:color w:val="EE0000"/>
                <w:kern w:val="0"/>
                <w:sz w:val="20"/>
                <w:szCs w:val="20"/>
                <w:highlight w:val="yellow"/>
              </w:rPr>
            </w:pPr>
            <w:r w:rsidRPr="00E05EBE">
              <w:rPr>
                <w:rFonts w:ascii="Times New Roman" w:eastAsia="宋体" w:hAnsi="Times New Roman" w:cs="Times New Roman" w:hint="eastAsia"/>
                <w:color w:val="EE0000"/>
                <w:kern w:val="0"/>
                <w:sz w:val="20"/>
                <w:szCs w:val="20"/>
                <w:highlight w:val="yellow"/>
              </w:rPr>
              <w:t>（不超过</w:t>
            </w:r>
            <w:r w:rsidRPr="00E05EBE">
              <w:rPr>
                <w:rFonts w:ascii="Times New Roman" w:eastAsia="宋体" w:hAnsi="Times New Roman" w:cs="Times New Roman" w:hint="eastAsia"/>
                <w:color w:val="EE0000"/>
                <w:kern w:val="0"/>
                <w:sz w:val="20"/>
                <w:szCs w:val="20"/>
                <w:highlight w:val="yellow"/>
              </w:rPr>
              <w:t>8</w:t>
            </w:r>
            <w:r w:rsidRPr="00E05EBE">
              <w:rPr>
                <w:rFonts w:ascii="Times New Roman" w:eastAsia="宋体" w:hAnsi="Times New Roman" w:cs="Times New Roman" w:hint="eastAsia"/>
                <w:color w:val="EE0000"/>
                <w:kern w:val="0"/>
                <w:sz w:val="20"/>
                <w:szCs w:val="20"/>
                <w:highlight w:val="yellow"/>
              </w:rPr>
              <w:t>小时</w:t>
            </w:r>
            <w:r w:rsidRPr="00E05EBE">
              <w:rPr>
                <w:rFonts w:ascii="Times New Roman" w:eastAsia="宋体" w:hAnsi="Times New Roman" w:cs="Times New Roman" w:hint="eastAsia"/>
                <w:color w:val="EE0000"/>
                <w:kern w:val="0"/>
                <w:sz w:val="20"/>
                <w:szCs w:val="20"/>
                <w:highlight w:val="yellow"/>
              </w:rPr>
              <w:t>=0</w:t>
            </w:r>
            <w:r w:rsidRPr="00E05EBE">
              <w:rPr>
                <w:rFonts w:ascii="Times New Roman" w:eastAsia="宋体" w:hAnsi="Times New Roman" w:cs="Times New Roman" w:hint="eastAsia"/>
                <w:color w:val="EE0000"/>
                <w:kern w:val="0"/>
                <w:sz w:val="20"/>
                <w:szCs w:val="20"/>
                <w:highlight w:val="yellow"/>
              </w:rPr>
              <w:t>）</w:t>
            </w:r>
          </w:p>
        </w:tc>
        <w:tc>
          <w:tcPr>
            <w:tcW w:w="1194" w:type="pct"/>
            <w:tcBorders>
              <w:left w:val="nil"/>
              <w:right w:val="nil"/>
            </w:tcBorders>
            <w:vAlign w:val="center"/>
          </w:tcPr>
          <w:p w14:paraId="7122F48D" w14:textId="59BBEC24"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w:t>
            </w:r>
            <w:r w:rsidRPr="00E05EBE">
              <w:rPr>
                <w:rFonts w:ascii="Times New Roman" w:hAnsi="Times New Roman" w:cs="Times New Roman" w:hint="eastAsia"/>
                <w:color w:val="EE0000"/>
                <w:kern w:val="0"/>
                <w:sz w:val="20"/>
                <w:szCs w:val="20"/>
                <w:highlight w:val="yellow"/>
              </w:rPr>
              <w:t>549</w:t>
            </w:r>
            <w:r w:rsidRPr="00E05EBE">
              <w:rPr>
                <w:rFonts w:ascii="Times New Roman" w:hAnsi="Times New Roman" w:cs="Times New Roman"/>
                <w:color w:val="EE0000"/>
                <w:kern w:val="0"/>
                <w:sz w:val="20"/>
                <w:szCs w:val="20"/>
                <w:highlight w:val="yellow"/>
                <w:vertAlign w:val="superscript"/>
              </w:rPr>
              <w:t>***</w:t>
            </w:r>
          </w:p>
        </w:tc>
        <w:tc>
          <w:tcPr>
            <w:tcW w:w="1194" w:type="pct"/>
            <w:tcBorders>
              <w:left w:val="nil"/>
              <w:right w:val="nil"/>
            </w:tcBorders>
            <w:vAlign w:val="center"/>
          </w:tcPr>
          <w:p w14:paraId="3186ABD1" w14:textId="6EB92A7A"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-0.427</w:t>
            </w:r>
            <w:r w:rsidRPr="00E05EBE">
              <w:rPr>
                <w:rFonts w:ascii="Times New Roman" w:hAnsi="Times New Roman" w:cs="Times New Roman"/>
                <w:color w:val="EE0000"/>
                <w:kern w:val="0"/>
                <w:sz w:val="20"/>
                <w:szCs w:val="20"/>
                <w:highlight w:val="yellow"/>
                <w:vertAlign w:val="superscript"/>
              </w:rPr>
              <w:t>***</w:t>
            </w:r>
          </w:p>
        </w:tc>
        <w:tc>
          <w:tcPr>
            <w:tcW w:w="1416" w:type="pct"/>
            <w:vAlign w:val="center"/>
          </w:tcPr>
          <w:p w14:paraId="316B21DB" w14:textId="0716F7FD"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w:t>
            </w:r>
            <w:r>
              <w:rPr>
                <w:rFonts w:ascii="Times New Roman" w:hAnsi="Times New Roman" w:cs="Times New Roman" w:hint="eastAsia"/>
                <w:color w:val="EE0000"/>
                <w:kern w:val="0"/>
                <w:sz w:val="20"/>
                <w:szCs w:val="20"/>
                <w:highlight w:val="yellow"/>
              </w:rPr>
              <w:t>273</w:t>
            </w:r>
            <w:r>
              <w:rPr>
                <w:rFonts w:ascii="Times New Roman" w:hAnsi="Times New Roman" w:cs="Times New Roman" w:hint="eastAsia"/>
                <w:color w:val="EE0000"/>
                <w:kern w:val="0"/>
                <w:sz w:val="20"/>
                <w:szCs w:val="20"/>
                <w:highlight w:val="yellow"/>
                <w:vertAlign w:val="superscript"/>
              </w:rPr>
              <w:t>+</w:t>
            </w:r>
          </w:p>
        </w:tc>
      </w:tr>
      <w:tr w:rsidR="00D47DEA" w:rsidRPr="00E05EBE" w14:paraId="55134024" w14:textId="75FE9D01" w:rsidTr="00D47DEA">
        <w:trPr>
          <w:trHeight w:val="227"/>
        </w:trPr>
        <w:tc>
          <w:tcPr>
            <w:tcW w:w="1197" w:type="pct"/>
            <w:vMerge/>
            <w:tcBorders>
              <w:left w:val="nil"/>
              <w:right w:val="nil"/>
            </w:tcBorders>
            <w:vAlign w:val="center"/>
          </w:tcPr>
          <w:p w14:paraId="71356884" w14:textId="77777777" w:rsidR="00D47DEA" w:rsidRPr="00E05EBE" w:rsidRDefault="00D47DEA" w:rsidP="00D47DEA">
            <w:pPr>
              <w:autoSpaceDE w:val="0"/>
              <w:autoSpaceDN w:val="0"/>
              <w:adjustRightInd w:val="0"/>
              <w:jc w:val="center"/>
              <w:rPr>
                <w:rFonts w:ascii="Times New Roman" w:eastAsia="宋体" w:hAnsi="Times New Roman" w:cs="Times New Roman"/>
                <w:color w:val="EE0000"/>
                <w:kern w:val="0"/>
                <w:sz w:val="20"/>
                <w:szCs w:val="20"/>
                <w:highlight w:val="yellow"/>
              </w:rPr>
            </w:pPr>
          </w:p>
        </w:tc>
        <w:tc>
          <w:tcPr>
            <w:tcW w:w="1194" w:type="pct"/>
            <w:tcBorders>
              <w:left w:val="nil"/>
              <w:right w:val="nil"/>
            </w:tcBorders>
            <w:vAlign w:val="center"/>
          </w:tcPr>
          <w:p w14:paraId="28F77CFA" w14:textId="2B55C260"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(0.112)</w:t>
            </w:r>
          </w:p>
        </w:tc>
        <w:tc>
          <w:tcPr>
            <w:tcW w:w="1194" w:type="pct"/>
            <w:tcBorders>
              <w:left w:val="nil"/>
              <w:right w:val="nil"/>
            </w:tcBorders>
            <w:vAlign w:val="center"/>
          </w:tcPr>
          <w:p w14:paraId="39824163" w14:textId="7D971D76"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(0.090)</w:t>
            </w:r>
          </w:p>
        </w:tc>
        <w:tc>
          <w:tcPr>
            <w:tcW w:w="1416" w:type="pct"/>
            <w:vAlign w:val="center"/>
          </w:tcPr>
          <w:p w14:paraId="43DA3662" w14:textId="4432F616"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w:t>
            </w:r>
            <w:r w:rsidR="001A3DB3">
              <w:rPr>
                <w:rFonts w:ascii="Times New Roman" w:hAnsi="Times New Roman" w:cs="Times New Roman" w:hint="eastAsia"/>
                <w:color w:val="EE0000"/>
                <w:kern w:val="0"/>
                <w:sz w:val="20"/>
                <w:szCs w:val="20"/>
                <w:highlight w:val="yellow"/>
              </w:rPr>
              <w:t>142</w:t>
            </w:r>
            <w:r w:rsidRPr="00E05EBE">
              <w:rPr>
                <w:rFonts w:ascii="Times New Roman" w:hAnsi="Times New Roman" w:cs="Times New Roman"/>
                <w:color w:val="EE0000"/>
                <w:kern w:val="0"/>
                <w:sz w:val="20"/>
                <w:szCs w:val="20"/>
                <w:highlight w:val="yellow"/>
              </w:rPr>
              <w:t>)</w:t>
            </w:r>
          </w:p>
        </w:tc>
      </w:tr>
      <w:tr w:rsidR="00D47DEA" w:rsidRPr="00E05EBE" w14:paraId="25D46475" w14:textId="25653395" w:rsidTr="00D47DEA">
        <w:trPr>
          <w:trHeight w:val="227"/>
        </w:trPr>
        <w:tc>
          <w:tcPr>
            <w:tcW w:w="1197" w:type="pct"/>
            <w:vMerge w:val="restart"/>
            <w:tcBorders>
              <w:left w:val="nil"/>
              <w:right w:val="nil"/>
            </w:tcBorders>
            <w:vAlign w:val="center"/>
          </w:tcPr>
          <w:p w14:paraId="772CCD64" w14:textId="77777777" w:rsidR="00D47DEA" w:rsidRPr="00E05EBE" w:rsidRDefault="00D47DEA" w:rsidP="00D47DEA">
            <w:pPr>
              <w:autoSpaceDE w:val="0"/>
              <w:autoSpaceDN w:val="0"/>
              <w:adjustRightInd w:val="0"/>
              <w:jc w:val="center"/>
              <w:rPr>
                <w:rFonts w:ascii="宋体" w:eastAsia="宋体" w:hAnsi="宋体" w:cs="Times New Roman"/>
                <w:color w:val="EE0000"/>
                <w:kern w:val="0"/>
                <w:sz w:val="20"/>
                <w:szCs w:val="20"/>
                <w:highlight w:val="yellow"/>
              </w:rPr>
            </w:pPr>
            <w:r w:rsidRPr="00E05EBE">
              <w:rPr>
                <w:rFonts w:ascii="宋体" w:eastAsia="宋体" w:hAnsi="宋体" w:cs="Times New Roman" w:hint="eastAsia"/>
                <w:color w:val="EE0000"/>
                <w:kern w:val="0"/>
                <w:sz w:val="20"/>
                <w:szCs w:val="20"/>
                <w:highlight w:val="yellow"/>
              </w:rPr>
              <w:t>常数项</w:t>
            </w:r>
          </w:p>
        </w:tc>
        <w:tc>
          <w:tcPr>
            <w:tcW w:w="1194" w:type="pct"/>
            <w:tcBorders>
              <w:left w:val="nil"/>
              <w:right w:val="nil"/>
            </w:tcBorders>
            <w:vAlign w:val="center"/>
          </w:tcPr>
          <w:p w14:paraId="32092D4C" w14:textId="54B745B1"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8.769</w:t>
            </w:r>
            <w:r w:rsidRPr="00E05EBE">
              <w:rPr>
                <w:rFonts w:ascii="Times New Roman" w:hAnsi="Times New Roman" w:cs="Times New Roman"/>
                <w:color w:val="EE0000"/>
                <w:kern w:val="0"/>
                <w:sz w:val="20"/>
                <w:szCs w:val="20"/>
                <w:highlight w:val="yellow"/>
                <w:vertAlign w:val="superscript"/>
              </w:rPr>
              <w:t>***</w:t>
            </w:r>
          </w:p>
        </w:tc>
        <w:tc>
          <w:tcPr>
            <w:tcW w:w="1194" w:type="pct"/>
            <w:tcBorders>
              <w:left w:val="nil"/>
              <w:right w:val="nil"/>
            </w:tcBorders>
            <w:vAlign w:val="center"/>
          </w:tcPr>
          <w:p w14:paraId="2E08AFB8" w14:textId="4617BAF7"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vertAlign w:val="superscript"/>
              </w:rPr>
            </w:pPr>
            <w:r w:rsidRPr="00E05EBE">
              <w:rPr>
                <w:rFonts w:ascii="Times New Roman" w:hAnsi="Times New Roman" w:cs="Times New Roman"/>
                <w:color w:val="EE0000"/>
                <w:kern w:val="0"/>
                <w:sz w:val="20"/>
                <w:szCs w:val="20"/>
                <w:highlight w:val="yellow"/>
              </w:rPr>
              <w:t>8.459</w:t>
            </w:r>
            <w:r w:rsidRPr="00E05EBE">
              <w:rPr>
                <w:rFonts w:ascii="Times New Roman" w:hAnsi="Times New Roman" w:cs="Times New Roman"/>
                <w:color w:val="EE0000"/>
                <w:kern w:val="0"/>
                <w:sz w:val="20"/>
                <w:szCs w:val="20"/>
                <w:highlight w:val="yellow"/>
                <w:vertAlign w:val="superscript"/>
              </w:rPr>
              <w:t>***</w:t>
            </w:r>
          </w:p>
        </w:tc>
        <w:tc>
          <w:tcPr>
            <w:tcW w:w="1416" w:type="pct"/>
            <w:vAlign w:val="center"/>
          </w:tcPr>
          <w:p w14:paraId="367896C6" w14:textId="7950F379" w:rsidR="00D47DEA" w:rsidRPr="00E05EBE" w:rsidRDefault="00444C10" w:rsidP="00D47DEA">
            <w:pPr>
              <w:autoSpaceDE w:val="0"/>
              <w:autoSpaceDN w:val="0"/>
              <w:adjustRightInd w:val="0"/>
              <w:jc w:val="center"/>
              <w:rPr>
                <w:rFonts w:ascii="Times New Roman" w:hAnsi="Times New Roman" w:cs="Times New Roman"/>
                <w:color w:val="EE0000"/>
                <w:kern w:val="0"/>
                <w:sz w:val="20"/>
                <w:szCs w:val="20"/>
                <w:highlight w:val="yellow"/>
              </w:rPr>
            </w:pPr>
            <w:r>
              <w:rPr>
                <w:rFonts w:ascii="Times New Roman" w:hAnsi="Times New Roman" w:cs="Times New Roman" w:hint="eastAsia"/>
                <w:color w:val="EE0000"/>
                <w:kern w:val="0"/>
                <w:sz w:val="20"/>
                <w:szCs w:val="20"/>
                <w:highlight w:val="yellow"/>
              </w:rPr>
              <w:t>10</w:t>
            </w:r>
            <w:r w:rsidR="00D47DEA" w:rsidRPr="00E05EBE">
              <w:rPr>
                <w:rFonts w:ascii="Times New Roman" w:hAnsi="Times New Roman" w:cs="Times New Roman"/>
                <w:color w:val="EE0000"/>
                <w:kern w:val="0"/>
                <w:sz w:val="20"/>
                <w:szCs w:val="20"/>
                <w:highlight w:val="yellow"/>
              </w:rPr>
              <w:t>.</w:t>
            </w:r>
            <w:r>
              <w:rPr>
                <w:rFonts w:ascii="Times New Roman" w:hAnsi="Times New Roman" w:cs="Times New Roman" w:hint="eastAsia"/>
                <w:color w:val="EE0000"/>
                <w:kern w:val="0"/>
                <w:sz w:val="20"/>
                <w:szCs w:val="20"/>
                <w:highlight w:val="yellow"/>
              </w:rPr>
              <w:t>290</w:t>
            </w:r>
            <w:r w:rsidR="00D47DEA" w:rsidRPr="00E05EBE">
              <w:rPr>
                <w:rFonts w:ascii="Times New Roman" w:hAnsi="Times New Roman" w:cs="Times New Roman"/>
                <w:color w:val="EE0000"/>
                <w:kern w:val="0"/>
                <w:sz w:val="20"/>
                <w:szCs w:val="20"/>
                <w:highlight w:val="yellow"/>
                <w:vertAlign w:val="superscript"/>
              </w:rPr>
              <w:t>***</w:t>
            </w:r>
          </w:p>
        </w:tc>
      </w:tr>
      <w:tr w:rsidR="00D47DEA" w:rsidRPr="00E05EBE" w14:paraId="27E84BD3" w14:textId="4B3CF3E2" w:rsidTr="00D47DEA">
        <w:trPr>
          <w:trHeight w:val="227"/>
        </w:trPr>
        <w:tc>
          <w:tcPr>
            <w:tcW w:w="1197" w:type="pct"/>
            <w:vMerge/>
            <w:tcBorders>
              <w:left w:val="nil"/>
              <w:right w:val="nil"/>
            </w:tcBorders>
            <w:vAlign w:val="center"/>
          </w:tcPr>
          <w:p w14:paraId="4FB5F40D" w14:textId="77777777" w:rsidR="00D47DEA" w:rsidRPr="00E05EBE" w:rsidRDefault="00D47DEA" w:rsidP="00D47DEA">
            <w:pPr>
              <w:autoSpaceDE w:val="0"/>
              <w:autoSpaceDN w:val="0"/>
              <w:adjustRightInd w:val="0"/>
              <w:jc w:val="center"/>
              <w:rPr>
                <w:rFonts w:ascii="宋体" w:eastAsia="宋体" w:hAnsi="宋体" w:cs="Times New Roman"/>
                <w:color w:val="EE0000"/>
                <w:kern w:val="0"/>
                <w:sz w:val="20"/>
                <w:szCs w:val="20"/>
                <w:highlight w:val="yellow"/>
              </w:rPr>
            </w:pPr>
          </w:p>
        </w:tc>
        <w:tc>
          <w:tcPr>
            <w:tcW w:w="1194" w:type="pct"/>
            <w:tcBorders>
              <w:left w:val="nil"/>
              <w:right w:val="nil"/>
            </w:tcBorders>
            <w:vAlign w:val="center"/>
          </w:tcPr>
          <w:p w14:paraId="126087F1" w14:textId="21681F6C"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(0.671)</w:t>
            </w:r>
          </w:p>
        </w:tc>
        <w:tc>
          <w:tcPr>
            <w:tcW w:w="1194" w:type="pct"/>
            <w:tcBorders>
              <w:left w:val="nil"/>
              <w:right w:val="nil"/>
            </w:tcBorders>
            <w:vAlign w:val="center"/>
          </w:tcPr>
          <w:p w14:paraId="1C4BEDA3" w14:textId="033131AF"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(0.800)</w:t>
            </w:r>
          </w:p>
        </w:tc>
        <w:tc>
          <w:tcPr>
            <w:tcW w:w="1416" w:type="pct"/>
            <w:vAlign w:val="center"/>
          </w:tcPr>
          <w:p w14:paraId="7C6509A7" w14:textId="18D6D1B0"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w:t>
            </w:r>
            <w:r w:rsidR="00444C10">
              <w:rPr>
                <w:rFonts w:ascii="Times New Roman" w:hAnsi="Times New Roman" w:cs="Times New Roman" w:hint="eastAsia"/>
                <w:color w:val="EE0000"/>
                <w:kern w:val="0"/>
                <w:sz w:val="20"/>
                <w:szCs w:val="20"/>
                <w:highlight w:val="yellow"/>
              </w:rPr>
              <w:t>923</w:t>
            </w:r>
            <w:r w:rsidRPr="00E05EBE">
              <w:rPr>
                <w:rFonts w:ascii="Times New Roman" w:hAnsi="Times New Roman" w:cs="Times New Roman"/>
                <w:color w:val="EE0000"/>
                <w:kern w:val="0"/>
                <w:sz w:val="20"/>
                <w:szCs w:val="20"/>
                <w:highlight w:val="yellow"/>
              </w:rPr>
              <w:t>)</w:t>
            </w:r>
          </w:p>
        </w:tc>
      </w:tr>
      <w:tr w:rsidR="00D47DEA" w:rsidRPr="00E05EBE" w14:paraId="756F695C" w14:textId="4B3042BB" w:rsidTr="00D47DEA">
        <w:trPr>
          <w:trHeight w:val="227"/>
        </w:trPr>
        <w:tc>
          <w:tcPr>
            <w:tcW w:w="1197" w:type="pct"/>
            <w:tcBorders>
              <w:left w:val="nil"/>
              <w:bottom w:val="single" w:sz="8" w:space="0" w:color="auto"/>
              <w:right w:val="nil"/>
            </w:tcBorders>
          </w:tcPr>
          <w:p w14:paraId="0B69138A" w14:textId="77777777" w:rsidR="00D47DEA" w:rsidRPr="00E05EBE" w:rsidRDefault="00D47DEA" w:rsidP="00D47DEA">
            <w:pPr>
              <w:autoSpaceDE w:val="0"/>
              <w:autoSpaceDN w:val="0"/>
              <w:adjustRightInd w:val="0"/>
              <w:jc w:val="center"/>
              <w:rPr>
                <w:rFonts w:ascii="宋体" w:eastAsia="宋体" w:hAnsi="宋体" w:cs="Times New Roman"/>
                <w:color w:val="EE0000"/>
                <w:kern w:val="0"/>
                <w:sz w:val="20"/>
                <w:szCs w:val="20"/>
                <w:highlight w:val="yellow"/>
              </w:rPr>
            </w:pPr>
            <w:r w:rsidRPr="00E05EBE">
              <w:rPr>
                <w:rFonts w:ascii="宋体" w:eastAsia="宋体" w:hAnsi="宋体" w:cs="Times New Roman" w:hint="eastAsia"/>
                <w:color w:val="EE0000"/>
                <w:kern w:val="0"/>
                <w:sz w:val="20"/>
                <w:szCs w:val="20"/>
                <w:highlight w:val="yellow"/>
              </w:rPr>
              <w:t>控制变量</w:t>
            </w:r>
          </w:p>
        </w:tc>
        <w:tc>
          <w:tcPr>
            <w:tcW w:w="1194" w:type="pct"/>
            <w:tcBorders>
              <w:left w:val="nil"/>
              <w:bottom w:val="single" w:sz="8" w:space="0" w:color="auto"/>
              <w:right w:val="nil"/>
            </w:tcBorders>
            <w:vAlign w:val="center"/>
          </w:tcPr>
          <w:p w14:paraId="21596D06" w14:textId="13B3F8CB"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宋体" w:eastAsia="宋体" w:hAnsi="宋体" w:cs="Times New Roman" w:hint="eastAsia"/>
                <w:color w:val="EE0000"/>
                <w:kern w:val="0"/>
                <w:sz w:val="20"/>
                <w:szCs w:val="20"/>
                <w:highlight w:val="yellow"/>
              </w:rPr>
              <w:t>控制</w:t>
            </w:r>
          </w:p>
        </w:tc>
        <w:tc>
          <w:tcPr>
            <w:tcW w:w="1194" w:type="pct"/>
            <w:tcBorders>
              <w:left w:val="nil"/>
              <w:bottom w:val="single" w:sz="8" w:space="0" w:color="auto"/>
              <w:right w:val="nil"/>
            </w:tcBorders>
            <w:vAlign w:val="center"/>
          </w:tcPr>
          <w:p w14:paraId="00CBCB89" w14:textId="5FE71B88"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宋体" w:eastAsia="宋体" w:hAnsi="宋体" w:cs="Times New Roman" w:hint="eastAsia"/>
                <w:color w:val="EE0000"/>
                <w:kern w:val="0"/>
                <w:sz w:val="20"/>
                <w:szCs w:val="20"/>
                <w:highlight w:val="yellow"/>
              </w:rPr>
              <w:t>控制</w:t>
            </w:r>
          </w:p>
        </w:tc>
        <w:tc>
          <w:tcPr>
            <w:tcW w:w="1416" w:type="pct"/>
            <w:tcBorders>
              <w:bottom w:val="single" w:sz="8" w:space="0" w:color="auto"/>
            </w:tcBorders>
            <w:vAlign w:val="center"/>
          </w:tcPr>
          <w:p w14:paraId="157CCB8A" w14:textId="2EF6ED77" w:rsidR="00D47DEA" w:rsidRPr="00E05EBE" w:rsidRDefault="00D47DEA" w:rsidP="00D47DEA">
            <w:pPr>
              <w:autoSpaceDE w:val="0"/>
              <w:autoSpaceDN w:val="0"/>
              <w:adjustRightInd w:val="0"/>
              <w:jc w:val="center"/>
              <w:rPr>
                <w:rFonts w:ascii="宋体" w:eastAsia="宋体" w:hAnsi="宋体" w:cs="Times New Roman"/>
                <w:color w:val="EE0000"/>
                <w:kern w:val="0"/>
                <w:sz w:val="20"/>
                <w:szCs w:val="20"/>
                <w:highlight w:val="yellow"/>
              </w:rPr>
            </w:pPr>
            <w:r w:rsidRPr="00E05EBE">
              <w:rPr>
                <w:rFonts w:ascii="宋体" w:eastAsia="宋体" w:hAnsi="宋体" w:cs="Times New Roman" w:hint="eastAsia"/>
                <w:color w:val="EE0000"/>
                <w:kern w:val="0"/>
                <w:sz w:val="20"/>
                <w:szCs w:val="20"/>
                <w:highlight w:val="yellow"/>
              </w:rPr>
              <w:t>控制</w:t>
            </w:r>
          </w:p>
        </w:tc>
      </w:tr>
      <w:tr w:rsidR="00D47DEA" w:rsidRPr="00E05EBE" w14:paraId="2ADD50F9" w14:textId="6F992B2C" w:rsidTr="00D47DEA">
        <w:trPr>
          <w:trHeight w:val="227"/>
        </w:trPr>
        <w:tc>
          <w:tcPr>
            <w:tcW w:w="1197" w:type="pct"/>
            <w:tcBorders>
              <w:top w:val="single" w:sz="8" w:space="0" w:color="auto"/>
              <w:left w:val="nil"/>
              <w:bottom w:val="nil"/>
              <w:right w:val="nil"/>
            </w:tcBorders>
          </w:tcPr>
          <w:p w14:paraId="4E29D2E6" w14:textId="77777777"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i/>
                <w:iCs/>
                <w:color w:val="EE0000"/>
                <w:kern w:val="0"/>
                <w:sz w:val="20"/>
                <w:szCs w:val="20"/>
                <w:highlight w:val="yellow"/>
              </w:rPr>
              <w:t>R</w:t>
            </w:r>
            <w:r w:rsidRPr="00E05EBE">
              <w:rPr>
                <w:rFonts w:ascii="Times New Roman" w:hAnsi="Times New Roman" w:cs="Times New Roman"/>
                <w:color w:val="EE0000"/>
                <w:kern w:val="0"/>
                <w:sz w:val="20"/>
                <w:szCs w:val="20"/>
                <w:highlight w:val="yellow"/>
                <w:vertAlign w:val="superscript"/>
              </w:rPr>
              <w:t>2</w:t>
            </w:r>
          </w:p>
        </w:tc>
        <w:tc>
          <w:tcPr>
            <w:tcW w:w="1194" w:type="pct"/>
            <w:tcBorders>
              <w:top w:val="single" w:sz="8" w:space="0" w:color="auto"/>
              <w:left w:val="nil"/>
              <w:bottom w:val="nil"/>
              <w:right w:val="nil"/>
            </w:tcBorders>
          </w:tcPr>
          <w:p w14:paraId="718ADCD2" w14:textId="4F2E619D"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hint="eastAsia"/>
                <w:color w:val="EE0000"/>
                <w:kern w:val="0"/>
                <w:sz w:val="20"/>
                <w:szCs w:val="20"/>
                <w:highlight w:val="yellow"/>
              </w:rPr>
              <w:t>0.041</w:t>
            </w:r>
          </w:p>
        </w:tc>
        <w:tc>
          <w:tcPr>
            <w:tcW w:w="1194" w:type="pct"/>
            <w:tcBorders>
              <w:top w:val="single" w:sz="8" w:space="0" w:color="auto"/>
              <w:left w:val="nil"/>
              <w:bottom w:val="nil"/>
              <w:right w:val="nil"/>
            </w:tcBorders>
          </w:tcPr>
          <w:p w14:paraId="62678912" w14:textId="4A8D89DA"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color w:val="EE0000"/>
                <w:kern w:val="0"/>
                <w:sz w:val="20"/>
                <w:szCs w:val="20"/>
                <w:highlight w:val="yellow"/>
              </w:rPr>
              <w:t>0.0</w:t>
            </w:r>
            <w:r w:rsidRPr="00E05EBE">
              <w:rPr>
                <w:rFonts w:ascii="Times New Roman" w:hAnsi="Times New Roman" w:cs="Times New Roman" w:hint="eastAsia"/>
                <w:color w:val="EE0000"/>
                <w:kern w:val="0"/>
                <w:sz w:val="20"/>
                <w:szCs w:val="20"/>
                <w:highlight w:val="yellow"/>
              </w:rPr>
              <w:t>84</w:t>
            </w:r>
          </w:p>
        </w:tc>
        <w:tc>
          <w:tcPr>
            <w:tcW w:w="1416" w:type="pct"/>
            <w:tcBorders>
              <w:top w:val="single" w:sz="8" w:space="0" w:color="auto"/>
            </w:tcBorders>
          </w:tcPr>
          <w:p w14:paraId="621A201B" w14:textId="36CFC35B"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Pr>
                <w:rFonts w:ascii="Times New Roman" w:hAnsi="Times New Roman" w:cs="Times New Roman" w:hint="eastAsia"/>
                <w:color w:val="EE0000"/>
                <w:kern w:val="0"/>
                <w:sz w:val="20"/>
                <w:szCs w:val="20"/>
                <w:highlight w:val="yellow"/>
              </w:rPr>
              <w:t>0.047</w:t>
            </w:r>
          </w:p>
        </w:tc>
      </w:tr>
      <w:tr w:rsidR="00D47DEA" w:rsidRPr="00E05EBE" w14:paraId="752FFF42" w14:textId="1F4EA605" w:rsidTr="00D47DEA">
        <w:trPr>
          <w:trHeight w:val="227"/>
        </w:trPr>
        <w:tc>
          <w:tcPr>
            <w:tcW w:w="1197" w:type="pct"/>
            <w:tcBorders>
              <w:top w:val="nil"/>
              <w:left w:val="nil"/>
              <w:bottom w:val="single" w:sz="12" w:space="0" w:color="auto"/>
              <w:right w:val="nil"/>
            </w:tcBorders>
          </w:tcPr>
          <w:p w14:paraId="077835CE" w14:textId="77777777" w:rsidR="00D47DEA" w:rsidRPr="00E05EBE" w:rsidRDefault="00D47DEA" w:rsidP="00D47DEA">
            <w:pPr>
              <w:autoSpaceDE w:val="0"/>
              <w:autoSpaceDN w:val="0"/>
              <w:adjustRightInd w:val="0"/>
              <w:jc w:val="center"/>
              <w:rPr>
                <w:rFonts w:ascii="宋体" w:eastAsia="宋体" w:hAnsi="宋体" w:cs="Times New Roman"/>
                <w:color w:val="EE0000"/>
                <w:kern w:val="0"/>
                <w:sz w:val="20"/>
                <w:szCs w:val="20"/>
                <w:highlight w:val="yellow"/>
              </w:rPr>
            </w:pPr>
            <w:r w:rsidRPr="00E05EBE">
              <w:rPr>
                <w:rFonts w:ascii="宋体" w:eastAsia="宋体" w:hAnsi="宋体" w:cs="Times New Roman" w:hint="eastAsia"/>
                <w:color w:val="EE0000"/>
                <w:kern w:val="0"/>
                <w:sz w:val="20"/>
                <w:szCs w:val="20"/>
                <w:highlight w:val="yellow"/>
              </w:rPr>
              <w:t>样本量</w:t>
            </w:r>
          </w:p>
        </w:tc>
        <w:tc>
          <w:tcPr>
            <w:tcW w:w="1194" w:type="pct"/>
            <w:tcBorders>
              <w:top w:val="nil"/>
              <w:left w:val="nil"/>
              <w:bottom w:val="single" w:sz="12" w:space="0" w:color="auto"/>
              <w:right w:val="nil"/>
            </w:tcBorders>
          </w:tcPr>
          <w:p w14:paraId="18779D1C" w14:textId="0F4CE0D9"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hint="eastAsia"/>
                <w:color w:val="EE0000"/>
                <w:kern w:val="0"/>
                <w:sz w:val="20"/>
                <w:szCs w:val="20"/>
                <w:highlight w:val="yellow"/>
              </w:rPr>
              <w:t>3647</w:t>
            </w:r>
          </w:p>
        </w:tc>
        <w:tc>
          <w:tcPr>
            <w:tcW w:w="1194" w:type="pct"/>
            <w:tcBorders>
              <w:top w:val="nil"/>
              <w:left w:val="nil"/>
              <w:bottom w:val="single" w:sz="12" w:space="0" w:color="auto"/>
              <w:right w:val="nil"/>
            </w:tcBorders>
          </w:tcPr>
          <w:p w14:paraId="1ABE009C" w14:textId="37ACE73A"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sidRPr="00E05EBE">
              <w:rPr>
                <w:rFonts w:ascii="Times New Roman" w:hAnsi="Times New Roman" w:cs="Times New Roman" w:hint="eastAsia"/>
                <w:color w:val="EE0000"/>
                <w:kern w:val="0"/>
                <w:sz w:val="20"/>
                <w:szCs w:val="20"/>
                <w:highlight w:val="yellow"/>
              </w:rPr>
              <w:t>4175</w:t>
            </w:r>
          </w:p>
        </w:tc>
        <w:tc>
          <w:tcPr>
            <w:tcW w:w="1416" w:type="pct"/>
            <w:tcBorders>
              <w:bottom w:val="single" w:sz="12" w:space="0" w:color="auto"/>
            </w:tcBorders>
          </w:tcPr>
          <w:p w14:paraId="2743CB1C" w14:textId="1A784961" w:rsidR="00D47DEA" w:rsidRPr="00E05EBE" w:rsidRDefault="00D47DEA" w:rsidP="00D47DEA">
            <w:pPr>
              <w:autoSpaceDE w:val="0"/>
              <w:autoSpaceDN w:val="0"/>
              <w:adjustRightInd w:val="0"/>
              <w:jc w:val="center"/>
              <w:rPr>
                <w:rFonts w:ascii="Times New Roman" w:hAnsi="Times New Roman" w:cs="Times New Roman"/>
                <w:color w:val="EE0000"/>
                <w:kern w:val="0"/>
                <w:sz w:val="20"/>
                <w:szCs w:val="20"/>
                <w:highlight w:val="yellow"/>
              </w:rPr>
            </w:pPr>
            <w:r>
              <w:rPr>
                <w:rFonts w:ascii="Times New Roman" w:hAnsi="Times New Roman" w:cs="Times New Roman" w:hint="eastAsia"/>
                <w:color w:val="EE0000"/>
                <w:kern w:val="0"/>
                <w:sz w:val="20"/>
                <w:szCs w:val="20"/>
                <w:highlight w:val="yellow"/>
              </w:rPr>
              <w:t>2097</w:t>
            </w:r>
          </w:p>
        </w:tc>
      </w:tr>
    </w:tbl>
    <w:p w14:paraId="33135CA8" w14:textId="1DA43058" w:rsidR="00220222" w:rsidRPr="00E05EBE" w:rsidRDefault="007D65AD" w:rsidP="00F113F1">
      <w:pPr>
        <w:rPr>
          <w:color w:val="EE0000"/>
        </w:rPr>
      </w:pPr>
      <w:r w:rsidRPr="00E05EBE">
        <w:rPr>
          <w:rFonts w:ascii="Times New Roman" w:eastAsia="宋体" w:hAnsi="Times New Roman" w:cs="Times New Roman"/>
          <w:color w:val="EE0000"/>
          <w:kern w:val="0"/>
          <w:sz w:val="20"/>
          <w:szCs w:val="20"/>
          <w:highlight w:val="yellow"/>
        </w:rPr>
        <w:t>注：（</w:t>
      </w:r>
      <w:r w:rsidRPr="00E05EBE">
        <w:rPr>
          <w:rFonts w:ascii="Times New Roman" w:eastAsia="宋体" w:hAnsi="Times New Roman" w:cs="Times New Roman"/>
          <w:color w:val="EE0000"/>
          <w:kern w:val="0"/>
          <w:sz w:val="20"/>
          <w:szCs w:val="20"/>
          <w:highlight w:val="yellow"/>
        </w:rPr>
        <w:t>1</w:t>
      </w:r>
      <w:r w:rsidRPr="00E05EBE">
        <w:rPr>
          <w:rFonts w:ascii="Times New Roman" w:eastAsia="宋体" w:hAnsi="Times New Roman" w:cs="Times New Roman"/>
          <w:color w:val="EE0000"/>
          <w:kern w:val="0"/>
          <w:sz w:val="20"/>
          <w:szCs w:val="20"/>
          <w:highlight w:val="yellow"/>
        </w:rPr>
        <w:t>）</w:t>
      </w:r>
      <w:r w:rsidR="00E05EBE" w:rsidRPr="00D47DEA">
        <w:rPr>
          <w:rFonts w:ascii="Times New Roman" w:eastAsia="宋体" w:hAnsi="Times New Roman" w:cs="Times New Roman"/>
          <w:color w:val="EE0000"/>
          <w:kern w:val="0"/>
          <w:sz w:val="20"/>
          <w:szCs w:val="20"/>
          <w:highlight w:val="yellow"/>
          <w:vertAlign w:val="superscript"/>
        </w:rPr>
        <w:t>+</w:t>
      </w:r>
      <w:r w:rsidR="00E05EBE" w:rsidRPr="00D47DEA">
        <w:rPr>
          <w:rFonts w:ascii="Times New Roman" w:eastAsia="宋体" w:hAnsi="Times New Roman" w:cs="Times New Roman"/>
          <w:color w:val="EE0000"/>
          <w:kern w:val="0"/>
          <w:sz w:val="20"/>
          <w:szCs w:val="20"/>
          <w:highlight w:val="yellow"/>
        </w:rPr>
        <w:t xml:space="preserve"> </w:t>
      </w:r>
      <w:r w:rsidR="00E05EBE" w:rsidRPr="00D47DEA">
        <w:rPr>
          <w:rFonts w:ascii="Times New Roman" w:eastAsia="宋体" w:hAnsi="Times New Roman" w:cs="Times New Roman"/>
          <w:i/>
          <w:iCs/>
          <w:color w:val="EE0000"/>
          <w:kern w:val="0"/>
          <w:sz w:val="20"/>
          <w:szCs w:val="20"/>
          <w:highlight w:val="yellow"/>
        </w:rPr>
        <w:t>p</w:t>
      </w:r>
      <w:r w:rsidR="00E05EBE" w:rsidRPr="00D47DEA">
        <w:rPr>
          <w:rFonts w:ascii="Times New Roman" w:eastAsia="宋体" w:hAnsi="Times New Roman" w:cs="Times New Roman"/>
          <w:color w:val="EE0000"/>
          <w:kern w:val="0"/>
          <w:sz w:val="20"/>
          <w:szCs w:val="20"/>
          <w:highlight w:val="yellow"/>
        </w:rPr>
        <w:t xml:space="preserve"> &lt; 0.1</w:t>
      </w:r>
      <w:r w:rsidR="00E05EBE" w:rsidRPr="00D47DEA">
        <w:rPr>
          <w:rFonts w:ascii="Times New Roman" w:eastAsia="宋体" w:hAnsi="Times New Roman" w:cs="Times New Roman" w:hint="eastAsia"/>
          <w:color w:val="EE0000"/>
          <w:kern w:val="0"/>
          <w:sz w:val="20"/>
          <w:szCs w:val="20"/>
          <w:highlight w:val="yellow"/>
        </w:rPr>
        <w:t>,</w:t>
      </w:r>
      <w:r w:rsidR="00E05EBE" w:rsidRPr="00D47DEA">
        <w:rPr>
          <w:rFonts w:ascii="Times New Roman" w:eastAsia="宋体" w:hAnsi="Times New Roman" w:cs="Times New Roman"/>
          <w:color w:val="EE0000"/>
          <w:kern w:val="0"/>
          <w:sz w:val="20"/>
          <w:szCs w:val="20"/>
          <w:highlight w:val="yellow"/>
        </w:rPr>
        <w:t xml:space="preserve"> </w:t>
      </w:r>
      <w:r w:rsidRPr="00D47DEA">
        <w:rPr>
          <w:rFonts w:ascii="Times New Roman" w:eastAsia="宋体" w:hAnsi="Times New Roman" w:cs="Times New Roman"/>
          <w:color w:val="EE0000"/>
          <w:kern w:val="0"/>
          <w:sz w:val="20"/>
          <w:szCs w:val="20"/>
          <w:highlight w:val="yellow"/>
          <w:vertAlign w:val="superscript"/>
        </w:rPr>
        <w:t>*</w:t>
      </w:r>
      <w:r w:rsidRPr="00D47DEA">
        <w:rPr>
          <w:rFonts w:ascii="Times New Roman" w:eastAsia="宋体" w:hAnsi="Times New Roman" w:cs="Times New Roman"/>
          <w:color w:val="EE0000"/>
          <w:kern w:val="0"/>
          <w:sz w:val="20"/>
          <w:szCs w:val="20"/>
          <w:highlight w:val="yellow"/>
        </w:rPr>
        <w:t xml:space="preserve"> </w:t>
      </w:r>
      <w:r w:rsidRPr="00D47DEA">
        <w:rPr>
          <w:rFonts w:ascii="Times New Roman" w:eastAsia="宋体" w:hAnsi="Times New Roman" w:cs="Times New Roman"/>
          <w:i/>
          <w:iCs/>
          <w:color w:val="EE0000"/>
          <w:kern w:val="0"/>
          <w:sz w:val="20"/>
          <w:szCs w:val="20"/>
          <w:highlight w:val="yellow"/>
        </w:rPr>
        <w:t>p</w:t>
      </w:r>
      <w:r w:rsidRPr="00D47DEA">
        <w:rPr>
          <w:rFonts w:ascii="Times New Roman" w:eastAsia="宋体" w:hAnsi="Times New Roman" w:cs="Times New Roman"/>
          <w:color w:val="EE0000"/>
          <w:kern w:val="0"/>
          <w:sz w:val="20"/>
          <w:szCs w:val="20"/>
          <w:highlight w:val="yellow"/>
        </w:rPr>
        <w:t xml:space="preserve"> &lt; 0.05, </w:t>
      </w:r>
      <w:r w:rsidRPr="00D47DEA">
        <w:rPr>
          <w:rFonts w:ascii="Times New Roman" w:eastAsia="宋体" w:hAnsi="Times New Roman" w:cs="Times New Roman"/>
          <w:color w:val="EE0000"/>
          <w:kern w:val="0"/>
          <w:sz w:val="20"/>
          <w:szCs w:val="20"/>
          <w:highlight w:val="yellow"/>
          <w:vertAlign w:val="superscript"/>
        </w:rPr>
        <w:t>**</w:t>
      </w:r>
      <w:r w:rsidRPr="00D47DEA">
        <w:rPr>
          <w:rFonts w:ascii="Times New Roman" w:eastAsia="宋体" w:hAnsi="Times New Roman" w:cs="Times New Roman"/>
          <w:color w:val="EE0000"/>
          <w:kern w:val="0"/>
          <w:sz w:val="20"/>
          <w:szCs w:val="20"/>
          <w:highlight w:val="yellow"/>
        </w:rPr>
        <w:t xml:space="preserve"> </w:t>
      </w:r>
      <w:r w:rsidRPr="00D47DEA">
        <w:rPr>
          <w:rFonts w:ascii="Times New Roman" w:eastAsia="宋体" w:hAnsi="Times New Roman" w:cs="Times New Roman"/>
          <w:i/>
          <w:iCs/>
          <w:color w:val="EE0000"/>
          <w:kern w:val="0"/>
          <w:sz w:val="20"/>
          <w:szCs w:val="20"/>
          <w:highlight w:val="yellow"/>
        </w:rPr>
        <w:t>p</w:t>
      </w:r>
      <w:r w:rsidRPr="00D47DEA">
        <w:rPr>
          <w:rFonts w:ascii="Times New Roman" w:eastAsia="宋体" w:hAnsi="Times New Roman" w:cs="Times New Roman"/>
          <w:color w:val="EE0000"/>
          <w:kern w:val="0"/>
          <w:sz w:val="20"/>
          <w:szCs w:val="20"/>
          <w:highlight w:val="yellow"/>
        </w:rPr>
        <w:t xml:space="preserve"> &lt;</w:t>
      </w:r>
      <w:r w:rsidRPr="00E05EBE">
        <w:rPr>
          <w:rFonts w:ascii="Times New Roman" w:eastAsia="宋体" w:hAnsi="Times New Roman" w:cs="Times New Roman"/>
          <w:color w:val="EE0000"/>
          <w:kern w:val="0"/>
          <w:sz w:val="20"/>
          <w:szCs w:val="20"/>
          <w:highlight w:val="yellow"/>
        </w:rPr>
        <w:t xml:space="preserve"> 0.01, </w:t>
      </w:r>
      <w:r w:rsidRPr="00E05EBE">
        <w:rPr>
          <w:rFonts w:ascii="Times New Roman" w:eastAsia="宋体" w:hAnsi="Times New Roman" w:cs="Times New Roman"/>
          <w:color w:val="EE0000"/>
          <w:kern w:val="0"/>
          <w:sz w:val="20"/>
          <w:szCs w:val="20"/>
          <w:highlight w:val="yellow"/>
          <w:vertAlign w:val="superscript"/>
        </w:rPr>
        <w:t>***</w:t>
      </w:r>
      <w:r w:rsidRPr="00E05EBE">
        <w:rPr>
          <w:rFonts w:ascii="Times New Roman" w:eastAsia="宋体" w:hAnsi="Times New Roman" w:cs="Times New Roman"/>
          <w:color w:val="EE0000"/>
          <w:kern w:val="0"/>
          <w:sz w:val="20"/>
          <w:szCs w:val="20"/>
          <w:highlight w:val="yellow"/>
        </w:rPr>
        <w:t xml:space="preserve"> </w:t>
      </w:r>
      <w:r w:rsidRPr="00E05EBE">
        <w:rPr>
          <w:rFonts w:ascii="Times New Roman" w:eastAsia="宋体" w:hAnsi="Times New Roman" w:cs="Times New Roman"/>
          <w:i/>
          <w:iCs/>
          <w:color w:val="EE0000"/>
          <w:kern w:val="0"/>
          <w:sz w:val="20"/>
          <w:szCs w:val="20"/>
          <w:highlight w:val="yellow"/>
        </w:rPr>
        <w:t>p</w:t>
      </w:r>
      <w:r w:rsidRPr="00E05EBE">
        <w:rPr>
          <w:rFonts w:ascii="Times New Roman" w:eastAsia="宋体" w:hAnsi="Times New Roman" w:cs="Times New Roman"/>
          <w:color w:val="EE0000"/>
          <w:kern w:val="0"/>
          <w:sz w:val="20"/>
          <w:szCs w:val="20"/>
          <w:highlight w:val="yellow"/>
        </w:rPr>
        <w:t xml:space="preserve"> &lt; 0.001</w:t>
      </w:r>
      <w:r w:rsidRPr="00E05EBE">
        <w:rPr>
          <w:rFonts w:ascii="Times New Roman" w:eastAsia="宋体" w:hAnsi="Times New Roman" w:cs="Times New Roman"/>
          <w:color w:val="EE0000"/>
          <w:kern w:val="0"/>
          <w:sz w:val="20"/>
          <w:szCs w:val="20"/>
          <w:highlight w:val="yellow"/>
        </w:rPr>
        <w:t>；（</w:t>
      </w:r>
      <w:r w:rsidRPr="00E05EBE">
        <w:rPr>
          <w:rFonts w:ascii="Times New Roman" w:eastAsia="宋体" w:hAnsi="Times New Roman" w:cs="Times New Roman"/>
          <w:color w:val="EE0000"/>
          <w:kern w:val="0"/>
          <w:sz w:val="20"/>
          <w:szCs w:val="20"/>
          <w:highlight w:val="yellow"/>
        </w:rPr>
        <w:t>2</w:t>
      </w:r>
      <w:r w:rsidRPr="00E05EBE">
        <w:rPr>
          <w:rFonts w:ascii="Times New Roman" w:eastAsia="宋体" w:hAnsi="Times New Roman" w:cs="Times New Roman"/>
          <w:color w:val="EE0000"/>
          <w:kern w:val="0"/>
          <w:sz w:val="20"/>
          <w:szCs w:val="20"/>
          <w:highlight w:val="yellow"/>
        </w:rPr>
        <w:t>）括号内为稳健标准误。</w:t>
      </w:r>
    </w:p>
    <w:p w14:paraId="6F665A87" w14:textId="5098C8EE" w:rsidR="00DD64FA" w:rsidRPr="00983F35" w:rsidRDefault="005D3C4A" w:rsidP="00DD64FA">
      <w:pPr>
        <w:spacing w:beforeLines="100" w:before="312" w:afterLines="50" w:after="156" w:line="276" w:lineRule="auto"/>
        <w:jc w:val="center"/>
        <w:rPr>
          <w:rFonts w:ascii="Times New Roman" w:eastAsia="宋体" w:hAnsi="Times New Roman" w:cs="Times New Roman"/>
          <w:sz w:val="24"/>
        </w:rPr>
      </w:pPr>
      <w:r>
        <w:rPr>
          <w:rFonts w:ascii="Times New Roman" w:eastAsia="宋体" w:hAnsi="Times New Roman" w:cs="Times New Roman" w:hint="eastAsia"/>
          <w:sz w:val="24"/>
        </w:rPr>
        <w:t>附</w:t>
      </w:r>
      <w:r w:rsidR="00DD64FA" w:rsidRPr="00A34828">
        <w:rPr>
          <w:rFonts w:ascii="Times New Roman" w:eastAsia="宋体" w:hAnsi="Times New Roman" w:cs="Times New Roman"/>
          <w:sz w:val="24"/>
        </w:rPr>
        <w:t>表</w:t>
      </w:r>
      <w:r w:rsidR="00840E33">
        <w:rPr>
          <w:rFonts w:ascii="Times New Roman" w:eastAsia="宋体" w:hAnsi="Times New Roman" w:cs="Times New Roman" w:hint="eastAsia"/>
          <w:sz w:val="24"/>
        </w:rPr>
        <w:t>2</w:t>
      </w:r>
      <w:r>
        <w:rPr>
          <w:rFonts w:ascii="Times New Roman" w:eastAsia="宋体" w:hAnsi="Times New Roman" w:cs="Times New Roman" w:hint="eastAsia"/>
          <w:sz w:val="24"/>
        </w:rPr>
        <w:t>-1</w:t>
      </w:r>
      <w:r w:rsidR="00DD64FA" w:rsidRPr="00A34828">
        <w:rPr>
          <w:rFonts w:ascii="Times New Roman" w:eastAsia="宋体" w:hAnsi="Times New Roman" w:cs="Times New Roman"/>
          <w:sz w:val="24"/>
        </w:rPr>
        <w:t xml:space="preserve"> </w:t>
      </w:r>
      <w:r w:rsidR="00DD64FA">
        <w:rPr>
          <w:rFonts w:ascii="Times New Roman" w:eastAsia="宋体" w:hAnsi="Times New Roman" w:cs="Times New Roman" w:hint="eastAsia"/>
          <w:sz w:val="24"/>
        </w:rPr>
        <w:t>是否从事人工智能相关岗位对择业动机调节效应的异质性分析</w:t>
      </w:r>
    </w:p>
    <w:tbl>
      <w:tblPr>
        <w:tblW w:w="5000" w:type="pct"/>
        <w:tblLook w:val="0000" w:firstRow="0" w:lastRow="0" w:firstColumn="0" w:lastColumn="0" w:noHBand="0" w:noVBand="0"/>
      </w:tblPr>
      <w:tblGrid>
        <w:gridCol w:w="1220"/>
        <w:gridCol w:w="891"/>
        <w:gridCol w:w="901"/>
        <w:gridCol w:w="885"/>
        <w:gridCol w:w="887"/>
        <w:gridCol w:w="885"/>
        <w:gridCol w:w="885"/>
        <w:gridCol w:w="877"/>
        <w:gridCol w:w="8"/>
        <w:gridCol w:w="867"/>
      </w:tblGrid>
      <w:tr w:rsidR="002B04F7" w:rsidRPr="00CA5454" w14:paraId="48A9BCC4" w14:textId="77777777" w:rsidTr="002B04F7">
        <w:trPr>
          <w:trHeight w:val="227"/>
        </w:trPr>
        <w:tc>
          <w:tcPr>
            <w:tcW w:w="734" w:type="pct"/>
            <w:vMerge w:val="restart"/>
            <w:tcBorders>
              <w:top w:val="single" w:sz="12" w:space="0" w:color="auto"/>
              <w:left w:val="nil"/>
              <w:right w:val="nil"/>
            </w:tcBorders>
            <w:vAlign w:val="center"/>
          </w:tcPr>
          <w:p w14:paraId="44ABE0E2" w14:textId="77777777" w:rsidR="002B04F7" w:rsidRPr="00103647" w:rsidRDefault="002B04F7" w:rsidP="00393D3B">
            <w:pPr>
              <w:autoSpaceDE w:val="0"/>
              <w:autoSpaceDN w:val="0"/>
              <w:adjustRightInd w:val="0"/>
              <w:jc w:val="center"/>
              <w:rPr>
                <w:rFonts w:ascii="Times New Roman" w:eastAsia="宋体" w:hAnsi="Times New Roman" w:cs="Times New Roman"/>
                <w:kern w:val="0"/>
                <w:sz w:val="16"/>
                <w:szCs w:val="16"/>
              </w:rPr>
            </w:pPr>
            <w:r w:rsidRPr="00103647">
              <w:rPr>
                <w:rFonts w:ascii="Times New Roman" w:eastAsia="宋体" w:hAnsi="Times New Roman" w:cs="Times New Roman"/>
                <w:kern w:val="0"/>
                <w:sz w:val="16"/>
                <w:szCs w:val="16"/>
              </w:rPr>
              <w:t>变量</w:t>
            </w:r>
          </w:p>
        </w:tc>
        <w:tc>
          <w:tcPr>
            <w:tcW w:w="1078" w:type="pct"/>
            <w:gridSpan w:val="2"/>
            <w:tcBorders>
              <w:top w:val="single" w:sz="12" w:space="0" w:color="auto"/>
              <w:left w:val="nil"/>
              <w:bottom w:val="single" w:sz="4" w:space="0" w:color="auto"/>
              <w:right w:val="nil"/>
            </w:tcBorders>
            <w:vAlign w:val="center"/>
          </w:tcPr>
          <w:p w14:paraId="10DF10E7" w14:textId="31E30A93" w:rsidR="002B04F7" w:rsidRPr="00103647" w:rsidRDefault="002B04F7" w:rsidP="00393D3B">
            <w:pPr>
              <w:autoSpaceDE w:val="0"/>
              <w:autoSpaceDN w:val="0"/>
              <w:adjustRightInd w:val="0"/>
              <w:jc w:val="center"/>
              <w:rPr>
                <w:rFonts w:ascii="Times New Roman" w:eastAsia="宋体" w:hAnsi="Times New Roman" w:cs="Times New Roman"/>
                <w:kern w:val="0"/>
                <w:sz w:val="16"/>
                <w:szCs w:val="16"/>
              </w:rPr>
            </w:pPr>
            <w:r w:rsidRPr="00103647">
              <w:rPr>
                <w:rFonts w:ascii="Times New Roman" w:eastAsia="宋体" w:hAnsi="Times New Roman" w:cs="Times New Roman"/>
                <w:kern w:val="0"/>
                <w:sz w:val="16"/>
                <w:szCs w:val="16"/>
              </w:rPr>
              <w:t>模型</w:t>
            </w:r>
            <w:r w:rsidRPr="00103647">
              <w:rPr>
                <w:rFonts w:ascii="Times New Roman" w:eastAsia="宋体" w:hAnsi="Times New Roman" w:cs="Times New Roman"/>
                <w:kern w:val="0"/>
                <w:sz w:val="16"/>
                <w:szCs w:val="16"/>
              </w:rPr>
              <w:t>1</w:t>
            </w:r>
            <w:r w:rsidRPr="00103647">
              <w:rPr>
                <w:rFonts w:ascii="Times New Roman" w:eastAsia="宋体" w:hAnsi="Times New Roman" w:cs="Times New Roman" w:hint="eastAsia"/>
                <w:kern w:val="0"/>
                <w:sz w:val="16"/>
                <w:szCs w:val="16"/>
              </w:rPr>
              <w:t>9</w:t>
            </w:r>
          </w:p>
        </w:tc>
        <w:tc>
          <w:tcPr>
            <w:tcW w:w="1067" w:type="pct"/>
            <w:gridSpan w:val="2"/>
            <w:tcBorders>
              <w:top w:val="single" w:sz="12" w:space="0" w:color="auto"/>
              <w:left w:val="nil"/>
              <w:bottom w:val="single" w:sz="4" w:space="0" w:color="auto"/>
              <w:right w:val="nil"/>
            </w:tcBorders>
            <w:vAlign w:val="center"/>
          </w:tcPr>
          <w:p w14:paraId="58981661" w14:textId="5A735569" w:rsidR="002B04F7" w:rsidRPr="00103647" w:rsidRDefault="002B04F7" w:rsidP="00393D3B">
            <w:pPr>
              <w:autoSpaceDE w:val="0"/>
              <w:autoSpaceDN w:val="0"/>
              <w:adjustRightInd w:val="0"/>
              <w:jc w:val="center"/>
              <w:rPr>
                <w:rFonts w:ascii="Times New Roman" w:eastAsia="宋体" w:hAnsi="Times New Roman" w:cs="Times New Roman"/>
                <w:kern w:val="0"/>
                <w:sz w:val="16"/>
                <w:szCs w:val="16"/>
              </w:rPr>
            </w:pPr>
            <w:r w:rsidRPr="00103647">
              <w:rPr>
                <w:rFonts w:ascii="Times New Roman" w:eastAsia="宋体" w:hAnsi="Times New Roman" w:cs="Times New Roman"/>
                <w:kern w:val="0"/>
                <w:sz w:val="16"/>
                <w:szCs w:val="16"/>
              </w:rPr>
              <w:t>模型</w:t>
            </w:r>
            <w:r w:rsidRPr="00103647">
              <w:rPr>
                <w:rFonts w:ascii="Times New Roman" w:eastAsia="宋体" w:hAnsi="Times New Roman" w:cs="Times New Roman" w:hint="eastAsia"/>
                <w:kern w:val="0"/>
                <w:sz w:val="16"/>
                <w:szCs w:val="16"/>
              </w:rPr>
              <w:t>20</w:t>
            </w:r>
          </w:p>
        </w:tc>
        <w:tc>
          <w:tcPr>
            <w:tcW w:w="1065" w:type="pct"/>
            <w:gridSpan w:val="2"/>
            <w:tcBorders>
              <w:top w:val="single" w:sz="12" w:space="0" w:color="auto"/>
              <w:left w:val="nil"/>
              <w:bottom w:val="single" w:sz="4" w:space="0" w:color="auto"/>
              <w:right w:val="nil"/>
            </w:tcBorders>
            <w:vAlign w:val="center"/>
          </w:tcPr>
          <w:p w14:paraId="5D9F645F" w14:textId="05FA2DCA" w:rsidR="002B04F7" w:rsidRPr="00103647" w:rsidRDefault="002B04F7" w:rsidP="00393D3B">
            <w:pPr>
              <w:autoSpaceDE w:val="0"/>
              <w:autoSpaceDN w:val="0"/>
              <w:adjustRightInd w:val="0"/>
              <w:jc w:val="center"/>
              <w:rPr>
                <w:rFonts w:ascii="Times New Roman" w:eastAsia="宋体" w:hAnsi="Times New Roman" w:cs="Times New Roman"/>
                <w:kern w:val="0"/>
                <w:sz w:val="16"/>
                <w:szCs w:val="16"/>
              </w:rPr>
            </w:pPr>
            <w:r w:rsidRPr="00103647">
              <w:rPr>
                <w:rFonts w:ascii="Times New Roman" w:eastAsia="宋体" w:hAnsi="Times New Roman" w:cs="Times New Roman"/>
                <w:kern w:val="0"/>
                <w:sz w:val="16"/>
                <w:szCs w:val="16"/>
              </w:rPr>
              <w:t>模型</w:t>
            </w:r>
            <w:r w:rsidRPr="00103647">
              <w:rPr>
                <w:rFonts w:ascii="Times New Roman" w:eastAsia="宋体" w:hAnsi="Times New Roman" w:cs="Times New Roman" w:hint="eastAsia"/>
                <w:kern w:val="0"/>
                <w:sz w:val="16"/>
                <w:szCs w:val="16"/>
              </w:rPr>
              <w:t>21</w:t>
            </w:r>
          </w:p>
        </w:tc>
        <w:tc>
          <w:tcPr>
            <w:tcW w:w="1056" w:type="pct"/>
            <w:gridSpan w:val="3"/>
            <w:tcBorders>
              <w:top w:val="single" w:sz="12" w:space="0" w:color="auto"/>
              <w:left w:val="nil"/>
              <w:bottom w:val="single" w:sz="4" w:space="0" w:color="auto"/>
              <w:right w:val="nil"/>
            </w:tcBorders>
            <w:vAlign w:val="center"/>
          </w:tcPr>
          <w:p w14:paraId="46DA883F" w14:textId="5234B71C" w:rsidR="002B04F7" w:rsidRPr="00103647" w:rsidRDefault="002B04F7" w:rsidP="00393D3B">
            <w:pPr>
              <w:autoSpaceDE w:val="0"/>
              <w:autoSpaceDN w:val="0"/>
              <w:adjustRightInd w:val="0"/>
              <w:jc w:val="center"/>
              <w:rPr>
                <w:rFonts w:ascii="Times New Roman" w:eastAsia="宋体" w:hAnsi="Times New Roman" w:cs="Times New Roman"/>
                <w:kern w:val="0"/>
                <w:sz w:val="16"/>
                <w:szCs w:val="16"/>
              </w:rPr>
            </w:pPr>
            <w:r w:rsidRPr="00103647">
              <w:rPr>
                <w:rFonts w:ascii="Times New Roman" w:eastAsia="宋体" w:hAnsi="Times New Roman" w:cs="Times New Roman" w:hint="eastAsia"/>
                <w:kern w:val="0"/>
                <w:sz w:val="16"/>
                <w:szCs w:val="16"/>
              </w:rPr>
              <w:t>模型</w:t>
            </w:r>
            <w:r w:rsidRPr="00103647">
              <w:rPr>
                <w:rFonts w:ascii="Times New Roman" w:eastAsia="宋体" w:hAnsi="Times New Roman" w:cs="Times New Roman" w:hint="eastAsia"/>
                <w:kern w:val="0"/>
                <w:sz w:val="16"/>
                <w:szCs w:val="16"/>
              </w:rPr>
              <w:t>22</w:t>
            </w:r>
          </w:p>
        </w:tc>
      </w:tr>
      <w:tr w:rsidR="002B04F7" w:rsidRPr="00205162" w14:paraId="13A356BB" w14:textId="77777777" w:rsidTr="002B04F7">
        <w:trPr>
          <w:trHeight w:val="227"/>
        </w:trPr>
        <w:tc>
          <w:tcPr>
            <w:tcW w:w="734" w:type="pct"/>
            <w:vMerge/>
            <w:tcBorders>
              <w:left w:val="nil"/>
              <w:bottom w:val="single" w:sz="12" w:space="0" w:color="auto"/>
              <w:right w:val="nil"/>
            </w:tcBorders>
            <w:vAlign w:val="center"/>
          </w:tcPr>
          <w:p w14:paraId="2061D952" w14:textId="77777777" w:rsidR="002B04F7" w:rsidRPr="00103647" w:rsidRDefault="002B04F7" w:rsidP="00393D3B">
            <w:pPr>
              <w:autoSpaceDE w:val="0"/>
              <w:autoSpaceDN w:val="0"/>
              <w:adjustRightInd w:val="0"/>
              <w:jc w:val="center"/>
              <w:rPr>
                <w:rFonts w:ascii="Times New Roman" w:eastAsia="宋体" w:hAnsi="Times New Roman" w:cs="Times New Roman"/>
                <w:kern w:val="0"/>
                <w:sz w:val="16"/>
                <w:szCs w:val="16"/>
              </w:rPr>
            </w:pPr>
          </w:p>
        </w:tc>
        <w:tc>
          <w:tcPr>
            <w:tcW w:w="536" w:type="pct"/>
            <w:tcBorders>
              <w:top w:val="single" w:sz="4" w:space="0" w:color="auto"/>
              <w:left w:val="nil"/>
              <w:bottom w:val="single" w:sz="12" w:space="0" w:color="auto"/>
              <w:right w:val="nil"/>
            </w:tcBorders>
            <w:vAlign w:val="center"/>
          </w:tcPr>
          <w:p w14:paraId="56223009" w14:textId="03EC4CC9" w:rsidR="002B04F7" w:rsidRPr="00314A28" w:rsidRDefault="00056738" w:rsidP="0002565B">
            <w:pPr>
              <w:autoSpaceDE w:val="0"/>
              <w:autoSpaceDN w:val="0"/>
              <w:adjustRightInd w:val="0"/>
              <w:jc w:val="center"/>
              <w:rPr>
                <w:rFonts w:ascii="Times New Roman" w:eastAsia="宋体" w:hAnsi="Times New Roman" w:cs="Times New Roman"/>
                <w:color w:val="EE0000"/>
                <w:kern w:val="0"/>
                <w:sz w:val="12"/>
                <w:szCs w:val="12"/>
              </w:rPr>
            </w:pPr>
            <w:r w:rsidRPr="00314A28">
              <w:rPr>
                <w:rFonts w:ascii="Times New Roman" w:eastAsia="宋体" w:hAnsi="Times New Roman" w:cs="Times New Roman" w:hint="eastAsia"/>
                <w:color w:val="EE0000"/>
                <w:kern w:val="0"/>
                <w:sz w:val="12"/>
                <w:szCs w:val="12"/>
                <w:highlight w:val="yellow"/>
              </w:rPr>
              <w:t>非人工智能相关岗位</w:t>
            </w:r>
          </w:p>
        </w:tc>
        <w:tc>
          <w:tcPr>
            <w:tcW w:w="541" w:type="pct"/>
            <w:tcBorders>
              <w:top w:val="single" w:sz="4" w:space="0" w:color="auto"/>
              <w:left w:val="nil"/>
              <w:bottom w:val="single" w:sz="12" w:space="0" w:color="auto"/>
              <w:right w:val="nil"/>
            </w:tcBorders>
            <w:vAlign w:val="center"/>
          </w:tcPr>
          <w:p w14:paraId="70DF474C" w14:textId="77777777" w:rsidR="00FC4E47" w:rsidRDefault="00056738" w:rsidP="0002565B">
            <w:pPr>
              <w:autoSpaceDE w:val="0"/>
              <w:autoSpaceDN w:val="0"/>
              <w:adjustRightInd w:val="0"/>
              <w:jc w:val="center"/>
              <w:rPr>
                <w:rFonts w:ascii="Times New Roman" w:eastAsia="宋体" w:hAnsi="Times New Roman" w:cs="Times New Roman"/>
                <w:color w:val="EE0000"/>
                <w:kern w:val="0"/>
                <w:sz w:val="12"/>
                <w:szCs w:val="12"/>
                <w:highlight w:val="yellow"/>
              </w:rPr>
            </w:pPr>
            <w:r w:rsidRPr="00314A28">
              <w:rPr>
                <w:rFonts w:ascii="Times New Roman" w:eastAsia="宋体" w:hAnsi="Times New Roman" w:cs="Times New Roman" w:hint="eastAsia"/>
                <w:color w:val="EE0000"/>
                <w:kern w:val="0"/>
                <w:sz w:val="12"/>
                <w:szCs w:val="12"/>
                <w:highlight w:val="yellow"/>
              </w:rPr>
              <w:t>人工智能</w:t>
            </w:r>
          </w:p>
          <w:p w14:paraId="64DAE56F" w14:textId="4778659E" w:rsidR="002B04F7" w:rsidRPr="00314A28" w:rsidRDefault="00056738" w:rsidP="0002565B">
            <w:pPr>
              <w:autoSpaceDE w:val="0"/>
              <w:autoSpaceDN w:val="0"/>
              <w:adjustRightInd w:val="0"/>
              <w:jc w:val="center"/>
              <w:rPr>
                <w:rFonts w:ascii="Times New Roman" w:eastAsia="宋体" w:hAnsi="Times New Roman" w:cs="Times New Roman"/>
                <w:color w:val="EE0000"/>
                <w:kern w:val="0"/>
                <w:sz w:val="12"/>
                <w:szCs w:val="12"/>
              </w:rPr>
            </w:pPr>
            <w:r w:rsidRPr="00314A28">
              <w:rPr>
                <w:rFonts w:ascii="Times New Roman" w:eastAsia="宋体" w:hAnsi="Times New Roman" w:cs="Times New Roman" w:hint="eastAsia"/>
                <w:color w:val="EE0000"/>
                <w:kern w:val="0"/>
                <w:sz w:val="12"/>
                <w:szCs w:val="12"/>
                <w:highlight w:val="yellow"/>
              </w:rPr>
              <w:t>相关岗位</w:t>
            </w:r>
          </w:p>
        </w:tc>
        <w:tc>
          <w:tcPr>
            <w:tcW w:w="533" w:type="pct"/>
            <w:tcBorders>
              <w:top w:val="single" w:sz="4" w:space="0" w:color="auto"/>
              <w:left w:val="nil"/>
              <w:bottom w:val="single" w:sz="12" w:space="0" w:color="auto"/>
              <w:right w:val="nil"/>
            </w:tcBorders>
            <w:vAlign w:val="center"/>
          </w:tcPr>
          <w:p w14:paraId="042CEEF5" w14:textId="709102D5" w:rsidR="002B04F7" w:rsidRPr="00314A28" w:rsidRDefault="00056738" w:rsidP="0002565B">
            <w:pPr>
              <w:autoSpaceDE w:val="0"/>
              <w:autoSpaceDN w:val="0"/>
              <w:adjustRightInd w:val="0"/>
              <w:jc w:val="center"/>
              <w:rPr>
                <w:rFonts w:ascii="Times New Roman" w:eastAsia="宋体" w:hAnsi="Times New Roman" w:cs="Times New Roman"/>
                <w:color w:val="EE0000"/>
                <w:kern w:val="0"/>
                <w:sz w:val="12"/>
                <w:szCs w:val="12"/>
              </w:rPr>
            </w:pPr>
            <w:r w:rsidRPr="00314A28">
              <w:rPr>
                <w:rFonts w:ascii="Times New Roman" w:eastAsia="宋体" w:hAnsi="Times New Roman" w:cs="Times New Roman" w:hint="eastAsia"/>
                <w:color w:val="EE0000"/>
                <w:kern w:val="0"/>
                <w:sz w:val="12"/>
                <w:szCs w:val="12"/>
                <w:highlight w:val="yellow"/>
              </w:rPr>
              <w:t>非人工智能相关岗位</w:t>
            </w:r>
          </w:p>
        </w:tc>
        <w:tc>
          <w:tcPr>
            <w:tcW w:w="534" w:type="pct"/>
            <w:tcBorders>
              <w:top w:val="single" w:sz="4" w:space="0" w:color="auto"/>
              <w:left w:val="nil"/>
              <w:bottom w:val="single" w:sz="12" w:space="0" w:color="auto"/>
              <w:right w:val="nil"/>
            </w:tcBorders>
            <w:vAlign w:val="center"/>
          </w:tcPr>
          <w:p w14:paraId="3AC8B158" w14:textId="77777777" w:rsidR="00EE3507" w:rsidRDefault="00056738" w:rsidP="0002565B">
            <w:pPr>
              <w:autoSpaceDE w:val="0"/>
              <w:autoSpaceDN w:val="0"/>
              <w:adjustRightInd w:val="0"/>
              <w:jc w:val="center"/>
              <w:rPr>
                <w:rFonts w:ascii="Times New Roman" w:eastAsia="宋体" w:hAnsi="Times New Roman" w:cs="Times New Roman"/>
                <w:color w:val="EE0000"/>
                <w:kern w:val="0"/>
                <w:sz w:val="12"/>
                <w:szCs w:val="12"/>
                <w:highlight w:val="yellow"/>
              </w:rPr>
            </w:pPr>
            <w:r w:rsidRPr="00314A28">
              <w:rPr>
                <w:rFonts w:ascii="Times New Roman" w:eastAsia="宋体" w:hAnsi="Times New Roman" w:cs="Times New Roman" w:hint="eastAsia"/>
                <w:color w:val="EE0000"/>
                <w:kern w:val="0"/>
                <w:sz w:val="12"/>
                <w:szCs w:val="12"/>
                <w:highlight w:val="yellow"/>
              </w:rPr>
              <w:t>人工智能</w:t>
            </w:r>
          </w:p>
          <w:p w14:paraId="3CA0CF4B" w14:textId="1E6599C4" w:rsidR="002B04F7" w:rsidRPr="00314A28" w:rsidRDefault="00056738" w:rsidP="0002565B">
            <w:pPr>
              <w:autoSpaceDE w:val="0"/>
              <w:autoSpaceDN w:val="0"/>
              <w:adjustRightInd w:val="0"/>
              <w:jc w:val="center"/>
              <w:rPr>
                <w:rFonts w:ascii="Times New Roman" w:eastAsia="宋体" w:hAnsi="Times New Roman" w:cs="Times New Roman"/>
                <w:color w:val="EE0000"/>
                <w:kern w:val="0"/>
                <w:sz w:val="12"/>
                <w:szCs w:val="12"/>
              </w:rPr>
            </w:pPr>
            <w:r w:rsidRPr="00314A28">
              <w:rPr>
                <w:rFonts w:ascii="Times New Roman" w:eastAsia="宋体" w:hAnsi="Times New Roman" w:cs="Times New Roman" w:hint="eastAsia"/>
                <w:color w:val="EE0000"/>
                <w:kern w:val="0"/>
                <w:sz w:val="12"/>
                <w:szCs w:val="12"/>
                <w:highlight w:val="yellow"/>
              </w:rPr>
              <w:t>相关岗位</w:t>
            </w:r>
          </w:p>
        </w:tc>
        <w:tc>
          <w:tcPr>
            <w:tcW w:w="533" w:type="pct"/>
            <w:tcBorders>
              <w:top w:val="single" w:sz="4" w:space="0" w:color="auto"/>
              <w:left w:val="nil"/>
              <w:bottom w:val="single" w:sz="12" w:space="0" w:color="auto"/>
              <w:right w:val="nil"/>
            </w:tcBorders>
            <w:vAlign w:val="center"/>
          </w:tcPr>
          <w:p w14:paraId="50512ADA" w14:textId="2D8F7771" w:rsidR="002B04F7" w:rsidRPr="00314A28" w:rsidRDefault="00056738" w:rsidP="0002565B">
            <w:pPr>
              <w:autoSpaceDE w:val="0"/>
              <w:autoSpaceDN w:val="0"/>
              <w:adjustRightInd w:val="0"/>
              <w:jc w:val="center"/>
              <w:rPr>
                <w:rFonts w:ascii="Times New Roman" w:eastAsia="宋体" w:hAnsi="Times New Roman" w:cs="Times New Roman"/>
                <w:color w:val="EE0000"/>
                <w:kern w:val="0"/>
                <w:sz w:val="12"/>
                <w:szCs w:val="12"/>
              </w:rPr>
            </w:pPr>
            <w:r w:rsidRPr="00314A28">
              <w:rPr>
                <w:rFonts w:ascii="Times New Roman" w:eastAsia="宋体" w:hAnsi="Times New Roman" w:cs="Times New Roman" w:hint="eastAsia"/>
                <w:color w:val="EE0000"/>
                <w:kern w:val="0"/>
                <w:sz w:val="12"/>
                <w:szCs w:val="12"/>
                <w:highlight w:val="yellow"/>
              </w:rPr>
              <w:t>非人工智能相关岗位</w:t>
            </w:r>
          </w:p>
        </w:tc>
        <w:tc>
          <w:tcPr>
            <w:tcW w:w="533" w:type="pct"/>
            <w:tcBorders>
              <w:top w:val="single" w:sz="4" w:space="0" w:color="auto"/>
              <w:left w:val="nil"/>
              <w:bottom w:val="single" w:sz="12" w:space="0" w:color="auto"/>
              <w:right w:val="nil"/>
            </w:tcBorders>
            <w:vAlign w:val="center"/>
          </w:tcPr>
          <w:p w14:paraId="07770DD0" w14:textId="77777777" w:rsidR="009A2571" w:rsidRDefault="00056738" w:rsidP="0002565B">
            <w:pPr>
              <w:autoSpaceDE w:val="0"/>
              <w:autoSpaceDN w:val="0"/>
              <w:adjustRightInd w:val="0"/>
              <w:jc w:val="center"/>
              <w:rPr>
                <w:rFonts w:ascii="Times New Roman" w:eastAsia="宋体" w:hAnsi="Times New Roman" w:cs="Times New Roman"/>
                <w:color w:val="EE0000"/>
                <w:kern w:val="0"/>
                <w:sz w:val="12"/>
                <w:szCs w:val="12"/>
                <w:highlight w:val="yellow"/>
              </w:rPr>
            </w:pPr>
            <w:r w:rsidRPr="00314A28">
              <w:rPr>
                <w:rFonts w:ascii="Times New Roman" w:eastAsia="宋体" w:hAnsi="Times New Roman" w:cs="Times New Roman" w:hint="eastAsia"/>
                <w:color w:val="EE0000"/>
                <w:kern w:val="0"/>
                <w:sz w:val="12"/>
                <w:szCs w:val="12"/>
                <w:highlight w:val="yellow"/>
              </w:rPr>
              <w:t>人工智能</w:t>
            </w:r>
          </w:p>
          <w:p w14:paraId="003D4B10" w14:textId="0C9D3E98" w:rsidR="002B04F7" w:rsidRPr="00314A28" w:rsidRDefault="00056738" w:rsidP="0002565B">
            <w:pPr>
              <w:autoSpaceDE w:val="0"/>
              <w:autoSpaceDN w:val="0"/>
              <w:adjustRightInd w:val="0"/>
              <w:jc w:val="center"/>
              <w:rPr>
                <w:rFonts w:ascii="Times New Roman" w:eastAsia="宋体" w:hAnsi="Times New Roman" w:cs="Times New Roman"/>
                <w:color w:val="EE0000"/>
                <w:kern w:val="0"/>
                <w:sz w:val="12"/>
                <w:szCs w:val="12"/>
              </w:rPr>
            </w:pPr>
            <w:r w:rsidRPr="00314A28">
              <w:rPr>
                <w:rFonts w:ascii="Times New Roman" w:eastAsia="宋体" w:hAnsi="Times New Roman" w:cs="Times New Roman" w:hint="eastAsia"/>
                <w:color w:val="EE0000"/>
                <w:kern w:val="0"/>
                <w:sz w:val="12"/>
                <w:szCs w:val="12"/>
                <w:highlight w:val="yellow"/>
              </w:rPr>
              <w:t>相关岗位</w:t>
            </w:r>
          </w:p>
        </w:tc>
        <w:tc>
          <w:tcPr>
            <w:tcW w:w="528" w:type="pct"/>
            <w:tcBorders>
              <w:top w:val="single" w:sz="4" w:space="0" w:color="auto"/>
              <w:left w:val="nil"/>
              <w:bottom w:val="single" w:sz="12" w:space="0" w:color="auto"/>
              <w:right w:val="nil"/>
            </w:tcBorders>
            <w:vAlign w:val="center"/>
          </w:tcPr>
          <w:p w14:paraId="37D2BCEF" w14:textId="64A357B7" w:rsidR="002B04F7" w:rsidRPr="00314A28" w:rsidRDefault="00056738" w:rsidP="0002565B">
            <w:pPr>
              <w:autoSpaceDE w:val="0"/>
              <w:autoSpaceDN w:val="0"/>
              <w:adjustRightInd w:val="0"/>
              <w:jc w:val="center"/>
              <w:rPr>
                <w:rFonts w:ascii="Times New Roman" w:eastAsia="宋体" w:hAnsi="Times New Roman" w:cs="Times New Roman"/>
                <w:color w:val="EE0000"/>
                <w:kern w:val="0"/>
                <w:sz w:val="12"/>
                <w:szCs w:val="12"/>
              </w:rPr>
            </w:pPr>
            <w:r w:rsidRPr="00314A28">
              <w:rPr>
                <w:rFonts w:ascii="Times New Roman" w:eastAsia="宋体" w:hAnsi="Times New Roman" w:cs="Times New Roman" w:hint="eastAsia"/>
                <w:color w:val="EE0000"/>
                <w:kern w:val="0"/>
                <w:sz w:val="12"/>
                <w:szCs w:val="12"/>
                <w:highlight w:val="yellow"/>
              </w:rPr>
              <w:t>非人工智能相关岗位</w:t>
            </w:r>
          </w:p>
        </w:tc>
        <w:tc>
          <w:tcPr>
            <w:tcW w:w="528" w:type="pct"/>
            <w:gridSpan w:val="2"/>
            <w:tcBorders>
              <w:top w:val="single" w:sz="4" w:space="0" w:color="auto"/>
              <w:left w:val="nil"/>
              <w:bottom w:val="single" w:sz="12" w:space="0" w:color="auto"/>
              <w:right w:val="nil"/>
            </w:tcBorders>
            <w:vAlign w:val="center"/>
          </w:tcPr>
          <w:p w14:paraId="49B1F880" w14:textId="77777777" w:rsidR="00297566" w:rsidRDefault="00056738" w:rsidP="0002565B">
            <w:pPr>
              <w:autoSpaceDE w:val="0"/>
              <w:autoSpaceDN w:val="0"/>
              <w:adjustRightInd w:val="0"/>
              <w:jc w:val="center"/>
              <w:rPr>
                <w:rFonts w:ascii="Times New Roman" w:eastAsia="宋体" w:hAnsi="Times New Roman" w:cs="Times New Roman"/>
                <w:color w:val="EE0000"/>
                <w:kern w:val="0"/>
                <w:sz w:val="12"/>
                <w:szCs w:val="12"/>
                <w:highlight w:val="yellow"/>
              </w:rPr>
            </w:pPr>
            <w:r w:rsidRPr="00314A28">
              <w:rPr>
                <w:rFonts w:ascii="Times New Roman" w:eastAsia="宋体" w:hAnsi="Times New Roman" w:cs="Times New Roman" w:hint="eastAsia"/>
                <w:color w:val="EE0000"/>
                <w:kern w:val="0"/>
                <w:sz w:val="12"/>
                <w:szCs w:val="12"/>
                <w:highlight w:val="yellow"/>
              </w:rPr>
              <w:t>人工智能</w:t>
            </w:r>
          </w:p>
          <w:p w14:paraId="4A755DFC" w14:textId="15E33D43" w:rsidR="002B04F7" w:rsidRPr="00314A28" w:rsidRDefault="00056738" w:rsidP="0002565B">
            <w:pPr>
              <w:autoSpaceDE w:val="0"/>
              <w:autoSpaceDN w:val="0"/>
              <w:adjustRightInd w:val="0"/>
              <w:jc w:val="center"/>
              <w:rPr>
                <w:rFonts w:ascii="Times New Roman" w:eastAsia="宋体" w:hAnsi="Times New Roman" w:cs="Times New Roman"/>
                <w:color w:val="EE0000"/>
                <w:kern w:val="0"/>
                <w:sz w:val="12"/>
                <w:szCs w:val="12"/>
              </w:rPr>
            </w:pPr>
            <w:r w:rsidRPr="00314A28">
              <w:rPr>
                <w:rFonts w:ascii="Times New Roman" w:eastAsia="宋体" w:hAnsi="Times New Roman" w:cs="Times New Roman" w:hint="eastAsia"/>
                <w:color w:val="EE0000"/>
                <w:kern w:val="0"/>
                <w:sz w:val="12"/>
                <w:szCs w:val="12"/>
                <w:highlight w:val="yellow"/>
              </w:rPr>
              <w:t>相关岗位</w:t>
            </w:r>
          </w:p>
        </w:tc>
      </w:tr>
      <w:tr w:rsidR="00DD64FA" w:rsidRPr="00CA5454" w14:paraId="7A67E6BF" w14:textId="77777777" w:rsidTr="002B04F7">
        <w:trPr>
          <w:trHeight w:val="227"/>
        </w:trPr>
        <w:tc>
          <w:tcPr>
            <w:tcW w:w="734" w:type="pct"/>
            <w:vMerge w:val="restart"/>
            <w:tcBorders>
              <w:left w:val="nil"/>
              <w:right w:val="nil"/>
            </w:tcBorders>
            <w:vAlign w:val="center"/>
          </w:tcPr>
          <w:p w14:paraId="32BB89EA"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月收入</w:t>
            </w:r>
          </w:p>
          <w:p w14:paraId="5FA6A043"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r w:rsidRPr="001F69A0">
              <w:rPr>
                <w:rFonts w:ascii="Times New Roman" w:eastAsia="宋体" w:hAnsi="Times New Roman" w:cs="Times New Roman" w:hint="eastAsia"/>
                <w:kern w:val="0"/>
                <w:sz w:val="10"/>
                <w:szCs w:val="10"/>
              </w:rPr>
              <w:t>（</w:t>
            </w:r>
            <w:r>
              <w:rPr>
                <w:rFonts w:ascii="Times New Roman" w:eastAsia="宋体" w:hAnsi="Times New Roman" w:cs="Times New Roman" w:hint="eastAsia"/>
                <w:kern w:val="0"/>
                <w:sz w:val="10"/>
                <w:szCs w:val="10"/>
              </w:rPr>
              <w:t>低于</w:t>
            </w:r>
            <w:r>
              <w:rPr>
                <w:rFonts w:ascii="Times New Roman" w:eastAsia="宋体" w:hAnsi="Times New Roman" w:cs="Times New Roman" w:hint="eastAsia"/>
                <w:kern w:val="0"/>
                <w:sz w:val="10"/>
                <w:szCs w:val="10"/>
              </w:rPr>
              <w:t>1</w:t>
            </w:r>
            <w:r>
              <w:rPr>
                <w:rFonts w:ascii="Times New Roman" w:eastAsia="宋体" w:hAnsi="Times New Roman" w:cs="Times New Roman" w:hint="eastAsia"/>
                <w:kern w:val="0"/>
                <w:sz w:val="10"/>
                <w:szCs w:val="10"/>
              </w:rPr>
              <w:t>万元</w:t>
            </w:r>
            <w:r w:rsidRPr="001F69A0">
              <w:rPr>
                <w:rFonts w:ascii="Times New Roman" w:eastAsia="宋体" w:hAnsi="Times New Roman" w:cs="Times New Roman" w:hint="eastAsia"/>
                <w:kern w:val="0"/>
                <w:sz w:val="10"/>
                <w:szCs w:val="10"/>
              </w:rPr>
              <w:t xml:space="preserve"> = 0</w:t>
            </w:r>
            <w:r w:rsidRPr="001F69A0">
              <w:rPr>
                <w:rFonts w:ascii="Times New Roman" w:eastAsia="宋体" w:hAnsi="Times New Roman" w:cs="Times New Roman" w:hint="eastAsia"/>
                <w:kern w:val="0"/>
                <w:sz w:val="10"/>
                <w:szCs w:val="10"/>
              </w:rPr>
              <w:t>）</w:t>
            </w:r>
          </w:p>
        </w:tc>
        <w:tc>
          <w:tcPr>
            <w:tcW w:w="536" w:type="pct"/>
            <w:tcBorders>
              <w:left w:val="nil"/>
              <w:right w:val="nil"/>
            </w:tcBorders>
            <w:vAlign w:val="center"/>
          </w:tcPr>
          <w:p w14:paraId="165F0468"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0.624</w:t>
            </w:r>
            <w:r w:rsidRPr="00AD265C">
              <w:rPr>
                <w:rFonts w:ascii="Times New Roman" w:hAnsi="Times New Roman" w:cs="Times New Roman"/>
                <w:kern w:val="0"/>
                <w:sz w:val="16"/>
                <w:szCs w:val="16"/>
                <w:vertAlign w:val="superscript"/>
              </w:rPr>
              <w:t>***</w:t>
            </w:r>
          </w:p>
        </w:tc>
        <w:tc>
          <w:tcPr>
            <w:tcW w:w="541" w:type="pct"/>
            <w:tcBorders>
              <w:left w:val="nil"/>
              <w:right w:val="nil"/>
            </w:tcBorders>
            <w:vAlign w:val="center"/>
          </w:tcPr>
          <w:p w14:paraId="5638C9F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hint="eastAsia"/>
                <w:kern w:val="0"/>
                <w:sz w:val="16"/>
                <w:szCs w:val="16"/>
              </w:rPr>
              <w:t>0.593</w:t>
            </w:r>
          </w:p>
        </w:tc>
        <w:tc>
          <w:tcPr>
            <w:tcW w:w="533" w:type="pct"/>
            <w:tcBorders>
              <w:left w:val="nil"/>
              <w:right w:val="nil"/>
            </w:tcBorders>
            <w:vAlign w:val="center"/>
          </w:tcPr>
          <w:p w14:paraId="5BAA08A9"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0.515</w:t>
            </w:r>
            <w:r w:rsidRPr="0012081A">
              <w:rPr>
                <w:rFonts w:ascii="Times New Roman" w:hAnsi="Times New Roman" w:cs="Times New Roman"/>
                <w:kern w:val="0"/>
                <w:sz w:val="16"/>
                <w:szCs w:val="16"/>
                <w:vertAlign w:val="superscript"/>
              </w:rPr>
              <w:t>***</w:t>
            </w:r>
          </w:p>
        </w:tc>
        <w:tc>
          <w:tcPr>
            <w:tcW w:w="534" w:type="pct"/>
            <w:tcBorders>
              <w:left w:val="nil"/>
              <w:right w:val="nil"/>
            </w:tcBorders>
            <w:vAlign w:val="center"/>
          </w:tcPr>
          <w:p w14:paraId="251B311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0.282</w:t>
            </w:r>
          </w:p>
        </w:tc>
        <w:tc>
          <w:tcPr>
            <w:tcW w:w="533" w:type="pct"/>
            <w:tcBorders>
              <w:left w:val="nil"/>
              <w:right w:val="nil"/>
            </w:tcBorders>
            <w:vAlign w:val="center"/>
          </w:tcPr>
          <w:p w14:paraId="1F37C05D"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0.447</w:t>
            </w:r>
            <w:r w:rsidRPr="0012081A">
              <w:rPr>
                <w:rFonts w:ascii="Times New Roman" w:hAnsi="Times New Roman" w:cs="Times New Roman"/>
                <w:kern w:val="0"/>
                <w:sz w:val="16"/>
                <w:szCs w:val="16"/>
                <w:vertAlign w:val="superscript"/>
              </w:rPr>
              <w:t>***</w:t>
            </w:r>
          </w:p>
        </w:tc>
        <w:tc>
          <w:tcPr>
            <w:tcW w:w="533" w:type="pct"/>
            <w:tcBorders>
              <w:left w:val="nil"/>
              <w:right w:val="nil"/>
            </w:tcBorders>
            <w:vAlign w:val="center"/>
          </w:tcPr>
          <w:p w14:paraId="38DB6450"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-0.218</w:t>
            </w:r>
          </w:p>
        </w:tc>
        <w:tc>
          <w:tcPr>
            <w:tcW w:w="533" w:type="pct"/>
            <w:gridSpan w:val="2"/>
            <w:tcBorders>
              <w:left w:val="nil"/>
              <w:right w:val="nil"/>
            </w:tcBorders>
            <w:vAlign w:val="center"/>
          </w:tcPr>
          <w:p w14:paraId="53A4113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0.511</w:t>
            </w:r>
            <w:r w:rsidRPr="0012081A">
              <w:rPr>
                <w:rFonts w:ascii="Times New Roman" w:hAnsi="Times New Roman" w:cs="Times New Roman"/>
                <w:kern w:val="0"/>
                <w:sz w:val="16"/>
                <w:szCs w:val="16"/>
                <w:vertAlign w:val="superscript"/>
              </w:rPr>
              <w:t>***</w:t>
            </w:r>
          </w:p>
        </w:tc>
        <w:tc>
          <w:tcPr>
            <w:tcW w:w="523" w:type="pct"/>
            <w:tcBorders>
              <w:left w:val="nil"/>
              <w:right w:val="nil"/>
            </w:tcBorders>
            <w:vAlign w:val="center"/>
          </w:tcPr>
          <w:p w14:paraId="5834BDF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0.293</w:t>
            </w:r>
          </w:p>
        </w:tc>
      </w:tr>
      <w:tr w:rsidR="00DD64FA" w:rsidRPr="00CA5454" w14:paraId="52870B57" w14:textId="77777777" w:rsidTr="002B04F7">
        <w:trPr>
          <w:trHeight w:val="227"/>
        </w:trPr>
        <w:tc>
          <w:tcPr>
            <w:tcW w:w="734" w:type="pct"/>
            <w:vMerge/>
            <w:tcBorders>
              <w:left w:val="nil"/>
              <w:right w:val="nil"/>
            </w:tcBorders>
            <w:vAlign w:val="center"/>
          </w:tcPr>
          <w:p w14:paraId="7F0C148F"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p>
        </w:tc>
        <w:tc>
          <w:tcPr>
            <w:tcW w:w="536" w:type="pct"/>
            <w:tcBorders>
              <w:left w:val="nil"/>
              <w:right w:val="nil"/>
            </w:tcBorders>
            <w:vAlign w:val="center"/>
          </w:tcPr>
          <w:p w14:paraId="0D7DB6CD"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(0.073)</w:t>
            </w:r>
          </w:p>
        </w:tc>
        <w:tc>
          <w:tcPr>
            <w:tcW w:w="541" w:type="pct"/>
            <w:tcBorders>
              <w:left w:val="nil"/>
              <w:right w:val="nil"/>
            </w:tcBorders>
            <w:vAlign w:val="center"/>
          </w:tcPr>
          <w:p w14:paraId="2ADA8BE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(0.398)</w:t>
            </w:r>
          </w:p>
        </w:tc>
        <w:tc>
          <w:tcPr>
            <w:tcW w:w="533" w:type="pct"/>
            <w:tcBorders>
              <w:left w:val="nil"/>
              <w:right w:val="nil"/>
            </w:tcBorders>
            <w:vAlign w:val="center"/>
          </w:tcPr>
          <w:p w14:paraId="1D35BD9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(0.061)</w:t>
            </w:r>
          </w:p>
        </w:tc>
        <w:tc>
          <w:tcPr>
            <w:tcW w:w="534" w:type="pct"/>
            <w:tcBorders>
              <w:left w:val="nil"/>
              <w:right w:val="nil"/>
            </w:tcBorders>
            <w:vAlign w:val="center"/>
          </w:tcPr>
          <w:p w14:paraId="31B704D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(0.343)</w:t>
            </w:r>
          </w:p>
        </w:tc>
        <w:tc>
          <w:tcPr>
            <w:tcW w:w="533" w:type="pct"/>
            <w:tcBorders>
              <w:left w:val="nil"/>
              <w:right w:val="nil"/>
            </w:tcBorders>
            <w:vAlign w:val="center"/>
          </w:tcPr>
          <w:p w14:paraId="5540EA9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(0.075)</w:t>
            </w:r>
          </w:p>
        </w:tc>
        <w:tc>
          <w:tcPr>
            <w:tcW w:w="533" w:type="pct"/>
            <w:tcBorders>
              <w:left w:val="nil"/>
              <w:right w:val="nil"/>
            </w:tcBorders>
            <w:vAlign w:val="center"/>
          </w:tcPr>
          <w:p w14:paraId="367592A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(0.413)</w:t>
            </w:r>
          </w:p>
        </w:tc>
        <w:tc>
          <w:tcPr>
            <w:tcW w:w="533" w:type="pct"/>
            <w:gridSpan w:val="2"/>
            <w:tcBorders>
              <w:left w:val="nil"/>
              <w:right w:val="nil"/>
            </w:tcBorders>
            <w:vAlign w:val="center"/>
          </w:tcPr>
          <w:p w14:paraId="5788EA89"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(0.061)</w:t>
            </w:r>
          </w:p>
        </w:tc>
        <w:tc>
          <w:tcPr>
            <w:tcW w:w="523" w:type="pct"/>
            <w:tcBorders>
              <w:left w:val="nil"/>
              <w:right w:val="nil"/>
            </w:tcBorders>
            <w:vAlign w:val="center"/>
          </w:tcPr>
          <w:p w14:paraId="3A9A74F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(0.341)</w:t>
            </w:r>
          </w:p>
        </w:tc>
      </w:tr>
      <w:tr w:rsidR="00DD64FA" w:rsidRPr="00CA5454" w14:paraId="0979BB29" w14:textId="77777777" w:rsidTr="002B04F7">
        <w:trPr>
          <w:trHeight w:val="227"/>
        </w:trPr>
        <w:tc>
          <w:tcPr>
            <w:tcW w:w="734" w:type="pct"/>
            <w:vMerge w:val="restart"/>
            <w:tcBorders>
              <w:left w:val="nil"/>
              <w:right w:val="nil"/>
            </w:tcBorders>
            <w:vAlign w:val="center"/>
          </w:tcPr>
          <w:p w14:paraId="21CAE4FF"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日均工作时长</w:t>
            </w:r>
          </w:p>
          <w:p w14:paraId="7FBFBCAF"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r w:rsidRPr="001F69A0">
              <w:rPr>
                <w:rFonts w:ascii="Times New Roman" w:eastAsia="宋体" w:hAnsi="Times New Roman" w:cs="Times New Roman" w:hint="eastAsia"/>
                <w:kern w:val="0"/>
                <w:sz w:val="10"/>
                <w:szCs w:val="10"/>
              </w:rPr>
              <w:t>（</w:t>
            </w:r>
            <w:r>
              <w:rPr>
                <w:rFonts w:ascii="Times New Roman" w:eastAsia="宋体" w:hAnsi="Times New Roman" w:cs="Times New Roman" w:hint="eastAsia"/>
                <w:kern w:val="0"/>
                <w:sz w:val="10"/>
                <w:szCs w:val="10"/>
              </w:rPr>
              <w:t>不超过</w:t>
            </w:r>
            <w:r>
              <w:rPr>
                <w:rFonts w:ascii="Times New Roman" w:eastAsia="宋体" w:hAnsi="Times New Roman" w:cs="Times New Roman" w:hint="eastAsia"/>
                <w:kern w:val="0"/>
                <w:sz w:val="10"/>
                <w:szCs w:val="10"/>
              </w:rPr>
              <w:t>8</w:t>
            </w:r>
            <w:r>
              <w:rPr>
                <w:rFonts w:ascii="Times New Roman" w:eastAsia="宋体" w:hAnsi="Times New Roman" w:cs="Times New Roman" w:hint="eastAsia"/>
                <w:kern w:val="0"/>
                <w:sz w:val="10"/>
                <w:szCs w:val="10"/>
              </w:rPr>
              <w:t>小时</w:t>
            </w:r>
            <w:r w:rsidRPr="001F69A0">
              <w:rPr>
                <w:rFonts w:ascii="Times New Roman" w:eastAsia="宋体" w:hAnsi="Times New Roman" w:cs="Times New Roman" w:hint="eastAsia"/>
                <w:kern w:val="0"/>
                <w:sz w:val="10"/>
                <w:szCs w:val="10"/>
              </w:rPr>
              <w:t xml:space="preserve"> = 0</w:t>
            </w:r>
            <w:r w:rsidRPr="001F69A0">
              <w:rPr>
                <w:rFonts w:ascii="Times New Roman" w:eastAsia="宋体" w:hAnsi="Times New Roman" w:cs="Times New Roman" w:hint="eastAsia"/>
                <w:kern w:val="0"/>
                <w:sz w:val="10"/>
                <w:szCs w:val="10"/>
              </w:rPr>
              <w:t>）</w:t>
            </w:r>
          </w:p>
        </w:tc>
        <w:tc>
          <w:tcPr>
            <w:tcW w:w="536" w:type="pct"/>
            <w:tcBorders>
              <w:left w:val="nil"/>
              <w:right w:val="nil"/>
            </w:tcBorders>
            <w:vAlign w:val="center"/>
          </w:tcPr>
          <w:p w14:paraId="79B692A9"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-0.415</w:t>
            </w:r>
            <w:r w:rsidRPr="0012081A">
              <w:rPr>
                <w:rFonts w:ascii="Times New Roman" w:hAnsi="Times New Roman" w:cs="Times New Roman"/>
                <w:kern w:val="0"/>
                <w:sz w:val="16"/>
                <w:szCs w:val="16"/>
                <w:vertAlign w:val="superscript"/>
              </w:rPr>
              <w:t>***</w:t>
            </w:r>
          </w:p>
        </w:tc>
        <w:tc>
          <w:tcPr>
            <w:tcW w:w="541" w:type="pct"/>
            <w:tcBorders>
              <w:left w:val="nil"/>
              <w:right w:val="nil"/>
            </w:tcBorders>
            <w:vAlign w:val="center"/>
          </w:tcPr>
          <w:p w14:paraId="6C255EC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-0.625</w:t>
            </w:r>
            <w:r w:rsidRPr="00082330">
              <w:rPr>
                <w:rFonts w:ascii="Times New Roman" w:hAnsi="Times New Roman" w:cs="Times New Roman"/>
                <w:kern w:val="0"/>
                <w:sz w:val="16"/>
                <w:szCs w:val="16"/>
                <w:vertAlign w:val="superscript"/>
              </w:rPr>
              <w:t>*</w:t>
            </w:r>
          </w:p>
        </w:tc>
        <w:tc>
          <w:tcPr>
            <w:tcW w:w="533" w:type="pct"/>
            <w:tcBorders>
              <w:left w:val="nil"/>
              <w:right w:val="nil"/>
            </w:tcBorders>
            <w:vAlign w:val="center"/>
          </w:tcPr>
          <w:p w14:paraId="70B28642"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-0.327</w:t>
            </w:r>
            <w:r w:rsidRPr="0012081A">
              <w:rPr>
                <w:rFonts w:ascii="Times New Roman" w:hAnsi="Times New Roman" w:cs="Times New Roman"/>
                <w:kern w:val="0"/>
                <w:sz w:val="16"/>
                <w:szCs w:val="16"/>
                <w:vertAlign w:val="superscript"/>
              </w:rPr>
              <w:t>***</w:t>
            </w:r>
          </w:p>
        </w:tc>
        <w:tc>
          <w:tcPr>
            <w:tcW w:w="534" w:type="pct"/>
            <w:tcBorders>
              <w:left w:val="nil"/>
              <w:right w:val="nil"/>
            </w:tcBorders>
            <w:vAlign w:val="center"/>
          </w:tcPr>
          <w:p w14:paraId="0BD57D3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-0.632</w:t>
            </w:r>
          </w:p>
        </w:tc>
        <w:tc>
          <w:tcPr>
            <w:tcW w:w="533" w:type="pct"/>
            <w:tcBorders>
              <w:left w:val="nil"/>
              <w:right w:val="nil"/>
            </w:tcBorders>
            <w:vAlign w:val="center"/>
          </w:tcPr>
          <w:p w14:paraId="1830E4A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-0.417</w:t>
            </w:r>
            <w:r w:rsidRPr="0012081A">
              <w:rPr>
                <w:rFonts w:ascii="Times New Roman" w:hAnsi="Times New Roman" w:cs="Times New Roman"/>
                <w:kern w:val="0"/>
                <w:sz w:val="16"/>
                <w:szCs w:val="16"/>
                <w:vertAlign w:val="superscript"/>
              </w:rPr>
              <w:t>***</w:t>
            </w:r>
          </w:p>
        </w:tc>
        <w:tc>
          <w:tcPr>
            <w:tcW w:w="533" w:type="pct"/>
            <w:tcBorders>
              <w:left w:val="nil"/>
              <w:right w:val="nil"/>
            </w:tcBorders>
            <w:vAlign w:val="center"/>
          </w:tcPr>
          <w:p w14:paraId="26C1577A"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-0.624</w:t>
            </w:r>
            <w:r w:rsidRPr="0012081A">
              <w:rPr>
                <w:rFonts w:ascii="Times New Roman" w:hAnsi="Times New Roman" w:cs="Times New Roman"/>
                <w:kern w:val="0"/>
                <w:sz w:val="16"/>
                <w:szCs w:val="16"/>
                <w:vertAlign w:val="superscript"/>
              </w:rPr>
              <w:t>*</w:t>
            </w:r>
          </w:p>
        </w:tc>
        <w:tc>
          <w:tcPr>
            <w:tcW w:w="533" w:type="pct"/>
            <w:gridSpan w:val="2"/>
            <w:tcBorders>
              <w:left w:val="nil"/>
              <w:right w:val="nil"/>
            </w:tcBorders>
            <w:vAlign w:val="center"/>
          </w:tcPr>
          <w:p w14:paraId="6245B79D"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-0.478</w:t>
            </w:r>
            <w:r w:rsidRPr="0012081A">
              <w:rPr>
                <w:rFonts w:ascii="Times New Roman" w:hAnsi="Times New Roman" w:cs="Times New Roman"/>
                <w:kern w:val="0"/>
                <w:sz w:val="16"/>
                <w:szCs w:val="16"/>
                <w:vertAlign w:val="superscript"/>
              </w:rPr>
              <w:t>***</w:t>
            </w:r>
          </w:p>
        </w:tc>
        <w:tc>
          <w:tcPr>
            <w:tcW w:w="523" w:type="pct"/>
            <w:tcBorders>
              <w:left w:val="nil"/>
              <w:right w:val="nil"/>
            </w:tcBorders>
            <w:vAlign w:val="center"/>
          </w:tcPr>
          <w:p w14:paraId="27A1E92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-1.217</w:t>
            </w:r>
            <w:r w:rsidRPr="0012081A">
              <w:rPr>
                <w:rFonts w:ascii="Times New Roman" w:hAnsi="Times New Roman" w:cs="Times New Roman"/>
                <w:kern w:val="0"/>
                <w:sz w:val="16"/>
                <w:szCs w:val="16"/>
                <w:vertAlign w:val="superscript"/>
              </w:rPr>
              <w:t>***</w:t>
            </w:r>
          </w:p>
        </w:tc>
      </w:tr>
      <w:tr w:rsidR="00DD64FA" w:rsidRPr="00CA5454" w14:paraId="7664B3E1" w14:textId="77777777" w:rsidTr="002B04F7">
        <w:trPr>
          <w:trHeight w:val="227"/>
        </w:trPr>
        <w:tc>
          <w:tcPr>
            <w:tcW w:w="734" w:type="pct"/>
            <w:vMerge/>
            <w:tcBorders>
              <w:left w:val="nil"/>
              <w:right w:val="nil"/>
            </w:tcBorders>
            <w:vAlign w:val="center"/>
          </w:tcPr>
          <w:p w14:paraId="1E0DC666"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p>
        </w:tc>
        <w:tc>
          <w:tcPr>
            <w:tcW w:w="536" w:type="pct"/>
            <w:tcBorders>
              <w:left w:val="nil"/>
              <w:right w:val="nil"/>
            </w:tcBorders>
            <w:vAlign w:val="center"/>
          </w:tcPr>
          <w:p w14:paraId="1180FAD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(0.053)</w:t>
            </w:r>
          </w:p>
        </w:tc>
        <w:tc>
          <w:tcPr>
            <w:tcW w:w="541" w:type="pct"/>
            <w:tcBorders>
              <w:left w:val="nil"/>
              <w:right w:val="nil"/>
            </w:tcBorders>
            <w:vAlign w:val="center"/>
          </w:tcPr>
          <w:p w14:paraId="1C24D8E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(0.275)</w:t>
            </w:r>
          </w:p>
        </w:tc>
        <w:tc>
          <w:tcPr>
            <w:tcW w:w="533" w:type="pct"/>
            <w:tcBorders>
              <w:left w:val="nil"/>
              <w:right w:val="nil"/>
            </w:tcBorders>
            <w:vAlign w:val="center"/>
          </w:tcPr>
          <w:p w14:paraId="4CA145D2"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(0.067)</w:t>
            </w:r>
          </w:p>
        </w:tc>
        <w:tc>
          <w:tcPr>
            <w:tcW w:w="534" w:type="pct"/>
            <w:tcBorders>
              <w:left w:val="nil"/>
              <w:right w:val="nil"/>
            </w:tcBorders>
            <w:vAlign w:val="center"/>
          </w:tcPr>
          <w:p w14:paraId="62005C7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(0.346)</w:t>
            </w:r>
          </w:p>
        </w:tc>
        <w:tc>
          <w:tcPr>
            <w:tcW w:w="533" w:type="pct"/>
            <w:tcBorders>
              <w:left w:val="nil"/>
              <w:right w:val="nil"/>
            </w:tcBorders>
            <w:vAlign w:val="center"/>
          </w:tcPr>
          <w:p w14:paraId="42E7E62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(0.053)</w:t>
            </w:r>
          </w:p>
        </w:tc>
        <w:tc>
          <w:tcPr>
            <w:tcW w:w="533" w:type="pct"/>
            <w:tcBorders>
              <w:left w:val="nil"/>
              <w:right w:val="nil"/>
            </w:tcBorders>
            <w:vAlign w:val="center"/>
          </w:tcPr>
          <w:p w14:paraId="5575EE8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(0.274)</w:t>
            </w:r>
          </w:p>
        </w:tc>
        <w:tc>
          <w:tcPr>
            <w:tcW w:w="533" w:type="pct"/>
            <w:gridSpan w:val="2"/>
            <w:tcBorders>
              <w:left w:val="nil"/>
              <w:right w:val="nil"/>
            </w:tcBorders>
            <w:vAlign w:val="center"/>
          </w:tcPr>
          <w:p w14:paraId="284C113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(0.070)</w:t>
            </w:r>
          </w:p>
        </w:tc>
        <w:tc>
          <w:tcPr>
            <w:tcW w:w="523" w:type="pct"/>
            <w:tcBorders>
              <w:left w:val="nil"/>
              <w:right w:val="nil"/>
            </w:tcBorders>
            <w:vAlign w:val="center"/>
          </w:tcPr>
          <w:p w14:paraId="093CA3CD"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(0.365)</w:t>
            </w:r>
          </w:p>
        </w:tc>
      </w:tr>
      <w:tr w:rsidR="00DD64FA" w:rsidRPr="00CA5454" w14:paraId="647F832C" w14:textId="77777777" w:rsidTr="002B04F7">
        <w:trPr>
          <w:trHeight w:val="227"/>
        </w:trPr>
        <w:tc>
          <w:tcPr>
            <w:tcW w:w="734" w:type="pct"/>
            <w:vMerge w:val="restart"/>
            <w:tcBorders>
              <w:left w:val="nil"/>
              <w:right w:val="nil"/>
            </w:tcBorders>
            <w:vAlign w:val="center"/>
          </w:tcPr>
          <w:p w14:paraId="1055B8BA"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因收入择业</w:t>
            </w:r>
          </w:p>
          <w:p w14:paraId="439C5FF5"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r w:rsidRPr="001F69A0">
              <w:rPr>
                <w:rFonts w:ascii="Times New Roman" w:eastAsia="宋体" w:hAnsi="Times New Roman" w:cs="Times New Roman" w:hint="eastAsia"/>
                <w:kern w:val="0"/>
                <w:sz w:val="10"/>
                <w:szCs w:val="10"/>
              </w:rPr>
              <w:t>（不因</w:t>
            </w:r>
            <w:r>
              <w:rPr>
                <w:rFonts w:ascii="Times New Roman" w:eastAsia="宋体" w:hAnsi="Times New Roman" w:cs="Times New Roman" w:hint="eastAsia"/>
                <w:kern w:val="0"/>
                <w:sz w:val="10"/>
                <w:szCs w:val="10"/>
              </w:rPr>
              <w:t>收入</w:t>
            </w:r>
            <w:r w:rsidRPr="001F69A0">
              <w:rPr>
                <w:rFonts w:ascii="Times New Roman" w:eastAsia="宋体" w:hAnsi="Times New Roman" w:cs="Times New Roman" w:hint="eastAsia"/>
                <w:kern w:val="0"/>
                <w:sz w:val="10"/>
                <w:szCs w:val="10"/>
              </w:rPr>
              <w:t>择业</w:t>
            </w:r>
            <w:r w:rsidRPr="001F69A0">
              <w:rPr>
                <w:rFonts w:ascii="Times New Roman" w:eastAsia="宋体" w:hAnsi="Times New Roman" w:cs="Times New Roman" w:hint="eastAsia"/>
                <w:kern w:val="0"/>
                <w:sz w:val="10"/>
                <w:szCs w:val="10"/>
              </w:rPr>
              <w:t xml:space="preserve"> = 0</w:t>
            </w:r>
            <w:r w:rsidRPr="001F69A0">
              <w:rPr>
                <w:rFonts w:ascii="Times New Roman" w:eastAsia="宋体" w:hAnsi="Times New Roman" w:cs="Times New Roman" w:hint="eastAsia"/>
                <w:kern w:val="0"/>
                <w:sz w:val="10"/>
                <w:szCs w:val="10"/>
              </w:rPr>
              <w:t>）</w:t>
            </w:r>
          </w:p>
        </w:tc>
        <w:tc>
          <w:tcPr>
            <w:tcW w:w="536" w:type="pct"/>
            <w:tcBorders>
              <w:left w:val="nil"/>
              <w:right w:val="nil"/>
            </w:tcBorders>
            <w:vAlign w:val="center"/>
          </w:tcPr>
          <w:p w14:paraId="611A102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0.284</w:t>
            </w:r>
            <w:r w:rsidRPr="0012081A">
              <w:rPr>
                <w:rFonts w:ascii="Times New Roman" w:hAnsi="Times New Roman" w:cs="Times New Roman"/>
                <w:kern w:val="0"/>
                <w:sz w:val="16"/>
                <w:szCs w:val="16"/>
                <w:vertAlign w:val="superscript"/>
              </w:rPr>
              <w:t>***</w:t>
            </w:r>
          </w:p>
        </w:tc>
        <w:tc>
          <w:tcPr>
            <w:tcW w:w="541" w:type="pct"/>
            <w:tcBorders>
              <w:left w:val="nil"/>
              <w:right w:val="nil"/>
            </w:tcBorders>
            <w:vAlign w:val="center"/>
          </w:tcPr>
          <w:p w14:paraId="3FEB3D7A"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0.516</w:t>
            </w:r>
          </w:p>
        </w:tc>
        <w:tc>
          <w:tcPr>
            <w:tcW w:w="533" w:type="pct"/>
            <w:tcBorders>
              <w:left w:val="nil"/>
              <w:right w:val="nil"/>
            </w:tcBorders>
            <w:vAlign w:val="center"/>
          </w:tcPr>
          <w:p w14:paraId="3EA254D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0.246</w:t>
            </w:r>
            <w:r w:rsidRPr="0012081A">
              <w:rPr>
                <w:rFonts w:ascii="Times New Roman" w:hAnsi="Times New Roman" w:cs="Times New Roman"/>
                <w:kern w:val="0"/>
                <w:sz w:val="16"/>
                <w:szCs w:val="16"/>
                <w:vertAlign w:val="superscript"/>
              </w:rPr>
              <w:t>***</w:t>
            </w:r>
          </w:p>
        </w:tc>
        <w:tc>
          <w:tcPr>
            <w:tcW w:w="534" w:type="pct"/>
            <w:tcBorders>
              <w:left w:val="nil"/>
              <w:right w:val="nil"/>
            </w:tcBorders>
            <w:vAlign w:val="center"/>
          </w:tcPr>
          <w:p w14:paraId="749D04E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0.098</w:t>
            </w:r>
          </w:p>
        </w:tc>
        <w:tc>
          <w:tcPr>
            <w:tcW w:w="533" w:type="pct"/>
            <w:tcBorders>
              <w:left w:val="nil"/>
              <w:right w:val="nil"/>
            </w:tcBorders>
            <w:vAlign w:val="center"/>
          </w:tcPr>
          <w:p w14:paraId="46D130F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0.139</w:t>
            </w:r>
            <w:r w:rsidRPr="0012081A">
              <w:rPr>
                <w:rFonts w:ascii="Times New Roman" w:hAnsi="Times New Roman" w:cs="Times New Roman"/>
                <w:kern w:val="0"/>
                <w:sz w:val="16"/>
                <w:szCs w:val="16"/>
                <w:vertAlign w:val="superscript"/>
              </w:rPr>
              <w:t>*</w:t>
            </w:r>
          </w:p>
        </w:tc>
        <w:tc>
          <w:tcPr>
            <w:tcW w:w="533" w:type="pct"/>
            <w:tcBorders>
              <w:left w:val="nil"/>
              <w:right w:val="nil"/>
            </w:tcBorders>
            <w:vAlign w:val="center"/>
          </w:tcPr>
          <w:p w14:paraId="6250258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0.082</w:t>
            </w:r>
          </w:p>
        </w:tc>
        <w:tc>
          <w:tcPr>
            <w:tcW w:w="533" w:type="pct"/>
            <w:gridSpan w:val="2"/>
            <w:tcBorders>
              <w:left w:val="nil"/>
              <w:right w:val="nil"/>
            </w:tcBorders>
            <w:vAlign w:val="center"/>
          </w:tcPr>
          <w:p w14:paraId="37BDB0C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0.141</w:t>
            </w:r>
            <w:r w:rsidRPr="0012081A">
              <w:rPr>
                <w:rFonts w:ascii="Times New Roman" w:hAnsi="Times New Roman" w:cs="Times New Roman"/>
                <w:kern w:val="0"/>
                <w:sz w:val="16"/>
                <w:szCs w:val="16"/>
                <w:vertAlign w:val="superscript"/>
              </w:rPr>
              <w:t>**</w:t>
            </w:r>
          </w:p>
        </w:tc>
        <w:tc>
          <w:tcPr>
            <w:tcW w:w="523" w:type="pct"/>
            <w:tcBorders>
              <w:left w:val="nil"/>
              <w:right w:val="nil"/>
            </w:tcBorders>
            <w:vAlign w:val="center"/>
          </w:tcPr>
          <w:p w14:paraId="03335CE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0.095</w:t>
            </w:r>
          </w:p>
        </w:tc>
      </w:tr>
      <w:tr w:rsidR="00DD64FA" w:rsidRPr="00CA5454" w14:paraId="01BB8956" w14:textId="77777777" w:rsidTr="002B04F7">
        <w:trPr>
          <w:trHeight w:val="227"/>
        </w:trPr>
        <w:tc>
          <w:tcPr>
            <w:tcW w:w="734" w:type="pct"/>
            <w:vMerge/>
            <w:tcBorders>
              <w:left w:val="nil"/>
              <w:right w:val="nil"/>
            </w:tcBorders>
            <w:vAlign w:val="center"/>
          </w:tcPr>
          <w:p w14:paraId="0AD821DB"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p>
        </w:tc>
        <w:tc>
          <w:tcPr>
            <w:tcW w:w="536" w:type="pct"/>
            <w:tcBorders>
              <w:left w:val="nil"/>
              <w:right w:val="nil"/>
            </w:tcBorders>
            <w:vAlign w:val="center"/>
          </w:tcPr>
          <w:p w14:paraId="20978422"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(0.075)</w:t>
            </w:r>
          </w:p>
        </w:tc>
        <w:tc>
          <w:tcPr>
            <w:tcW w:w="541" w:type="pct"/>
            <w:tcBorders>
              <w:left w:val="nil"/>
              <w:right w:val="nil"/>
            </w:tcBorders>
            <w:vAlign w:val="center"/>
          </w:tcPr>
          <w:p w14:paraId="6FB4E15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(0.368)</w:t>
            </w:r>
          </w:p>
        </w:tc>
        <w:tc>
          <w:tcPr>
            <w:tcW w:w="533" w:type="pct"/>
            <w:tcBorders>
              <w:left w:val="nil"/>
              <w:right w:val="nil"/>
            </w:tcBorders>
            <w:vAlign w:val="center"/>
          </w:tcPr>
          <w:p w14:paraId="0934DFE2"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(0.073)</w:t>
            </w:r>
          </w:p>
        </w:tc>
        <w:tc>
          <w:tcPr>
            <w:tcW w:w="534" w:type="pct"/>
            <w:tcBorders>
              <w:left w:val="nil"/>
              <w:right w:val="nil"/>
            </w:tcBorders>
            <w:vAlign w:val="center"/>
          </w:tcPr>
          <w:p w14:paraId="4C7D938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(0.368)</w:t>
            </w:r>
          </w:p>
        </w:tc>
        <w:tc>
          <w:tcPr>
            <w:tcW w:w="533" w:type="pct"/>
            <w:tcBorders>
              <w:left w:val="nil"/>
              <w:right w:val="nil"/>
            </w:tcBorders>
            <w:vAlign w:val="center"/>
          </w:tcPr>
          <w:p w14:paraId="08918540"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(0.054)</w:t>
            </w:r>
          </w:p>
        </w:tc>
        <w:tc>
          <w:tcPr>
            <w:tcW w:w="533" w:type="pct"/>
            <w:tcBorders>
              <w:left w:val="nil"/>
              <w:right w:val="nil"/>
            </w:tcBorders>
            <w:vAlign w:val="center"/>
          </w:tcPr>
          <w:p w14:paraId="51B1AE9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(0.273)</w:t>
            </w:r>
          </w:p>
        </w:tc>
        <w:tc>
          <w:tcPr>
            <w:tcW w:w="533" w:type="pct"/>
            <w:gridSpan w:val="2"/>
            <w:tcBorders>
              <w:left w:val="nil"/>
              <w:right w:val="nil"/>
            </w:tcBorders>
            <w:vAlign w:val="center"/>
          </w:tcPr>
          <w:p w14:paraId="28845FA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(0.054)</w:t>
            </w:r>
          </w:p>
        </w:tc>
        <w:tc>
          <w:tcPr>
            <w:tcW w:w="523" w:type="pct"/>
            <w:tcBorders>
              <w:left w:val="nil"/>
              <w:right w:val="nil"/>
            </w:tcBorders>
            <w:vAlign w:val="center"/>
          </w:tcPr>
          <w:p w14:paraId="7956605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(0.272)</w:t>
            </w:r>
          </w:p>
        </w:tc>
      </w:tr>
      <w:tr w:rsidR="00DD64FA" w:rsidRPr="00CA5454" w14:paraId="707DA48F" w14:textId="77777777" w:rsidTr="002B04F7">
        <w:trPr>
          <w:trHeight w:val="227"/>
        </w:trPr>
        <w:tc>
          <w:tcPr>
            <w:tcW w:w="734" w:type="pct"/>
            <w:vMerge w:val="restart"/>
            <w:tcBorders>
              <w:left w:val="nil"/>
              <w:right w:val="nil"/>
            </w:tcBorders>
            <w:vAlign w:val="center"/>
          </w:tcPr>
          <w:p w14:paraId="1290488A"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因兴趣择业</w:t>
            </w:r>
          </w:p>
          <w:p w14:paraId="443B94A0" w14:textId="77777777" w:rsidR="00DD64FA" w:rsidRPr="001F69A0" w:rsidRDefault="00DD64FA" w:rsidP="00393D3B">
            <w:pPr>
              <w:autoSpaceDE w:val="0"/>
              <w:autoSpaceDN w:val="0"/>
              <w:adjustRightInd w:val="0"/>
              <w:jc w:val="center"/>
              <w:rPr>
                <w:rFonts w:ascii="Times New Roman" w:eastAsia="宋体" w:hAnsi="Times New Roman" w:cs="Times New Roman"/>
                <w:kern w:val="0"/>
                <w:sz w:val="10"/>
                <w:szCs w:val="10"/>
              </w:rPr>
            </w:pPr>
            <w:r w:rsidRPr="001F69A0">
              <w:rPr>
                <w:rFonts w:ascii="Times New Roman" w:eastAsia="宋体" w:hAnsi="Times New Roman" w:cs="Times New Roman" w:hint="eastAsia"/>
                <w:kern w:val="0"/>
                <w:sz w:val="10"/>
                <w:szCs w:val="10"/>
              </w:rPr>
              <w:t>（不因兴趣择业</w:t>
            </w:r>
            <w:r w:rsidRPr="001F69A0">
              <w:rPr>
                <w:rFonts w:ascii="Times New Roman" w:eastAsia="宋体" w:hAnsi="Times New Roman" w:cs="Times New Roman" w:hint="eastAsia"/>
                <w:kern w:val="0"/>
                <w:sz w:val="10"/>
                <w:szCs w:val="10"/>
              </w:rPr>
              <w:t xml:space="preserve"> = 0</w:t>
            </w:r>
            <w:r w:rsidRPr="001F69A0">
              <w:rPr>
                <w:rFonts w:ascii="Times New Roman" w:eastAsia="宋体" w:hAnsi="Times New Roman" w:cs="Times New Roman" w:hint="eastAsia"/>
                <w:kern w:val="0"/>
                <w:sz w:val="10"/>
                <w:szCs w:val="10"/>
              </w:rPr>
              <w:t>）</w:t>
            </w:r>
          </w:p>
        </w:tc>
        <w:tc>
          <w:tcPr>
            <w:tcW w:w="536" w:type="pct"/>
            <w:tcBorders>
              <w:left w:val="nil"/>
              <w:right w:val="nil"/>
            </w:tcBorders>
            <w:vAlign w:val="center"/>
          </w:tcPr>
          <w:p w14:paraId="3CC19B5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0.325</w:t>
            </w:r>
            <w:r w:rsidRPr="0012081A">
              <w:rPr>
                <w:rFonts w:ascii="Times New Roman" w:hAnsi="Times New Roman" w:cs="Times New Roman"/>
                <w:kern w:val="0"/>
                <w:sz w:val="16"/>
                <w:szCs w:val="16"/>
                <w:vertAlign w:val="superscript"/>
              </w:rPr>
              <w:t>***</w:t>
            </w:r>
          </w:p>
        </w:tc>
        <w:tc>
          <w:tcPr>
            <w:tcW w:w="541" w:type="pct"/>
            <w:tcBorders>
              <w:left w:val="nil"/>
              <w:right w:val="nil"/>
            </w:tcBorders>
            <w:vAlign w:val="center"/>
          </w:tcPr>
          <w:p w14:paraId="6A710A9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0.670</w:t>
            </w:r>
            <w:r w:rsidRPr="00082330">
              <w:rPr>
                <w:rFonts w:ascii="Times New Roman" w:hAnsi="Times New Roman" w:cs="Times New Roman"/>
                <w:kern w:val="0"/>
                <w:sz w:val="16"/>
                <w:szCs w:val="16"/>
                <w:vertAlign w:val="superscript"/>
              </w:rPr>
              <w:t>*</w:t>
            </w:r>
          </w:p>
        </w:tc>
        <w:tc>
          <w:tcPr>
            <w:tcW w:w="533" w:type="pct"/>
            <w:tcBorders>
              <w:left w:val="nil"/>
              <w:right w:val="nil"/>
            </w:tcBorders>
            <w:vAlign w:val="center"/>
          </w:tcPr>
          <w:p w14:paraId="0DAFD5E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0.324</w:t>
            </w:r>
            <w:r w:rsidRPr="0012081A">
              <w:rPr>
                <w:rFonts w:ascii="Times New Roman" w:hAnsi="Times New Roman" w:cs="Times New Roman"/>
                <w:kern w:val="0"/>
                <w:sz w:val="16"/>
                <w:szCs w:val="16"/>
                <w:vertAlign w:val="superscript"/>
              </w:rPr>
              <w:t>***</w:t>
            </w:r>
          </w:p>
        </w:tc>
        <w:tc>
          <w:tcPr>
            <w:tcW w:w="534" w:type="pct"/>
            <w:tcBorders>
              <w:left w:val="nil"/>
              <w:right w:val="nil"/>
            </w:tcBorders>
            <w:vAlign w:val="center"/>
          </w:tcPr>
          <w:p w14:paraId="2DAD448D"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0.642</w:t>
            </w:r>
            <w:r w:rsidRPr="0012081A">
              <w:rPr>
                <w:rFonts w:ascii="Times New Roman" w:hAnsi="Times New Roman" w:cs="Times New Roman"/>
                <w:kern w:val="0"/>
                <w:sz w:val="16"/>
                <w:szCs w:val="16"/>
                <w:vertAlign w:val="superscript"/>
              </w:rPr>
              <w:t>*</w:t>
            </w:r>
          </w:p>
        </w:tc>
        <w:tc>
          <w:tcPr>
            <w:tcW w:w="533" w:type="pct"/>
            <w:tcBorders>
              <w:left w:val="nil"/>
              <w:right w:val="nil"/>
            </w:tcBorders>
            <w:vAlign w:val="center"/>
          </w:tcPr>
          <w:p w14:paraId="6B2B9BF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0.248</w:t>
            </w:r>
            <w:r w:rsidRPr="0012081A">
              <w:rPr>
                <w:rFonts w:ascii="Times New Roman" w:hAnsi="Times New Roman" w:cs="Times New Roman"/>
                <w:kern w:val="0"/>
                <w:sz w:val="16"/>
                <w:szCs w:val="16"/>
                <w:vertAlign w:val="superscript"/>
              </w:rPr>
              <w:t>***</w:t>
            </w:r>
          </w:p>
        </w:tc>
        <w:tc>
          <w:tcPr>
            <w:tcW w:w="533" w:type="pct"/>
            <w:tcBorders>
              <w:left w:val="nil"/>
              <w:right w:val="nil"/>
            </w:tcBorders>
            <w:vAlign w:val="center"/>
          </w:tcPr>
          <w:p w14:paraId="030ACB7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0.113</w:t>
            </w:r>
          </w:p>
        </w:tc>
        <w:tc>
          <w:tcPr>
            <w:tcW w:w="533" w:type="pct"/>
            <w:gridSpan w:val="2"/>
            <w:tcBorders>
              <w:left w:val="nil"/>
              <w:right w:val="nil"/>
            </w:tcBorders>
            <w:vAlign w:val="center"/>
          </w:tcPr>
          <w:p w14:paraId="502C566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0.258</w:t>
            </w:r>
            <w:r w:rsidRPr="0012081A">
              <w:rPr>
                <w:rFonts w:ascii="Times New Roman" w:hAnsi="Times New Roman" w:cs="Times New Roman"/>
                <w:kern w:val="0"/>
                <w:sz w:val="16"/>
                <w:szCs w:val="16"/>
                <w:vertAlign w:val="superscript"/>
              </w:rPr>
              <w:t>***</w:t>
            </w:r>
          </w:p>
        </w:tc>
        <w:tc>
          <w:tcPr>
            <w:tcW w:w="523" w:type="pct"/>
            <w:tcBorders>
              <w:left w:val="nil"/>
              <w:right w:val="nil"/>
            </w:tcBorders>
            <w:vAlign w:val="center"/>
          </w:tcPr>
          <w:p w14:paraId="4FFB231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0.039</w:t>
            </w:r>
          </w:p>
        </w:tc>
      </w:tr>
      <w:tr w:rsidR="00DD64FA" w:rsidRPr="00CA5454" w14:paraId="6BCA483A" w14:textId="77777777" w:rsidTr="002B04F7">
        <w:trPr>
          <w:trHeight w:val="227"/>
        </w:trPr>
        <w:tc>
          <w:tcPr>
            <w:tcW w:w="734" w:type="pct"/>
            <w:vMerge/>
            <w:tcBorders>
              <w:left w:val="nil"/>
              <w:right w:val="nil"/>
            </w:tcBorders>
            <w:vAlign w:val="center"/>
          </w:tcPr>
          <w:p w14:paraId="1F1EEA2D" w14:textId="77777777" w:rsidR="00DD64FA" w:rsidRDefault="00DD64FA" w:rsidP="00393D3B">
            <w:pPr>
              <w:autoSpaceDE w:val="0"/>
              <w:autoSpaceDN w:val="0"/>
              <w:adjustRightInd w:val="0"/>
              <w:jc w:val="center"/>
              <w:rPr>
                <w:rFonts w:ascii="Times New Roman" w:eastAsia="宋体" w:hAnsi="Times New Roman" w:cs="Times New Roman"/>
                <w:kern w:val="0"/>
                <w:sz w:val="16"/>
                <w:szCs w:val="16"/>
              </w:rPr>
            </w:pPr>
          </w:p>
        </w:tc>
        <w:tc>
          <w:tcPr>
            <w:tcW w:w="536" w:type="pct"/>
            <w:tcBorders>
              <w:left w:val="nil"/>
              <w:right w:val="nil"/>
            </w:tcBorders>
            <w:vAlign w:val="center"/>
          </w:tcPr>
          <w:p w14:paraId="000A8D4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(0.053)</w:t>
            </w:r>
          </w:p>
        </w:tc>
        <w:tc>
          <w:tcPr>
            <w:tcW w:w="541" w:type="pct"/>
            <w:tcBorders>
              <w:left w:val="nil"/>
              <w:right w:val="nil"/>
            </w:tcBorders>
            <w:vAlign w:val="center"/>
          </w:tcPr>
          <w:p w14:paraId="2FDB8B5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(0.265)</w:t>
            </w:r>
          </w:p>
        </w:tc>
        <w:tc>
          <w:tcPr>
            <w:tcW w:w="533" w:type="pct"/>
            <w:tcBorders>
              <w:left w:val="nil"/>
              <w:right w:val="nil"/>
            </w:tcBorders>
            <w:vAlign w:val="center"/>
          </w:tcPr>
          <w:p w14:paraId="147DE75F"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(0.053)</w:t>
            </w:r>
          </w:p>
        </w:tc>
        <w:tc>
          <w:tcPr>
            <w:tcW w:w="534" w:type="pct"/>
            <w:tcBorders>
              <w:left w:val="nil"/>
              <w:right w:val="nil"/>
            </w:tcBorders>
            <w:vAlign w:val="center"/>
          </w:tcPr>
          <w:p w14:paraId="3D21E94D"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(0.266)</w:t>
            </w:r>
          </w:p>
        </w:tc>
        <w:tc>
          <w:tcPr>
            <w:tcW w:w="533" w:type="pct"/>
            <w:tcBorders>
              <w:left w:val="nil"/>
              <w:right w:val="nil"/>
            </w:tcBorders>
            <w:vAlign w:val="center"/>
          </w:tcPr>
          <w:p w14:paraId="58FFF4E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(0.073)</w:t>
            </w:r>
          </w:p>
        </w:tc>
        <w:tc>
          <w:tcPr>
            <w:tcW w:w="533" w:type="pct"/>
            <w:tcBorders>
              <w:left w:val="nil"/>
              <w:right w:val="nil"/>
            </w:tcBorders>
            <w:vAlign w:val="center"/>
          </w:tcPr>
          <w:p w14:paraId="6E6247A2"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(0.361)</w:t>
            </w:r>
          </w:p>
        </w:tc>
        <w:tc>
          <w:tcPr>
            <w:tcW w:w="533" w:type="pct"/>
            <w:gridSpan w:val="2"/>
            <w:tcBorders>
              <w:left w:val="nil"/>
              <w:right w:val="nil"/>
            </w:tcBorders>
            <w:vAlign w:val="center"/>
          </w:tcPr>
          <w:p w14:paraId="4B63014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(0.072)</w:t>
            </w:r>
          </w:p>
        </w:tc>
        <w:tc>
          <w:tcPr>
            <w:tcW w:w="523" w:type="pct"/>
            <w:tcBorders>
              <w:left w:val="nil"/>
              <w:right w:val="nil"/>
            </w:tcBorders>
            <w:vAlign w:val="center"/>
          </w:tcPr>
          <w:p w14:paraId="303491C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(0.355)</w:t>
            </w:r>
          </w:p>
        </w:tc>
      </w:tr>
      <w:tr w:rsidR="00DD64FA" w:rsidRPr="00CA5454" w14:paraId="256B782E" w14:textId="77777777" w:rsidTr="002B04F7">
        <w:trPr>
          <w:trHeight w:val="227"/>
        </w:trPr>
        <w:tc>
          <w:tcPr>
            <w:tcW w:w="734" w:type="pct"/>
            <w:vMerge w:val="restart"/>
            <w:tcBorders>
              <w:left w:val="nil"/>
              <w:right w:val="nil"/>
            </w:tcBorders>
            <w:vAlign w:val="center"/>
          </w:tcPr>
          <w:p w14:paraId="4A41C258" w14:textId="77777777" w:rsidR="00DD64FA" w:rsidRPr="00313B3C" w:rsidRDefault="00DD64FA" w:rsidP="00393D3B">
            <w:pPr>
              <w:autoSpaceDE w:val="0"/>
              <w:autoSpaceDN w:val="0"/>
              <w:adjustRightInd w:val="0"/>
              <w:jc w:val="center"/>
              <w:rPr>
                <w:rFonts w:ascii="Times New Roman" w:eastAsia="宋体" w:hAnsi="Times New Roman" w:cs="Times New Roman"/>
                <w:i/>
                <w:kern w:val="0"/>
                <w:sz w:val="16"/>
                <w:szCs w:val="16"/>
              </w:rPr>
            </w:pPr>
            <w:r>
              <w:rPr>
                <w:rFonts w:ascii="Times New Roman" w:eastAsia="宋体" w:hAnsi="Times New Roman" w:cs="Times New Roman" w:hint="eastAsia"/>
                <w:kern w:val="0"/>
                <w:sz w:val="16"/>
                <w:szCs w:val="16"/>
              </w:rPr>
              <w:t>因收入择业</w:t>
            </w:r>
            <m:oMath>
              <m:r>
                <w:rPr>
                  <w:rFonts w:ascii="Cambria Math" w:eastAsia="宋体" w:hAnsi="Cambria Math" w:cs="Times New Roman"/>
                  <w:kern w:val="0"/>
                  <w:sz w:val="16"/>
                  <w:szCs w:val="16"/>
                </w:rPr>
                <m:t>×</m:t>
              </m:r>
            </m:oMath>
            <w:r w:rsidRPr="00313B3C">
              <w:rPr>
                <w:rFonts w:ascii="Times New Roman" w:eastAsia="宋体" w:hAnsi="Times New Roman" w:cs="Times New Roman"/>
                <w:kern w:val="0"/>
                <w:sz w:val="16"/>
                <w:szCs w:val="16"/>
              </w:rPr>
              <w:t>月收入</w:t>
            </w:r>
          </w:p>
        </w:tc>
        <w:tc>
          <w:tcPr>
            <w:tcW w:w="536" w:type="pct"/>
            <w:tcBorders>
              <w:left w:val="nil"/>
              <w:right w:val="nil"/>
            </w:tcBorders>
            <w:vAlign w:val="center"/>
          </w:tcPr>
          <w:p w14:paraId="57C98BC0"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-0.292</w:t>
            </w:r>
            <w:r w:rsidRPr="00CA5454">
              <w:rPr>
                <w:rFonts w:ascii="Times New Roman" w:hAnsi="Times New Roman" w:cs="Times New Roman"/>
                <w:kern w:val="0"/>
                <w:sz w:val="16"/>
                <w:szCs w:val="16"/>
                <w:vertAlign w:val="superscript"/>
              </w:rPr>
              <w:t>**</w:t>
            </w:r>
          </w:p>
        </w:tc>
        <w:tc>
          <w:tcPr>
            <w:tcW w:w="541" w:type="pct"/>
            <w:tcBorders>
              <w:left w:val="nil"/>
              <w:right w:val="nil"/>
            </w:tcBorders>
            <w:vAlign w:val="center"/>
          </w:tcPr>
          <w:p w14:paraId="6A032029"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-0.833</w:t>
            </w:r>
          </w:p>
        </w:tc>
        <w:tc>
          <w:tcPr>
            <w:tcW w:w="533" w:type="pct"/>
            <w:tcBorders>
              <w:left w:val="nil"/>
              <w:right w:val="nil"/>
            </w:tcBorders>
            <w:vAlign w:val="center"/>
          </w:tcPr>
          <w:p w14:paraId="14F5B5D0"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314CBC2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67DA60C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3FC0B3B9"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gridSpan w:val="2"/>
            <w:tcBorders>
              <w:left w:val="nil"/>
              <w:right w:val="nil"/>
            </w:tcBorders>
            <w:vAlign w:val="center"/>
          </w:tcPr>
          <w:p w14:paraId="5EBBA7D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23" w:type="pct"/>
            <w:tcBorders>
              <w:left w:val="nil"/>
              <w:right w:val="nil"/>
            </w:tcBorders>
            <w:vAlign w:val="center"/>
          </w:tcPr>
          <w:p w14:paraId="6022783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r>
      <w:tr w:rsidR="00DD64FA" w:rsidRPr="00CA5454" w14:paraId="73545043" w14:textId="77777777" w:rsidTr="002B04F7">
        <w:trPr>
          <w:trHeight w:val="227"/>
        </w:trPr>
        <w:tc>
          <w:tcPr>
            <w:tcW w:w="734" w:type="pct"/>
            <w:vMerge/>
            <w:tcBorders>
              <w:left w:val="nil"/>
              <w:right w:val="nil"/>
            </w:tcBorders>
            <w:vAlign w:val="center"/>
          </w:tcPr>
          <w:p w14:paraId="26EE432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6" w:type="pct"/>
            <w:tcBorders>
              <w:left w:val="nil"/>
              <w:right w:val="nil"/>
            </w:tcBorders>
            <w:vAlign w:val="center"/>
          </w:tcPr>
          <w:p w14:paraId="1D92B26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(0.105)</w:t>
            </w:r>
          </w:p>
        </w:tc>
        <w:tc>
          <w:tcPr>
            <w:tcW w:w="541" w:type="pct"/>
            <w:tcBorders>
              <w:left w:val="nil"/>
              <w:right w:val="nil"/>
            </w:tcBorders>
            <w:vAlign w:val="center"/>
          </w:tcPr>
          <w:p w14:paraId="1FD278E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(0.540)</w:t>
            </w:r>
          </w:p>
        </w:tc>
        <w:tc>
          <w:tcPr>
            <w:tcW w:w="533" w:type="pct"/>
            <w:tcBorders>
              <w:left w:val="nil"/>
              <w:right w:val="nil"/>
            </w:tcBorders>
            <w:vAlign w:val="center"/>
          </w:tcPr>
          <w:p w14:paraId="6874EFD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6921CE3D"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50F1F0C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6CAEA402"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gridSpan w:val="2"/>
            <w:tcBorders>
              <w:left w:val="nil"/>
              <w:right w:val="nil"/>
            </w:tcBorders>
            <w:vAlign w:val="center"/>
          </w:tcPr>
          <w:p w14:paraId="02D6D6E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23" w:type="pct"/>
            <w:tcBorders>
              <w:left w:val="nil"/>
              <w:right w:val="nil"/>
            </w:tcBorders>
            <w:vAlign w:val="center"/>
          </w:tcPr>
          <w:p w14:paraId="06FEAD8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r>
      <w:tr w:rsidR="00DD64FA" w:rsidRPr="00CA5454" w14:paraId="1AC70CCC" w14:textId="77777777" w:rsidTr="002B04F7">
        <w:trPr>
          <w:trHeight w:val="227"/>
        </w:trPr>
        <w:tc>
          <w:tcPr>
            <w:tcW w:w="734" w:type="pct"/>
            <w:vMerge w:val="restart"/>
            <w:tcBorders>
              <w:left w:val="nil"/>
              <w:right w:val="nil"/>
            </w:tcBorders>
            <w:vAlign w:val="center"/>
          </w:tcPr>
          <w:p w14:paraId="049815F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eastAsia="宋体" w:hAnsi="Times New Roman" w:cs="Times New Roman" w:hint="eastAsia"/>
                <w:kern w:val="0"/>
                <w:sz w:val="16"/>
                <w:szCs w:val="16"/>
              </w:rPr>
              <w:t>因收入择业</w:t>
            </w:r>
            <m:oMath>
              <m:r>
                <w:rPr>
                  <w:rFonts w:ascii="Cambria Math" w:eastAsia="宋体" w:hAnsi="Cambria Math" w:cs="Times New Roman"/>
                  <w:kern w:val="0"/>
                  <w:sz w:val="16"/>
                  <w:szCs w:val="16"/>
                </w:rPr>
                <m:t>×</m:t>
              </m:r>
            </m:oMath>
            <w:r>
              <w:rPr>
                <w:rFonts w:ascii="Times New Roman" w:eastAsia="宋体" w:hAnsi="Times New Roman" w:cs="Times New Roman" w:hint="eastAsia"/>
                <w:kern w:val="0"/>
                <w:sz w:val="16"/>
                <w:szCs w:val="16"/>
              </w:rPr>
              <w:t>日均工作时长</w:t>
            </w:r>
          </w:p>
        </w:tc>
        <w:tc>
          <w:tcPr>
            <w:tcW w:w="536" w:type="pct"/>
            <w:tcBorders>
              <w:left w:val="nil"/>
              <w:right w:val="nil"/>
            </w:tcBorders>
            <w:vAlign w:val="center"/>
          </w:tcPr>
          <w:p w14:paraId="598F640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41" w:type="pct"/>
            <w:tcBorders>
              <w:left w:val="nil"/>
              <w:right w:val="nil"/>
            </w:tcBorders>
            <w:vAlign w:val="center"/>
          </w:tcPr>
          <w:p w14:paraId="6CFDE67D"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63804A3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-0.229</w:t>
            </w:r>
            <w:r w:rsidRPr="00CA5454">
              <w:rPr>
                <w:rFonts w:ascii="Times New Roman" w:hAnsi="Times New Roman" w:cs="Times New Roman"/>
                <w:kern w:val="0"/>
                <w:sz w:val="16"/>
                <w:szCs w:val="16"/>
                <w:vertAlign w:val="superscript"/>
              </w:rPr>
              <w:t>*</w:t>
            </w:r>
          </w:p>
        </w:tc>
        <w:tc>
          <w:tcPr>
            <w:tcW w:w="534" w:type="pct"/>
            <w:tcBorders>
              <w:left w:val="nil"/>
              <w:right w:val="nil"/>
            </w:tcBorders>
            <w:vAlign w:val="center"/>
          </w:tcPr>
          <w:p w14:paraId="4BABDCBF"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0.081</w:t>
            </w:r>
          </w:p>
        </w:tc>
        <w:tc>
          <w:tcPr>
            <w:tcW w:w="533" w:type="pct"/>
            <w:tcBorders>
              <w:left w:val="nil"/>
              <w:right w:val="nil"/>
            </w:tcBorders>
            <w:vAlign w:val="center"/>
          </w:tcPr>
          <w:p w14:paraId="1B40712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12413F2F"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gridSpan w:val="2"/>
            <w:vAlign w:val="center"/>
          </w:tcPr>
          <w:p w14:paraId="6C219E07" w14:textId="77777777" w:rsidR="00DD64FA" w:rsidRPr="00CA5454" w:rsidRDefault="00DD64FA" w:rsidP="00393D3B">
            <w:pPr>
              <w:widowControl/>
              <w:jc w:val="center"/>
              <w:rPr>
                <w:rFonts w:ascii="Times New Roman" w:hAnsi="Times New Roman" w:cs="Times New Roman"/>
                <w:kern w:val="0"/>
                <w:sz w:val="16"/>
                <w:szCs w:val="16"/>
              </w:rPr>
            </w:pPr>
          </w:p>
        </w:tc>
        <w:tc>
          <w:tcPr>
            <w:tcW w:w="523" w:type="pct"/>
            <w:vAlign w:val="center"/>
          </w:tcPr>
          <w:p w14:paraId="60B855F9" w14:textId="77777777" w:rsidR="00DD64FA" w:rsidRPr="00CA5454" w:rsidRDefault="00DD64FA" w:rsidP="00393D3B">
            <w:pPr>
              <w:widowControl/>
              <w:jc w:val="center"/>
              <w:rPr>
                <w:rFonts w:ascii="Times New Roman" w:hAnsi="Times New Roman" w:cs="Times New Roman"/>
                <w:kern w:val="0"/>
                <w:sz w:val="16"/>
                <w:szCs w:val="16"/>
              </w:rPr>
            </w:pPr>
          </w:p>
        </w:tc>
      </w:tr>
      <w:tr w:rsidR="00DD64FA" w:rsidRPr="00CA5454" w14:paraId="2989480A" w14:textId="77777777" w:rsidTr="002B04F7">
        <w:trPr>
          <w:trHeight w:val="227"/>
        </w:trPr>
        <w:tc>
          <w:tcPr>
            <w:tcW w:w="734" w:type="pct"/>
            <w:vMerge/>
            <w:tcBorders>
              <w:left w:val="nil"/>
              <w:right w:val="nil"/>
            </w:tcBorders>
            <w:vAlign w:val="center"/>
          </w:tcPr>
          <w:p w14:paraId="6142B1B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6" w:type="pct"/>
            <w:tcBorders>
              <w:left w:val="nil"/>
              <w:right w:val="nil"/>
            </w:tcBorders>
            <w:vAlign w:val="center"/>
          </w:tcPr>
          <w:p w14:paraId="56A7CD5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41" w:type="pct"/>
            <w:tcBorders>
              <w:left w:val="nil"/>
              <w:right w:val="nil"/>
            </w:tcBorders>
            <w:vAlign w:val="center"/>
          </w:tcPr>
          <w:p w14:paraId="7E7E182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4670EF20"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(0.105)</w:t>
            </w:r>
          </w:p>
        </w:tc>
        <w:tc>
          <w:tcPr>
            <w:tcW w:w="534" w:type="pct"/>
            <w:tcBorders>
              <w:left w:val="nil"/>
              <w:right w:val="nil"/>
            </w:tcBorders>
            <w:vAlign w:val="center"/>
          </w:tcPr>
          <w:p w14:paraId="7592749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(0.542)</w:t>
            </w:r>
          </w:p>
        </w:tc>
        <w:tc>
          <w:tcPr>
            <w:tcW w:w="533" w:type="pct"/>
            <w:tcBorders>
              <w:left w:val="nil"/>
              <w:right w:val="nil"/>
            </w:tcBorders>
            <w:vAlign w:val="center"/>
          </w:tcPr>
          <w:p w14:paraId="0E8EC5A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16407AFF"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gridSpan w:val="2"/>
            <w:vAlign w:val="center"/>
          </w:tcPr>
          <w:p w14:paraId="42BB4361" w14:textId="77777777" w:rsidR="00DD64FA" w:rsidRPr="00CA5454" w:rsidRDefault="00DD64FA" w:rsidP="00393D3B">
            <w:pPr>
              <w:widowControl/>
              <w:jc w:val="center"/>
              <w:rPr>
                <w:rFonts w:ascii="Times New Roman" w:hAnsi="Times New Roman" w:cs="Times New Roman"/>
                <w:kern w:val="0"/>
                <w:sz w:val="16"/>
                <w:szCs w:val="16"/>
              </w:rPr>
            </w:pPr>
          </w:p>
        </w:tc>
        <w:tc>
          <w:tcPr>
            <w:tcW w:w="523" w:type="pct"/>
            <w:vAlign w:val="center"/>
          </w:tcPr>
          <w:p w14:paraId="2514C9AA" w14:textId="77777777" w:rsidR="00DD64FA" w:rsidRPr="00CA5454" w:rsidRDefault="00DD64FA" w:rsidP="00393D3B">
            <w:pPr>
              <w:widowControl/>
              <w:jc w:val="center"/>
              <w:rPr>
                <w:rFonts w:ascii="Times New Roman" w:hAnsi="Times New Roman" w:cs="Times New Roman"/>
                <w:kern w:val="0"/>
                <w:sz w:val="16"/>
                <w:szCs w:val="16"/>
              </w:rPr>
            </w:pPr>
          </w:p>
        </w:tc>
      </w:tr>
      <w:tr w:rsidR="00DD64FA" w:rsidRPr="00CA5454" w14:paraId="6796063B" w14:textId="77777777" w:rsidTr="002B04F7">
        <w:trPr>
          <w:trHeight w:val="227"/>
        </w:trPr>
        <w:tc>
          <w:tcPr>
            <w:tcW w:w="734" w:type="pct"/>
            <w:vMerge w:val="restart"/>
            <w:tcBorders>
              <w:left w:val="nil"/>
              <w:right w:val="nil"/>
            </w:tcBorders>
            <w:vAlign w:val="center"/>
          </w:tcPr>
          <w:p w14:paraId="129D73D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eastAsia="宋体" w:hAnsi="Times New Roman" w:cs="Times New Roman" w:hint="eastAsia"/>
                <w:kern w:val="0"/>
                <w:sz w:val="16"/>
                <w:szCs w:val="16"/>
              </w:rPr>
              <w:t>因兴趣择业</w:t>
            </w:r>
            <m:oMath>
              <m:r>
                <w:rPr>
                  <w:rFonts w:ascii="Cambria Math" w:eastAsia="宋体" w:hAnsi="Cambria Math" w:cs="Times New Roman"/>
                  <w:kern w:val="0"/>
                  <w:sz w:val="16"/>
                  <w:szCs w:val="16"/>
                </w:rPr>
                <m:t>×</m:t>
              </m:r>
            </m:oMath>
            <w:r w:rsidRPr="00313B3C">
              <w:rPr>
                <w:rFonts w:ascii="Times New Roman" w:eastAsia="宋体" w:hAnsi="Times New Roman" w:cs="Times New Roman"/>
                <w:kern w:val="0"/>
                <w:sz w:val="16"/>
                <w:szCs w:val="16"/>
              </w:rPr>
              <w:t>月收入</w:t>
            </w:r>
          </w:p>
        </w:tc>
        <w:tc>
          <w:tcPr>
            <w:tcW w:w="536" w:type="pct"/>
            <w:tcBorders>
              <w:left w:val="nil"/>
              <w:right w:val="nil"/>
            </w:tcBorders>
            <w:vAlign w:val="center"/>
          </w:tcPr>
          <w:p w14:paraId="3D71A82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41" w:type="pct"/>
            <w:tcBorders>
              <w:left w:val="nil"/>
              <w:right w:val="nil"/>
            </w:tcBorders>
            <w:vAlign w:val="center"/>
          </w:tcPr>
          <w:p w14:paraId="4C4D41C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4AE1460F"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3F49945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04CC1D0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0.155</w:t>
            </w:r>
          </w:p>
        </w:tc>
        <w:tc>
          <w:tcPr>
            <w:tcW w:w="533" w:type="pct"/>
            <w:tcBorders>
              <w:left w:val="nil"/>
              <w:right w:val="nil"/>
            </w:tcBorders>
            <w:vAlign w:val="center"/>
          </w:tcPr>
          <w:p w14:paraId="258360F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1.143</w:t>
            </w:r>
            <w:r w:rsidRPr="00CA5454">
              <w:rPr>
                <w:rFonts w:ascii="Times New Roman" w:hAnsi="Times New Roman" w:cs="Times New Roman"/>
                <w:kern w:val="0"/>
                <w:sz w:val="16"/>
                <w:szCs w:val="16"/>
                <w:vertAlign w:val="superscript"/>
              </w:rPr>
              <w:t>*</w:t>
            </w:r>
          </w:p>
        </w:tc>
        <w:tc>
          <w:tcPr>
            <w:tcW w:w="533" w:type="pct"/>
            <w:gridSpan w:val="2"/>
            <w:tcBorders>
              <w:left w:val="nil"/>
              <w:right w:val="nil"/>
            </w:tcBorders>
            <w:vAlign w:val="center"/>
          </w:tcPr>
          <w:p w14:paraId="3C2B335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23" w:type="pct"/>
            <w:tcBorders>
              <w:left w:val="nil"/>
              <w:right w:val="nil"/>
            </w:tcBorders>
            <w:vAlign w:val="center"/>
          </w:tcPr>
          <w:p w14:paraId="605CEA5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r>
      <w:tr w:rsidR="00DD64FA" w:rsidRPr="00CA5454" w14:paraId="37310735" w14:textId="77777777" w:rsidTr="002B04F7">
        <w:trPr>
          <w:trHeight w:val="227"/>
        </w:trPr>
        <w:tc>
          <w:tcPr>
            <w:tcW w:w="734" w:type="pct"/>
            <w:vMerge/>
            <w:tcBorders>
              <w:left w:val="nil"/>
              <w:right w:val="nil"/>
            </w:tcBorders>
            <w:vAlign w:val="center"/>
          </w:tcPr>
          <w:p w14:paraId="0179F95A"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6" w:type="pct"/>
            <w:tcBorders>
              <w:left w:val="nil"/>
              <w:right w:val="nil"/>
            </w:tcBorders>
            <w:vAlign w:val="center"/>
          </w:tcPr>
          <w:p w14:paraId="3F5FA519"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41" w:type="pct"/>
            <w:tcBorders>
              <w:left w:val="nil"/>
              <w:right w:val="nil"/>
            </w:tcBorders>
            <w:vAlign w:val="center"/>
          </w:tcPr>
          <w:p w14:paraId="534D7AC9"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5E6C59F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7DC5517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15D34D8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(0.104)</w:t>
            </w:r>
          </w:p>
        </w:tc>
        <w:tc>
          <w:tcPr>
            <w:tcW w:w="533" w:type="pct"/>
            <w:tcBorders>
              <w:left w:val="nil"/>
              <w:right w:val="nil"/>
            </w:tcBorders>
            <w:vAlign w:val="center"/>
          </w:tcPr>
          <w:p w14:paraId="6651DAE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(0.530)</w:t>
            </w:r>
          </w:p>
        </w:tc>
        <w:tc>
          <w:tcPr>
            <w:tcW w:w="533" w:type="pct"/>
            <w:gridSpan w:val="2"/>
            <w:tcBorders>
              <w:left w:val="nil"/>
              <w:right w:val="nil"/>
            </w:tcBorders>
            <w:vAlign w:val="center"/>
          </w:tcPr>
          <w:p w14:paraId="6D48C0B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23" w:type="pct"/>
            <w:tcBorders>
              <w:left w:val="nil"/>
              <w:right w:val="nil"/>
            </w:tcBorders>
            <w:vAlign w:val="center"/>
          </w:tcPr>
          <w:p w14:paraId="1B1607A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r>
      <w:tr w:rsidR="00DD64FA" w:rsidRPr="00CA5454" w14:paraId="24DE5ABC" w14:textId="77777777" w:rsidTr="002B04F7">
        <w:trPr>
          <w:trHeight w:val="227"/>
        </w:trPr>
        <w:tc>
          <w:tcPr>
            <w:tcW w:w="734" w:type="pct"/>
            <w:vMerge w:val="restart"/>
            <w:tcBorders>
              <w:left w:val="nil"/>
              <w:right w:val="nil"/>
            </w:tcBorders>
            <w:vAlign w:val="center"/>
          </w:tcPr>
          <w:p w14:paraId="6EEE5F28" w14:textId="77777777" w:rsidR="00DD64FA" w:rsidRPr="00834A51" w:rsidRDefault="00DD64FA" w:rsidP="00393D3B">
            <w:pPr>
              <w:autoSpaceDE w:val="0"/>
              <w:autoSpaceDN w:val="0"/>
              <w:adjustRightInd w:val="0"/>
              <w:jc w:val="center"/>
              <w:rPr>
                <w:rFonts w:ascii="Times New Roman" w:hAnsi="Times New Roman" w:cs="Times New Roman"/>
                <w:i/>
                <w:kern w:val="0"/>
                <w:sz w:val="16"/>
                <w:szCs w:val="16"/>
              </w:rPr>
            </w:pPr>
            <w:r>
              <w:rPr>
                <w:rFonts w:ascii="Times New Roman" w:eastAsia="宋体" w:hAnsi="Times New Roman" w:cs="Times New Roman" w:hint="eastAsia"/>
                <w:kern w:val="0"/>
                <w:sz w:val="16"/>
                <w:szCs w:val="16"/>
              </w:rPr>
              <w:t>因兴趣择业</w:t>
            </w:r>
            <m:oMath>
              <m:r>
                <w:rPr>
                  <w:rFonts w:ascii="Cambria Math" w:eastAsia="宋体" w:hAnsi="Cambria Math" w:cs="Times New Roman"/>
                  <w:kern w:val="0"/>
                  <w:sz w:val="16"/>
                  <w:szCs w:val="16"/>
                </w:rPr>
                <m:t>×</m:t>
              </m:r>
            </m:oMath>
            <w:r>
              <w:rPr>
                <w:rFonts w:ascii="Times New Roman" w:eastAsia="宋体" w:hAnsi="Times New Roman" w:cs="Times New Roman" w:hint="eastAsia"/>
                <w:kern w:val="0"/>
                <w:sz w:val="16"/>
                <w:szCs w:val="16"/>
              </w:rPr>
              <w:t>日均工作时长</w:t>
            </w:r>
          </w:p>
        </w:tc>
        <w:tc>
          <w:tcPr>
            <w:tcW w:w="536" w:type="pct"/>
            <w:tcBorders>
              <w:left w:val="nil"/>
              <w:right w:val="nil"/>
            </w:tcBorders>
            <w:vAlign w:val="center"/>
          </w:tcPr>
          <w:p w14:paraId="49C578B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41" w:type="pct"/>
            <w:tcBorders>
              <w:left w:val="nil"/>
              <w:right w:val="nil"/>
            </w:tcBorders>
            <w:vAlign w:val="center"/>
          </w:tcPr>
          <w:p w14:paraId="37B5EA90"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58F47279"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34D875D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6F2D391A"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34F49AA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gridSpan w:val="2"/>
            <w:vAlign w:val="center"/>
          </w:tcPr>
          <w:p w14:paraId="26DDA40E" w14:textId="77777777" w:rsidR="00DD64FA" w:rsidRPr="00CA5454" w:rsidRDefault="00DD64FA" w:rsidP="00393D3B">
            <w:pPr>
              <w:widowControl/>
              <w:jc w:val="center"/>
              <w:rPr>
                <w:rFonts w:ascii="Times New Roman" w:hAnsi="Times New Roman" w:cs="Times New Roman"/>
                <w:kern w:val="0"/>
                <w:sz w:val="16"/>
                <w:szCs w:val="16"/>
              </w:rPr>
            </w:pPr>
            <w:r w:rsidRPr="00CA5454">
              <w:rPr>
                <w:rFonts w:ascii="Times New Roman" w:hAnsi="Times New Roman" w:cs="Times New Roman"/>
                <w:kern w:val="0"/>
                <w:sz w:val="16"/>
                <w:szCs w:val="16"/>
              </w:rPr>
              <w:t>0.141</w:t>
            </w:r>
          </w:p>
        </w:tc>
        <w:tc>
          <w:tcPr>
            <w:tcW w:w="523" w:type="pct"/>
            <w:vAlign w:val="center"/>
          </w:tcPr>
          <w:p w14:paraId="1FEB6715" w14:textId="77777777" w:rsidR="00DD64FA" w:rsidRPr="00CA5454" w:rsidRDefault="00DD64FA" w:rsidP="00393D3B">
            <w:pPr>
              <w:widowControl/>
              <w:jc w:val="center"/>
              <w:rPr>
                <w:rFonts w:ascii="Times New Roman" w:hAnsi="Times New Roman" w:cs="Times New Roman"/>
                <w:kern w:val="0"/>
                <w:sz w:val="16"/>
                <w:szCs w:val="16"/>
              </w:rPr>
            </w:pPr>
            <w:r>
              <w:rPr>
                <w:rFonts w:ascii="Times New Roman" w:hAnsi="Times New Roman" w:cs="Times New Roman"/>
                <w:kern w:val="0"/>
                <w:sz w:val="16"/>
                <w:szCs w:val="16"/>
              </w:rPr>
              <w:t>1.349</w:t>
            </w:r>
            <w:r w:rsidRPr="004205BC">
              <w:rPr>
                <w:rFonts w:ascii="Times New Roman" w:hAnsi="Times New Roman" w:cs="Times New Roman"/>
                <w:kern w:val="0"/>
                <w:sz w:val="16"/>
                <w:szCs w:val="16"/>
                <w:vertAlign w:val="superscript"/>
              </w:rPr>
              <w:t>*</w:t>
            </w:r>
          </w:p>
        </w:tc>
      </w:tr>
      <w:tr w:rsidR="00DD64FA" w:rsidRPr="00CA5454" w14:paraId="0174B267" w14:textId="77777777" w:rsidTr="002B04F7">
        <w:trPr>
          <w:trHeight w:val="227"/>
        </w:trPr>
        <w:tc>
          <w:tcPr>
            <w:tcW w:w="734" w:type="pct"/>
            <w:vMerge/>
            <w:tcBorders>
              <w:left w:val="nil"/>
              <w:right w:val="nil"/>
            </w:tcBorders>
          </w:tcPr>
          <w:p w14:paraId="014BAA6E" w14:textId="77777777" w:rsidR="00DD64FA" w:rsidRPr="00CA5454" w:rsidRDefault="00DD64FA" w:rsidP="00393D3B">
            <w:pPr>
              <w:autoSpaceDE w:val="0"/>
              <w:autoSpaceDN w:val="0"/>
              <w:adjustRightInd w:val="0"/>
              <w:rPr>
                <w:rFonts w:ascii="Times New Roman" w:hAnsi="Times New Roman" w:cs="Times New Roman"/>
                <w:kern w:val="0"/>
                <w:sz w:val="16"/>
                <w:szCs w:val="16"/>
              </w:rPr>
            </w:pPr>
          </w:p>
        </w:tc>
        <w:tc>
          <w:tcPr>
            <w:tcW w:w="536" w:type="pct"/>
            <w:tcBorders>
              <w:left w:val="nil"/>
              <w:right w:val="nil"/>
            </w:tcBorders>
            <w:vAlign w:val="center"/>
          </w:tcPr>
          <w:p w14:paraId="4ED5E00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41" w:type="pct"/>
            <w:tcBorders>
              <w:left w:val="nil"/>
              <w:right w:val="nil"/>
            </w:tcBorders>
            <w:vAlign w:val="center"/>
          </w:tcPr>
          <w:p w14:paraId="7E01455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11CEE2A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48D98FF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5D7496C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5CCA066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p>
        </w:tc>
        <w:tc>
          <w:tcPr>
            <w:tcW w:w="533" w:type="pct"/>
            <w:gridSpan w:val="2"/>
            <w:vAlign w:val="center"/>
          </w:tcPr>
          <w:p w14:paraId="4D652FCE" w14:textId="77777777" w:rsidR="00DD64FA" w:rsidRPr="00CA5454" w:rsidRDefault="00DD64FA" w:rsidP="00393D3B">
            <w:pPr>
              <w:widowControl/>
              <w:jc w:val="center"/>
              <w:rPr>
                <w:rFonts w:ascii="Times New Roman" w:hAnsi="Times New Roman" w:cs="Times New Roman"/>
                <w:kern w:val="0"/>
                <w:sz w:val="16"/>
                <w:szCs w:val="16"/>
              </w:rPr>
            </w:pPr>
            <w:r w:rsidRPr="00CA5454">
              <w:rPr>
                <w:rFonts w:ascii="Times New Roman" w:hAnsi="Times New Roman" w:cs="Times New Roman"/>
                <w:kern w:val="0"/>
                <w:sz w:val="16"/>
                <w:szCs w:val="16"/>
              </w:rPr>
              <w:t>(0.104)</w:t>
            </w:r>
          </w:p>
        </w:tc>
        <w:tc>
          <w:tcPr>
            <w:tcW w:w="523" w:type="pct"/>
            <w:vAlign w:val="center"/>
          </w:tcPr>
          <w:p w14:paraId="3DE7D21F" w14:textId="77777777" w:rsidR="00DD64FA" w:rsidRPr="00CA5454" w:rsidRDefault="00DD64FA" w:rsidP="00393D3B">
            <w:pPr>
              <w:widowControl/>
              <w:jc w:val="center"/>
              <w:rPr>
                <w:rFonts w:ascii="Times New Roman" w:hAnsi="Times New Roman" w:cs="Times New Roman"/>
                <w:kern w:val="0"/>
                <w:sz w:val="16"/>
                <w:szCs w:val="16"/>
              </w:rPr>
            </w:pPr>
            <w:r>
              <w:rPr>
                <w:rFonts w:ascii="Times New Roman" w:hAnsi="Times New Roman" w:cs="Times New Roman"/>
                <w:kern w:val="0"/>
                <w:sz w:val="16"/>
                <w:szCs w:val="16"/>
              </w:rPr>
              <w:t>(0.530)</w:t>
            </w:r>
          </w:p>
        </w:tc>
      </w:tr>
      <w:tr w:rsidR="00DD64FA" w:rsidRPr="00CA5454" w14:paraId="0F8521CD" w14:textId="77777777" w:rsidTr="002B04F7">
        <w:trPr>
          <w:trHeight w:val="227"/>
        </w:trPr>
        <w:tc>
          <w:tcPr>
            <w:tcW w:w="734" w:type="pct"/>
            <w:vMerge w:val="restart"/>
            <w:tcBorders>
              <w:left w:val="nil"/>
              <w:right w:val="nil"/>
            </w:tcBorders>
            <w:vAlign w:val="center"/>
          </w:tcPr>
          <w:p w14:paraId="74ECC34D" w14:textId="77777777" w:rsidR="00DD64FA" w:rsidRPr="00CC1097" w:rsidRDefault="00DD64FA" w:rsidP="00393D3B">
            <w:pPr>
              <w:autoSpaceDE w:val="0"/>
              <w:autoSpaceDN w:val="0"/>
              <w:adjustRightInd w:val="0"/>
              <w:jc w:val="center"/>
              <w:rPr>
                <w:rFonts w:ascii="宋体" w:eastAsia="宋体" w:hAnsi="宋体" w:cs="Times New Roman"/>
                <w:kern w:val="0"/>
                <w:sz w:val="16"/>
                <w:szCs w:val="16"/>
              </w:rPr>
            </w:pPr>
            <w:r w:rsidRPr="00CC1097">
              <w:rPr>
                <w:rFonts w:ascii="宋体" w:eastAsia="宋体" w:hAnsi="宋体" w:cs="Times New Roman" w:hint="eastAsia"/>
                <w:kern w:val="0"/>
                <w:sz w:val="16"/>
                <w:szCs w:val="16"/>
              </w:rPr>
              <w:t>常数项</w:t>
            </w:r>
          </w:p>
        </w:tc>
        <w:tc>
          <w:tcPr>
            <w:tcW w:w="536" w:type="pct"/>
            <w:tcBorders>
              <w:left w:val="nil"/>
              <w:right w:val="nil"/>
            </w:tcBorders>
            <w:vAlign w:val="center"/>
          </w:tcPr>
          <w:p w14:paraId="3A0D4F6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9.201</w:t>
            </w:r>
            <w:r w:rsidRPr="00076E2C">
              <w:rPr>
                <w:rFonts w:ascii="Times New Roman" w:hAnsi="Times New Roman" w:cs="Times New Roman"/>
                <w:kern w:val="0"/>
                <w:sz w:val="16"/>
                <w:szCs w:val="16"/>
                <w:vertAlign w:val="superscript"/>
              </w:rPr>
              <w:t>***</w:t>
            </w:r>
          </w:p>
        </w:tc>
        <w:tc>
          <w:tcPr>
            <w:tcW w:w="541" w:type="pct"/>
            <w:tcBorders>
              <w:left w:val="nil"/>
              <w:right w:val="nil"/>
            </w:tcBorders>
            <w:vAlign w:val="center"/>
          </w:tcPr>
          <w:p w14:paraId="2BAC973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hint="eastAsia"/>
                <w:kern w:val="0"/>
                <w:sz w:val="16"/>
                <w:szCs w:val="16"/>
              </w:rPr>
              <w:t>7.230</w:t>
            </w:r>
            <w:r w:rsidRPr="00076E2C">
              <w:rPr>
                <w:rFonts w:ascii="Times New Roman" w:hAnsi="Times New Roman" w:cs="Times New Roman"/>
                <w:kern w:val="0"/>
                <w:sz w:val="16"/>
                <w:szCs w:val="16"/>
                <w:vertAlign w:val="superscript"/>
              </w:rPr>
              <w:t>***</w:t>
            </w:r>
          </w:p>
        </w:tc>
        <w:tc>
          <w:tcPr>
            <w:tcW w:w="533" w:type="pct"/>
            <w:tcBorders>
              <w:left w:val="nil"/>
              <w:right w:val="nil"/>
            </w:tcBorders>
            <w:vAlign w:val="center"/>
          </w:tcPr>
          <w:p w14:paraId="1731B63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9.242</w:t>
            </w:r>
            <w:r w:rsidRPr="00076E2C">
              <w:rPr>
                <w:rFonts w:ascii="Times New Roman" w:hAnsi="Times New Roman" w:cs="Times New Roman"/>
                <w:kern w:val="0"/>
                <w:sz w:val="16"/>
                <w:szCs w:val="16"/>
                <w:vertAlign w:val="superscript"/>
              </w:rPr>
              <w:t>***</w:t>
            </w:r>
          </w:p>
        </w:tc>
        <w:tc>
          <w:tcPr>
            <w:tcW w:w="534" w:type="pct"/>
            <w:tcBorders>
              <w:left w:val="nil"/>
              <w:right w:val="nil"/>
            </w:tcBorders>
            <w:vAlign w:val="center"/>
          </w:tcPr>
          <w:p w14:paraId="6927BC9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7.269</w:t>
            </w:r>
            <w:r w:rsidRPr="00076E2C">
              <w:rPr>
                <w:rFonts w:ascii="Times New Roman" w:hAnsi="Times New Roman" w:cs="Times New Roman"/>
                <w:kern w:val="0"/>
                <w:sz w:val="16"/>
                <w:szCs w:val="16"/>
                <w:vertAlign w:val="superscript"/>
              </w:rPr>
              <w:t>***</w:t>
            </w:r>
          </w:p>
        </w:tc>
        <w:tc>
          <w:tcPr>
            <w:tcW w:w="533" w:type="pct"/>
            <w:tcBorders>
              <w:left w:val="nil"/>
              <w:right w:val="nil"/>
            </w:tcBorders>
            <w:vAlign w:val="center"/>
          </w:tcPr>
          <w:p w14:paraId="347A9C3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9.324</w:t>
            </w:r>
            <w:r w:rsidRPr="00076E2C">
              <w:rPr>
                <w:rFonts w:ascii="Times New Roman" w:hAnsi="Times New Roman" w:cs="Times New Roman"/>
                <w:kern w:val="0"/>
                <w:sz w:val="16"/>
                <w:szCs w:val="16"/>
                <w:vertAlign w:val="superscript"/>
              </w:rPr>
              <w:t>***</w:t>
            </w:r>
          </w:p>
        </w:tc>
        <w:tc>
          <w:tcPr>
            <w:tcW w:w="533" w:type="pct"/>
            <w:tcBorders>
              <w:left w:val="nil"/>
              <w:right w:val="nil"/>
            </w:tcBorders>
            <w:vAlign w:val="center"/>
          </w:tcPr>
          <w:p w14:paraId="5EC795AA"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7.589</w:t>
            </w:r>
            <w:r w:rsidRPr="00076E2C">
              <w:rPr>
                <w:rFonts w:ascii="Times New Roman" w:hAnsi="Times New Roman" w:cs="Times New Roman"/>
                <w:kern w:val="0"/>
                <w:sz w:val="16"/>
                <w:szCs w:val="16"/>
                <w:vertAlign w:val="superscript"/>
              </w:rPr>
              <w:t>***</w:t>
            </w:r>
          </w:p>
        </w:tc>
        <w:tc>
          <w:tcPr>
            <w:tcW w:w="533" w:type="pct"/>
            <w:gridSpan w:val="2"/>
            <w:vAlign w:val="center"/>
          </w:tcPr>
          <w:p w14:paraId="29C570A1" w14:textId="77777777" w:rsidR="00DD64FA" w:rsidRPr="00CA5454" w:rsidRDefault="00DD64FA" w:rsidP="00393D3B">
            <w:pPr>
              <w:widowControl/>
              <w:jc w:val="center"/>
              <w:rPr>
                <w:rFonts w:ascii="Times New Roman" w:hAnsi="Times New Roman" w:cs="Times New Roman"/>
                <w:kern w:val="0"/>
                <w:sz w:val="16"/>
                <w:szCs w:val="16"/>
              </w:rPr>
            </w:pPr>
            <w:r>
              <w:rPr>
                <w:rFonts w:ascii="Times New Roman" w:hAnsi="Times New Roman" w:cs="Times New Roman"/>
                <w:kern w:val="0"/>
                <w:sz w:val="16"/>
                <w:szCs w:val="16"/>
              </w:rPr>
              <w:t>9.321</w:t>
            </w:r>
            <w:r w:rsidRPr="00076E2C">
              <w:rPr>
                <w:rFonts w:ascii="Times New Roman" w:hAnsi="Times New Roman" w:cs="Times New Roman"/>
                <w:kern w:val="0"/>
                <w:sz w:val="16"/>
                <w:szCs w:val="16"/>
                <w:vertAlign w:val="superscript"/>
              </w:rPr>
              <w:t>***</w:t>
            </w:r>
          </w:p>
        </w:tc>
        <w:tc>
          <w:tcPr>
            <w:tcW w:w="523" w:type="pct"/>
            <w:vAlign w:val="center"/>
          </w:tcPr>
          <w:p w14:paraId="167E8A1C" w14:textId="77777777" w:rsidR="00DD64FA" w:rsidRDefault="00DD64FA" w:rsidP="00393D3B">
            <w:pPr>
              <w:widowControl/>
              <w:jc w:val="center"/>
              <w:rPr>
                <w:rFonts w:ascii="Times New Roman" w:hAnsi="Times New Roman" w:cs="Times New Roman"/>
                <w:kern w:val="0"/>
                <w:sz w:val="16"/>
                <w:szCs w:val="16"/>
              </w:rPr>
            </w:pPr>
            <w:r>
              <w:rPr>
                <w:rFonts w:ascii="Times New Roman" w:hAnsi="Times New Roman" w:cs="Times New Roman"/>
                <w:kern w:val="0"/>
                <w:sz w:val="16"/>
                <w:szCs w:val="16"/>
              </w:rPr>
              <w:t>7.955</w:t>
            </w:r>
            <w:r w:rsidRPr="00076E2C">
              <w:rPr>
                <w:rFonts w:ascii="Times New Roman" w:hAnsi="Times New Roman" w:cs="Times New Roman"/>
                <w:kern w:val="0"/>
                <w:sz w:val="16"/>
                <w:szCs w:val="16"/>
                <w:vertAlign w:val="superscript"/>
              </w:rPr>
              <w:t>***</w:t>
            </w:r>
          </w:p>
        </w:tc>
      </w:tr>
      <w:tr w:rsidR="00DD64FA" w:rsidRPr="00CA5454" w14:paraId="22E420C5" w14:textId="77777777" w:rsidTr="002B04F7">
        <w:trPr>
          <w:trHeight w:val="227"/>
        </w:trPr>
        <w:tc>
          <w:tcPr>
            <w:tcW w:w="734" w:type="pct"/>
            <w:vMerge/>
            <w:tcBorders>
              <w:left w:val="nil"/>
              <w:right w:val="nil"/>
            </w:tcBorders>
          </w:tcPr>
          <w:p w14:paraId="016E6FD9" w14:textId="77777777" w:rsidR="00DD64FA" w:rsidRPr="00CA5454" w:rsidRDefault="00DD64FA" w:rsidP="00393D3B">
            <w:pPr>
              <w:autoSpaceDE w:val="0"/>
              <w:autoSpaceDN w:val="0"/>
              <w:adjustRightInd w:val="0"/>
              <w:rPr>
                <w:rFonts w:ascii="Times New Roman" w:hAnsi="Times New Roman" w:cs="Times New Roman"/>
                <w:kern w:val="0"/>
                <w:sz w:val="16"/>
                <w:szCs w:val="16"/>
              </w:rPr>
            </w:pPr>
          </w:p>
        </w:tc>
        <w:tc>
          <w:tcPr>
            <w:tcW w:w="536" w:type="pct"/>
            <w:tcBorders>
              <w:left w:val="nil"/>
              <w:right w:val="nil"/>
            </w:tcBorders>
            <w:vAlign w:val="center"/>
          </w:tcPr>
          <w:p w14:paraId="04C5780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(0.351)</w:t>
            </w:r>
          </w:p>
        </w:tc>
        <w:tc>
          <w:tcPr>
            <w:tcW w:w="541" w:type="pct"/>
            <w:tcBorders>
              <w:left w:val="nil"/>
              <w:right w:val="nil"/>
            </w:tcBorders>
            <w:vAlign w:val="center"/>
          </w:tcPr>
          <w:p w14:paraId="269B689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(1.969)</w:t>
            </w:r>
          </w:p>
        </w:tc>
        <w:tc>
          <w:tcPr>
            <w:tcW w:w="533" w:type="pct"/>
            <w:tcBorders>
              <w:left w:val="nil"/>
              <w:right w:val="nil"/>
            </w:tcBorders>
            <w:vAlign w:val="center"/>
          </w:tcPr>
          <w:p w14:paraId="3308FE8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(0.350)</w:t>
            </w:r>
          </w:p>
        </w:tc>
        <w:tc>
          <w:tcPr>
            <w:tcW w:w="534" w:type="pct"/>
            <w:tcBorders>
              <w:left w:val="nil"/>
              <w:right w:val="nil"/>
            </w:tcBorders>
            <w:vAlign w:val="center"/>
          </w:tcPr>
          <w:p w14:paraId="7B18642D"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(1.982)</w:t>
            </w:r>
          </w:p>
        </w:tc>
        <w:tc>
          <w:tcPr>
            <w:tcW w:w="533" w:type="pct"/>
            <w:tcBorders>
              <w:left w:val="nil"/>
              <w:right w:val="nil"/>
            </w:tcBorders>
            <w:vAlign w:val="center"/>
          </w:tcPr>
          <w:p w14:paraId="71C81B9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(0.349)</w:t>
            </w:r>
          </w:p>
        </w:tc>
        <w:tc>
          <w:tcPr>
            <w:tcW w:w="533" w:type="pct"/>
            <w:tcBorders>
              <w:left w:val="nil"/>
              <w:right w:val="nil"/>
            </w:tcBorders>
            <w:vAlign w:val="center"/>
          </w:tcPr>
          <w:p w14:paraId="24D6DD5A"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(1.971)</w:t>
            </w:r>
          </w:p>
        </w:tc>
        <w:tc>
          <w:tcPr>
            <w:tcW w:w="533" w:type="pct"/>
            <w:gridSpan w:val="2"/>
            <w:vAlign w:val="center"/>
          </w:tcPr>
          <w:p w14:paraId="61F67E6A" w14:textId="77777777" w:rsidR="00DD64FA" w:rsidRPr="00CA5454" w:rsidRDefault="00DD64FA" w:rsidP="00393D3B">
            <w:pPr>
              <w:widowControl/>
              <w:jc w:val="center"/>
              <w:rPr>
                <w:rFonts w:ascii="Times New Roman" w:hAnsi="Times New Roman" w:cs="Times New Roman"/>
                <w:kern w:val="0"/>
                <w:sz w:val="16"/>
                <w:szCs w:val="16"/>
              </w:rPr>
            </w:pPr>
            <w:r>
              <w:rPr>
                <w:rFonts w:ascii="Times New Roman" w:hAnsi="Times New Roman" w:cs="Times New Roman"/>
                <w:kern w:val="0"/>
                <w:sz w:val="16"/>
                <w:szCs w:val="16"/>
              </w:rPr>
              <w:t>(0.349)</w:t>
            </w:r>
          </w:p>
        </w:tc>
        <w:tc>
          <w:tcPr>
            <w:tcW w:w="523" w:type="pct"/>
            <w:vAlign w:val="center"/>
          </w:tcPr>
          <w:p w14:paraId="485C959A" w14:textId="77777777" w:rsidR="00DD64FA" w:rsidRDefault="00DD64FA" w:rsidP="00393D3B">
            <w:pPr>
              <w:widowControl/>
              <w:jc w:val="center"/>
              <w:rPr>
                <w:rFonts w:ascii="Times New Roman" w:hAnsi="Times New Roman" w:cs="Times New Roman"/>
                <w:kern w:val="0"/>
                <w:sz w:val="16"/>
                <w:szCs w:val="16"/>
              </w:rPr>
            </w:pPr>
            <w:r>
              <w:rPr>
                <w:rFonts w:ascii="Times New Roman" w:hAnsi="Times New Roman" w:cs="Times New Roman"/>
                <w:kern w:val="0"/>
                <w:sz w:val="16"/>
                <w:szCs w:val="16"/>
              </w:rPr>
              <w:t>(1.981)</w:t>
            </w:r>
          </w:p>
        </w:tc>
      </w:tr>
      <w:tr w:rsidR="00DD64FA" w:rsidRPr="00CA5454" w14:paraId="5CB197C0" w14:textId="77777777" w:rsidTr="002B04F7">
        <w:trPr>
          <w:trHeight w:val="227"/>
        </w:trPr>
        <w:tc>
          <w:tcPr>
            <w:tcW w:w="734" w:type="pct"/>
            <w:tcBorders>
              <w:left w:val="nil"/>
              <w:bottom w:val="single" w:sz="8" w:space="0" w:color="auto"/>
              <w:right w:val="nil"/>
            </w:tcBorders>
          </w:tcPr>
          <w:p w14:paraId="24C9E7A8" w14:textId="77777777" w:rsidR="00DD64FA" w:rsidRPr="000E181A" w:rsidRDefault="00DD64FA" w:rsidP="00393D3B">
            <w:pPr>
              <w:autoSpaceDE w:val="0"/>
              <w:autoSpaceDN w:val="0"/>
              <w:adjustRightInd w:val="0"/>
              <w:jc w:val="center"/>
              <w:rPr>
                <w:rFonts w:ascii="宋体" w:eastAsia="宋体" w:hAnsi="宋体" w:cs="Times New Roman"/>
                <w:kern w:val="0"/>
                <w:sz w:val="16"/>
                <w:szCs w:val="16"/>
              </w:rPr>
            </w:pPr>
            <w:r w:rsidRPr="000E181A">
              <w:rPr>
                <w:rFonts w:ascii="宋体" w:eastAsia="宋体" w:hAnsi="宋体" w:cs="Times New Roman" w:hint="eastAsia"/>
                <w:kern w:val="0"/>
                <w:sz w:val="16"/>
                <w:szCs w:val="16"/>
              </w:rPr>
              <w:t>控制变量</w:t>
            </w:r>
          </w:p>
        </w:tc>
        <w:tc>
          <w:tcPr>
            <w:tcW w:w="536" w:type="pct"/>
            <w:tcBorders>
              <w:left w:val="nil"/>
              <w:bottom w:val="single" w:sz="8" w:space="0" w:color="auto"/>
              <w:right w:val="nil"/>
            </w:tcBorders>
            <w:vAlign w:val="center"/>
          </w:tcPr>
          <w:p w14:paraId="70C8D372"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41" w:type="pct"/>
            <w:tcBorders>
              <w:left w:val="nil"/>
              <w:bottom w:val="single" w:sz="8" w:space="0" w:color="auto"/>
              <w:right w:val="nil"/>
            </w:tcBorders>
            <w:vAlign w:val="center"/>
          </w:tcPr>
          <w:p w14:paraId="6364BE30"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33" w:type="pct"/>
            <w:tcBorders>
              <w:left w:val="nil"/>
              <w:bottom w:val="single" w:sz="8" w:space="0" w:color="auto"/>
              <w:right w:val="nil"/>
            </w:tcBorders>
            <w:vAlign w:val="center"/>
          </w:tcPr>
          <w:p w14:paraId="2AE1285B"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34" w:type="pct"/>
            <w:tcBorders>
              <w:left w:val="nil"/>
              <w:bottom w:val="single" w:sz="8" w:space="0" w:color="auto"/>
              <w:right w:val="nil"/>
            </w:tcBorders>
            <w:vAlign w:val="center"/>
          </w:tcPr>
          <w:p w14:paraId="1AD5FAA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33" w:type="pct"/>
            <w:tcBorders>
              <w:left w:val="nil"/>
              <w:bottom w:val="single" w:sz="8" w:space="0" w:color="auto"/>
              <w:right w:val="nil"/>
            </w:tcBorders>
            <w:vAlign w:val="center"/>
          </w:tcPr>
          <w:p w14:paraId="1DFCEEF2"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33" w:type="pct"/>
            <w:tcBorders>
              <w:left w:val="nil"/>
              <w:bottom w:val="single" w:sz="8" w:space="0" w:color="auto"/>
              <w:right w:val="nil"/>
            </w:tcBorders>
            <w:vAlign w:val="center"/>
          </w:tcPr>
          <w:p w14:paraId="0B67887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33" w:type="pct"/>
            <w:gridSpan w:val="2"/>
            <w:vAlign w:val="center"/>
          </w:tcPr>
          <w:p w14:paraId="1DEA1851" w14:textId="77777777" w:rsidR="00DD64FA" w:rsidRPr="00CA5454" w:rsidRDefault="00DD64FA" w:rsidP="00393D3B">
            <w:pPr>
              <w:widowControl/>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23" w:type="pct"/>
            <w:vAlign w:val="center"/>
          </w:tcPr>
          <w:p w14:paraId="38B396EB" w14:textId="77777777" w:rsidR="00DD64FA" w:rsidRPr="00CA5454" w:rsidRDefault="00DD64FA" w:rsidP="00393D3B">
            <w:pPr>
              <w:widowControl/>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r>
      <w:tr w:rsidR="00DD64FA" w:rsidRPr="00CA5454" w14:paraId="0357CC8F" w14:textId="77777777" w:rsidTr="002B04F7">
        <w:trPr>
          <w:trHeight w:val="227"/>
        </w:trPr>
        <w:tc>
          <w:tcPr>
            <w:tcW w:w="734" w:type="pct"/>
            <w:tcBorders>
              <w:top w:val="single" w:sz="8" w:space="0" w:color="auto"/>
              <w:left w:val="nil"/>
              <w:bottom w:val="nil"/>
              <w:right w:val="nil"/>
            </w:tcBorders>
          </w:tcPr>
          <w:p w14:paraId="24178D8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i/>
                <w:iCs/>
                <w:kern w:val="0"/>
                <w:sz w:val="16"/>
                <w:szCs w:val="16"/>
              </w:rPr>
              <w:t>R</w:t>
            </w:r>
            <w:r w:rsidRPr="00CA5454">
              <w:rPr>
                <w:rFonts w:ascii="Times New Roman" w:hAnsi="Times New Roman" w:cs="Times New Roman"/>
                <w:kern w:val="0"/>
                <w:sz w:val="16"/>
                <w:szCs w:val="16"/>
                <w:vertAlign w:val="superscript"/>
              </w:rPr>
              <w:t>2</w:t>
            </w:r>
          </w:p>
        </w:tc>
        <w:tc>
          <w:tcPr>
            <w:tcW w:w="536" w:type="pct"/>
            <w:tcBorders>
              <w:top w:val="single" w:sz="8" w:space="0" w:color="auto"/>
              <w:left w:val="nil"/>
              <w:bottom w:val="nil"/>
              <w:right w:val="nil"/>
            </w:tcBorders>
          </w:tcPr>
          <w:p w14:paraId="369E03CF"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0.044</w:t>
            </w:r>
          </w:p>
        </w:tc>
        <w:tc>
          <w:tcPr>
            <w:tcW w:w="541" w:type="pct"/>
            <w:tcBorders>
              <w:top w:val="single" w:sz="8" w:space="0" w:color="auto"/>
              <w:left w:val="nil"/>
              <w:bottom w:val="nil"/>
              <w:right w:val="nil"/>
            </w:tcBorders>
          </w:tcPr>
          <w:p w14:paraId="6704EEC5"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0.228</w:t>
            </w:r>
          </w:p>
        </w:tc>
        <w:tc>
          <w:tcPr>
            <w:tcW w:w="533" w:type="pct"/>
            <w:tcBorders>
              <w:top w:val="single" w:sz="8" w:space="0" w:color="auto"/>
              <w:left w:val="nil"/>
              <w:bottom w:val="nil"/>
              <w:right w:val="nil"/>
            </w:tcBorders>
          </w:tcPr>
          <w:p w14:paraId="4348DBD9"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0.044</w:t>
            </w:r>
          </w:p>
        </w:tc>
        <w:tc>
          <w:tcPr>
            <w:tcW w:w="534" w:type="pct"/>
            <w:tcBorders>
              <w:top w:val="single" w:sz="8" w:space="0" w:color="auto"/>
              <w:left w:val="nil"/>
              <w:bottom w:val="nil"/>
              <w:right w:val="nil"/>
            </w:tcBorders>
          </w:tcPr>
          <w:p w14:paraId="5D26FD54"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0.225</w:t>
            </w:r>
          </w:p>
        </w:tc>
        <w:tc>
          <w:tcPr>
            <w:tcW w:w="533" w:type="pct"/>
            <w:tcBorders>
              <w:top w:val="single" w:sz="8" w:space="0" w:color="auto"/>
              <w:left w:val="nil"/>
              <w:bottom w:val="nil"/>
              <w:right w:val="nil"/>
            </w:tcBorders>
          </w:tcPr>
          <w:p w14:paraId="3BD1762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0.044</w:t>
            </w:r>
          </w:p>
        </w:tc>
        <w:tc>
          <w:tcPr>
            <w:tcW w:w="533" w:type="pct"/>
            <w:tcBorders>
              <w:top w:val="single" w:sz="8" w:space="0" w:color="auto"/>
              <w:left w:val="nil"/>
              <w:bottom w:val="nil"/>
              <w:right w:val="nil"/>
            </w:tcBorders>
          </w:tcPr>
          <w:p w14:paraId="6DAD981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0.232</w:t>
            </w:r>
          </w:p>
        </w:tc>
        <w:tc>
          <w:tcPr>
            <w:tcW w:w="533" w:type="pct"/>
            <w:gridSpan w:val="2"/>
            <w:tcBorders>
              <w:top w:val="single" w:sz="8" w:space="0" w:color="auto"/>
              <w:left w:val="nil"/>
              <w:bottom w:val="nil"/>
              <w:right w:val="nil"/>
            </w:tcBorders>
          </w:tcPr>
          <w:p w14:paraId="37AFBA5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0.044</w:t>
            </w:r>
          </w:p>
        </w:tc>
        <w:tc>
          <w:tcPr>
            <w:tcW w:w="523" w:type="pct"/>
            <w:tcBorders>
              <w:top w:val="single" w:sz="8" w:space="0" w:color="auto"/>
              <w:left w:val="nil"/>
              <w:bottom w:val="nil"/>
              <w:right w:val="nil"/>
            </w:tcBorders>
          </w:tcPr>
          <w:p w14:paraId="6B8C6050"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0.234</w:t>
            </w:r>
          </w:p>
        </w:tc>
      </w:tr>
      <w:tr w:rsidR="00DD64FA" w:rsidRPr="00CA5454" w14:paraId="795A0F5B" w14:textId="77777777" w:rsidTr="002B04F7">
        <w:trPr>
          <w:trHeight w:val="227"/>
        </w:trPr>
        <w:tc>
          <w:tcPr>
            <w:tcW w:w="734" w:type="pct"/>
            <w:tcBorders>
              <w:top w:val="nil"/>
              <w:left w:val="nil"/>
              <w:bottom w:val="single" w:sz="12" w:space="0" w:color="auto"/>
              <w:right w:val="nil"/>
            </w:tcBorders>
          </w:tcPr>
          <w:p w14:paraId="5A4F4837" w14:textId="77777777" w:rsidR="00DD64FA" w:rsidRPr="00CA5454" w:rsidRDefault="00DD64FA" w:rsidP="00393D3B">
            <w:pPr>
              <w:autoSpaceDE w:val="0"/>
              <w:autoSpaceDN w:val="0"/>
              <w:adjustRightInd w:val="0"/>
              <w:jc w:val="center"/>
              <w:rPr>
                <w:rFonts w:ascii="宋体" w:eastAsia="宋体" w:hAnsi="宋体" w:cs="Times New Roman"/>
                <w:kern w:val="0"/>
                <w:sz w:val="16"/>
                <w:szCs w:val="16"/>
              </w:rPr>
            </w:pPr>
            <w:r w:rsidRPr="00CA5454">
              <w:rPr>
                <w:rFonts w:ascii="宋体" w:eastAsia="宋体" w:hAnsi="宋体" w:cs="Times New Roman" w:hint="eastAsia"/>
                <w:kern w:val="0"/>
                <w:sz w:val="16"/>
                <w:szCs w:val="16"/>
              </w:rPr>
              <w:t>样本量</w:t>
            </w:r>
          </w:p>
        </w:tc>
        <w:tc>
          <w:tcPr>
            <w:tcW w:w="536" w:type="pct"/>
            <w:tcBorders>
              <w:top w:val="nil"/>
              <w:left w:val="nil"/>
              <w:bottom w:val="single" w:sz="12" w:space="0" w:color="auto"/>
              <w:right w:val="nil"/>
            </w:tcBorders>
          </w:tcPr>
          <w:p w14:paraId="2E923DA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13932</w:t>
            </w:r>
          </w:p>
        </w:tc>
        <w:tc>
          <w:tcPr>
            <w:tcW w:w="541" w:type="pct"/>
            <w:tcBorders>
              <w:top w:val="nil"/>
              <w:left w:val="nil"/>
              <w:bottom w:val="single" w:sz="12" w:space="0" w:color="auto"/>
              <w:right w:val="nil"/>
            </w:tcBorders>
          </w:tcPr>
          <w:p w14:paraId="3B53D0B6"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553</w:t>
            </w:r>
          </w:p>
        </w:tc>
        <w:tc>
          <w:tcPr>
            <w:tcW w:w="533" w:type="pct"/>
            <w:tcBorders>
              <w:top w:val="nil"/>
              <w:left w:val="nil"/>
              <w:bottom w:val="single" w:sz="12" w:space="0" w:color="auto"/>
              <w:right w:val="nil"/>
            </w:tcBorders>
          </w:tcPr>
          <w:p w14:paraId="197AB3EE"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13932</w:t>
            </w:r>
          </w:p>
        </w:tc>
        <w:tc>
          <w:tcPr>
            <w:tcW w:w="534" w:type="pct"/>
            <w:tcBorders>
              <w:top w:val="nil"/>
              <w:left w:val="nil"/>
              <w:bottom w:val="single" w:sz="12" w:space="0" w:color="auto"/>
              <w:right w:val="nil"/>
            </w:tcBorders>
          </w:tcPr>
          <w:p w14:paraId="135574D3"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553</w:t>
            </w:r>
          </w:p>
        </w:tc>
        <w:tc>
          <w:tcPr>
            <w:tcW w:w="533" w:type="pct"/>
            <w:tcBorders>
              <w:top w:val="nil"/>
              <w:left w:val="nil"/>
              <w:bottom w:val="single" w:sz="12" w:space="0" w:color="auto"/>
              <w:right w:val="nil"/>
            </w:tcBorders>
          </w:tcPr>
          <w:p w14:paraId="506F817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13932</w:t>
            </w:r>
          </w:p>
        </w:tc>
        <w:tc>
          <w:tcPr>
            <w:tcW w:w="533" w:type="pct"/>
            <w:tcBorders>
              <w:top w:val="nil"/>
              <w:left w:val="nil"/>
              <w:bottom w:val="single" w:sz="12" w:space="0" w:color="auto"/>
              <w:right w:val="nil"/>
            </w:tcBorders>
          </w:tcPr>
          <w:p w14:paraId="60C5AE21"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kern w:val="0"/>
                <w:sz w:val="16"/>
                <w:szCs w:val="16"/>
              </w:rPr>
              <w:t>553</w:t>
            </w:r>
          </w:p>
        </w:tc>
        <w:tc>
          <w:tcPr>
            <w:tcW w:w="533" w:type="pct"/>
            <w:gridSpan w:val="2"/>
            <w:tcBorders>
              <w:top w:val="nil"/>
              <w:left w:val="nil"/>
              <w:bottom w:val="single" w:sz="12" w:space="0" w:color="auto"/>
              <w:right w:val="nil"/>
            </w:tcBorders>
          </w:tcPr>
          <w:p w14:paraId="1AB61F47"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hint="eastAsia"/>
                <w:kern w:val="0"/>
                <w:sz w:val="16"/>
                <w:szCs w:val="16"/>
              </w:rPr>
              <w:t>13932</w:t>
            </w:r>
          </w:p>
        </w:tc>
        <w:tc>
          <w:tcPr>
            <w:tcW w:w="523" w:type="pct"/>
            <w:tcBorders>
              <w:top w:val="nil"/>
              <w:left w:val="nil"/>
              <w:bottom w:val="single" w:sz="12" w:space="0" w:color="auto"/>
              <w:right w:val="nil"/>
            </w:tcBorders>
          </w:tcPr>
          <w:p w14:paraId="57DAA0DC" w14:textId="77777777" w:rsidR="00DD64FA" w:rsidRPr="00CA5454" w:rsidRDefault="00DD64FA" w:rsidP="00393D3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hint="eastAsia"/>
                <w:kern w:val="0"/>
                <w:sz w:val="16"/>
                <w:szCs w:val="16"/>
              </w:rPr>
              <w:t>553</w:t>
            </w:r>
          </w:p>
        </w:tc>
      </w:tr>
    </w:tbl>
    <w:p w14:paraId="765657A3" w14:textId="52D13E0E" w:rsidR="00B16D90" w:rsidRDefault="00DD64FA" w:rsidP="00B16D90">
      <w:r w:rsidRPr="00CD64BB">
        <w:rPr>
          <w:rFonts w:ascii="Times New Roman" w:eastAsia="宋体" w:hAnsi="Times New Roman" w:cs="Times New Roman"/>
          <w:kern w:val="0"/>
          <w:sz w:val="20"/>
          <w:szCs w:val="20"/>
        </w:rPr>
        <w:lastRenderedPageBreak/>
        <w:t>注：（</w:t>
      </w:r>
      <w:r w:rsidRPr="00CD64BB">
        <w:rPr>
          <w:rFonts w:ascii="Times New Roman" w:eastAsia="宋体" w:hAnsi="Times New Roman" w:cs="Times New Roman"/>
          <w:kern w:val="0"/>
          <w:sz w:val="20"/>
          <w:szCs w:val="20"/>
        </w:rPr>
        <w:t>1</w:t>
      </w:r>
      <w:r w:rsidRPr="00CD64BB">
        <w:rPr>
          <w:rFonts w:ascii="Times New Roman" w:eastAsia="宋体" w:hAnsi="Times New Roman" w:cs="Times New Roman"/>
          <w:kern w:val="0"/>
          <w:sz w:val="20"/>
          <w:szCs w:val="20"/>
        </w:rPr>
        <w:t>）</w:t>
      </w:r>
      <w:r w:rsidRPr="00CD64BB">
        <w:rPr>
          <w:rFonts w:ascii="Times New Roman" w:eastAsia="宋体" w:hAnsi="Times New Roman" w:cs="Times New Roman"/>
          <w:kern w:val="0"/>
          <w:sz w:val="20"/>
          <w:szCs w:val="20"/>
          <w:vertAlign w:val="superscript"/>
        </w:rPr>
        <w:t>*</w:t>
      </w:r>
      <w:r w:rsidRPr="00CD64BB">
        <w:rPr>
          <w:rFonts w:ascii="Times New Roman" w:eastAsia="宋体" w:hAnsi="Times New Roman" w:cs="Times New Roman"/>
          <w:kern w:val="0"/>
          <w:sz w:val="20"/>
          <w:szCs w:val="20"/>
        </w:rPr>
        <w:t xml:space="preserve"> </w:t>
      </w:r>
      <w:r w:rsidRPr="00CD64BB">
        <w:rPr>
          <w:rFonts w:ascii="Times New Roman" w:eastAsia="宋体" w:hAnsi="Times New Roman" w:cs="Times New Roman"/>
          <w:i/>
          <w:iCs/>
          <w:kern w:val="0"/>
          <w:sz w:val="20"/>
          <w:szCs w:val="20"/>
        </w:rPr>
        <w:t>p</w:t>
      </w:r>
      <w:r w:rsidRPr="00CD64BB">
        <w:rPr>
          <w:rFonts w:ascii="Times New Roman" w:eastAsia="宋体" w:hAnsi="Times New Roman" w:cs="Times New Roman"/>
          <w:kern w:val="0"/>
          <w:sz w:val="20"/>
          <w:szCs w:val="20"/>
        </w:rPr>
        <w:t xml:space="preserve"> &lt; 0.05, </w:t>
      </w:r>
      <w:r w:rsidRPr="00CD64BB">
        <w:rPr>
          <w:rFonts w:ascii="Times New Roman" w:eastAsia="宋体" w:hAnsi="Times New Roman" w:cs="Times New Roman"/>
          <w:kern w:val="0"/>
          <w:sz w:val="20"/>
          <w:szCs w:val="20"/>
          <w:vertAlign w:val="superscript"/>
        </w:rPr>
        <w:t>**</w:t>
      </w:r>
      <w:r w:rsidRPr="00CD64BB">
        <w:rPr>
          <w:rFonts w:ascii="Times New Roman" w:eastAsia="宋体" w:hAnsi="Times New Roman" w:cs="Times New Roman"/>
          <w:kern w:val="0"/>
          <w:sz w:val="20"/>
          <w:szCs w:val="20"/>
        </w:rPr>
        <w:t xml:space="preserve"> </w:t>
      </w:r>
      <w:r w:rsidRPr="00CD64BB">
        <w:rPr>
          <w:rFonts w:ascii="Times New Roman" w:eastAsia="宋体" w:hAnsi="Times New Roman" w:cs="Times New Roman"/>
          <w:i/>
          <w:iCs/>
          <w:kern w:val="0"/>
          <w:sz w:val="20"/>
          <w:szCs w:val="20"/>
        </w:rPr>
        <w:t>p</w:t>
      </w:r>
      <w:r w:rsidRPr="00CD64BB">
        <w:rPr>
          <w:rFonts w:ascii="Times New Roman" w:eastAsia="宋体" w:hAnsi="Times New Roman" w:cs="Times New Roman"/>
          <w:kern w:val="0"/>
          <w:sz w:val="20"/>
          <w:szCs w:val="20"/>
        </w:rPr>
        <w:t xml:space="preserve"> &lt; 0.01, </w:t>
      </w:r>
      <w:r w:rsidRPr="00CD64BB">
        <w:rPr>
          <w:rFonts w:ascii="Times New Roman" w:eastAsia="宋体" w:hAnsi="Times New Roman" w:cs="Times New Roman"/>
          <w:kern w:val="0"/>
          <w:sz w:val="20"/>
          <w:szCs w:val="20"/>
          <w:vertAlign w:val="superscript"/>
        </w:rPr>
        <w:t>***</w:t>
      </w:r>
      <w:r w:rsidRPr="00CD64BB">
        <w:rPr>
          <w:rFonts w:ascii="Times New Roman" w:eastAsia="宋体" w:hAnsi="Times New Roman" w:cs="Times New Roman"/>
          <w:kern w:val="0"/>
          <w:sz w:val="20"/>
          <w:szCs w:val="20"/>
        </w:rPr>
        <w:t xml:space="preserve"> </w:t>
      </w:r>
      <w:r w:rsidRPr="00CD64BB">
        <w:rPr>
          <w:rFonts w:ascii="Times New Roman" w:eastAsia="宋体" w:hAnsi="Times New Roman" w:cs="Times New Roman"/>
          <w:i/>
          <w:iCs/>
          <w:kern w:val="0"/>
          <w:sz w:val="20"/>
          <w:szCs w:val="20"/>
        </w:rPr>
        <w:t>p</w:t>
      </w:r>
      <w:r w:rsidRPr="00CD64BB">
        <w:rPr>
          <w:rFonts w:ascii="Times New Roman" w:eastAsia="宋体" w:hAnsi="Times New Roman" w:cs="Times New Roman"/>
          <w:kern w:val="0"/>
          <w:sz w:val="20"/>
          <w:szCs w:val="20"/>
        </w:rPr>
        <w:t xml:space="preserve"> &lt; 0.001</w:t>
      </w:r>
      <w:r w:rsidRPr="00CD64BB">
        <w:rPr>
          <w:rFonts w:ascii="Times New Roman" w:eastAsia="宋体" w:hAnsi="Times New Roman" w:cs="Times New Roman"/>
          <w:kern w:val="0"/>
          <w:sz w:val="20"/>
          <w:szCs w:val="20"/>
        </w:rPr>
        <w:t>；（</w:t>
      </w:r>
      <w:r w:rsidRPr="00CD64BB">
        <w:rPr>
          <w:rFonts w:ascii="Times New Roman" w:eastAsia="宋体" w:hAnsi="Times New Roman" w:cs="Times New Roman"/>
          <w:kern w:val="0"/>
          <w:sz w:val="20"/>
          <w:szCs w:val="20"/>
        </w:rPr>
        <w:t>2</w:t>
      </w:r>
      <w:r w:rsidRPr="00CD64BB">
        <w:rPr>
          <w:rFonts w:ascii="Times New Roman" w:eastAsia="宋体" w:hAnsi="Times New Roman" w:cs="Times New Roman"/>
          <w:kern w:val="0"/>
          <w:sz w:val="20"/>
          <w:szCs w:val="20"/>
        </w:rPr>
        <w:t>）括号内为稳健标准误。</w:t>
      </w:r>
    </w:p>
    <w:p w14:paraId="5EA56AB7" w14:textId="1FC74054" w:rsidR="00F113F1" w:rsidRDefault="00F113F1">
      <w:pPr>
        <w:widowControl/>
        <w:jc w:val="left"/>
        <w:rPr>
          <w:rFonts w:ascii="Times New Roman" w:eastAsia="宋体" w:hAnsi="Times New Roman" w:cs="Times New Roman"/>
          <w:sz w:val="24"/>
        </w:rPr>
      </w:pPr>
    </w:p>
    <w:p w14:paraId="784AEC5E" w14:textId="00768A54" w:rsidR="00DD64FA" w:rsidRPr="0022707B" w:rsidRDefault="003329C2" w:rsidP="00C3793F">
      <w:pPr>
        <w:spacing w:beforeLines="100" w:before="312" w:afterLines="50" w:after="156" w:line="276" w:lineRule="auto"/>
        <w:jc w:val="center"/>
        <w:rPr>
          <w:rFonts w:ascii="Times New Roman" w:eastAsia="宋体" w:hAnsi="Times New Roman" w:cs="Times New Roman"/>
          <w:sz w:val="24"/>
        </w:rPr>
      </w:pPr>
      <w:r w:rsidRPr="0022707B">
        <w:rPr>
          <w:rFonts w:ascii="Times New Roman" w:eastAsia="宋体" w:hAnsi="Times New Roman" w:cs="Times New Roman" w:hint="eastAsia"/>
          <w:sz w:val="24"/>
        </w:rPr>
        <w:t>附表</w:t>
      </w:r>
      <w:r w:rsidR="00840E33">
        <w:rPr>
          <w:rFonts w:ascii="Times New Roman" w:eastAsia="宋体" w:hAnsi="Times New Roman" w:cs="Times New Roman" w:hint="eastAsia"/>
          <w:sz w:val="24"/>
        </w:rPr>
        <w:t>2</w:t>
      </w:r>
      <w:r w:rsidRPr="0022707B">
        <w:rPr>
          <w:rFonts w:ascii="Times New Roman" w:eastAsia="宋体" w:hAnsi="Times New Roman" w:cs="Times New Roman" w:hint="eastAsia"/>
          <w:sz w:val="24"/>
        </w:rPr>
        <w:t>-2</w:t>
      </w:r>
      <w:r w:rsidR="0022707B">
        <w:rPr>
          <w:rFonts w:ascii="Times New Roman" w:eastAsia="宋体" w:hAnsi="Times New Roman" w:cs="Times New Roman" w:hint="eastAsia"/>
          <w:sz w:val="24"/>
        </w:rPr>
        <w:t xml:space="preserve"> </w:t>
      </w:r>
      <w:r w:rsidR="00D25874">
        <w:rPr>
          <w:rFonts w:ascii="Times New Roman" w:eastAsia="宋体" w:hAnsi="Times New Roman" w:cs="Times New Roman" w:hint="eastAsia"/>
          <w:sz w:val="24"/>
        </w:rPr>
        <w:t>是否从事人工智能相关岗位的异质性结果的</w:t>
      </w:r>
      <w:r w:rsidR="0022707B">
        <w:rPr>
          <w:rFonts w:ascii="Times New Roman" w:eastAsia="宋体" w:hAnsi="Times New Roman" w:cs="Times New Roman" w:hint="eastAsia"/>
          <w:sz w:val="24"/>
        </w:rPr>
        <w:t>似无相关检验</w:t>
      </w:r>
    </w:p>
    <w:tbl>
      <w:tblPr>
        <w:tblStyle w:val="af6"/>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0"/>
        <w:gridCol w:w="2129"/>
        <w:gridCol w:w="1843"/>
        <w:gridCol w:w="569"/>
        <w:gridCol w:w="1058"/>
      </w:tblGrid>
      <w:tr w:rsidR="00837CAA" w14:paraId="4125DC0D" w14:textId="1B56617D" w:rsidTr="008D41B5">
        <w:tc>
          <w:tcPr>
            <w:tcW w:w="1623" w:type="pct"/>
            <w:tcBorders>
              <w:top w:val="single" w:sz="12" w:space="0" w:color="auto"/>
              <w:bottom w:val="single" w:sz="12" w:space="0" w:color="auto"/>
            </w:tcBorders>
            <w:vAlign w:val="center"/>
          </w:tcPr>
          <w:p w14:paraId="59C23E61" w14:textId="63FC3826" w:rsidR="00837CAA" w:rsidRPr="006923AF" w:rsidRDefault="00837CAA" w:rsidP="003B4564">
            <w:pPr>
              <w:jc w:val="center"/>
              <w:rPr>
                <w:rFonts w:ascii="宋体" w:eastAsia="宋体" w:hAnsi="宋体"/>
                <w:sz w:val="20"/>
                <w:szCs w:val="20"/>
              </w:rPr>
            </w:pPr>
            <w:r w:rsidRPr="006923AF">
              <w:rPr>
                <w:rFonts w:ascii="宋体" w:eastAsia="宋体" w:hAnsi="宋体" w:hint="eastAsia"/>
                <w:sz w:val="20"/>
                <w:szCs w:val="20"/>
              </w:rPr>
              <w:t>变量</w:t>
            </w:r>
          </w:p>
        </w:tc>
        <w:tc>
          <w:tcPr>
            <w:tcW w:w="1284" w:type="pct"/>
            <w:tcBorders>
              <w:top w:val="single" w:sz="12" w:space="0" w:color="auto"/>
              <w:bottom w:val="single" w:sz="12" w:space="0" w:color="auto"/>
            </w:tcBorders>
            <w:vAlign w:val="center"/>
          </w:tcPr>
          <w:p w14:paraId="1713F5FE" w14:textId="54F6DBF7" w:rsidR="00837CAA" w:rsidRPr="006923AF" w:rsidRDefault="00837CAA" w:rsidP="003B4564">
            <w:pPr>
              <w:jc w:val="center"/>
              <w:rPr>
                <w:rFonts w:ascii="宋体" w:eastAsia="宋体" w:hAnsi="宋体"/>
                <w:sz w:val="20"/>
                <w:szCs w:val="20"/>
              </w:rPr>
            </w:pPr>
            <w:r w:rsidRPr="006923AF">
              <w:rPr>
                <w:rFonts w:ascii="宋体" w:eastAsia="宋体" w:hAnsi="宋体" w:hint="eastAsia"/>
                <w:sz w:val="20"/>
                <w:szCs w:val="20"/>
              </w:rPr>
              <w:t>非人工智能</w:t>
            </w:r>
            <w:r w:rsidR="00A37A42">
              <w:rPr>
                <w:rFonts w:ascii="宋体" w:eastAsia="宋体" w:hAnsi="宋体" w:hint="eastAsia"/>
                <w:sz w:val="20"/>
                <w:szCs w:val="20"/>
              </w:rPr>
              <w:t>相关</w:t>
            </w:r>
            <w:r w:rsidRPr="006923AF">
              <w:rPr>
                <w:rFonts w:ascii="宋体" w:eastAsia="宋体" w:hAnsi="宋体" w:hint="eastAsia"/>
                <w:sz w:val="20"/>
                <w:szCs w:val="20"/>
              </w:rPr>
              <w:t>岗位</w:t>
            </w:r>
          </w:p>
        </w:tc>
        <w:tc>
          <w:tcPr>
            <w:tcW w:w="1112" w:type="pct"/>
            <w:tcBorders>
              <w:top w:val="single" w:sz="12" w:space="0" w:color="auto"/>
              <w:bottom w:val="single" w:sz="12" w:space="0" w:color="auto"/>
            </w:tcBorders>
            <w:vAlign w:val="center"/>
          </w:tcPr>
          <w:p w14:paraId="0BDFF020" w14:textId="0A6100AA" w:rsidR="00837CAA" w:rsidRPr="006923AF" w:rsidRDefault="00837CAA" w:rsidP="003B4564">
            <w:pPr>
              <w:jc w:val="center"/>
              <w:rPr>
                <w:rFonts w:ascii="宋体" w:eastAsia="宋体" w:hAnsi="宋体"/>
                <w:sz w:val="20"/>
                <w:szCs w:val="20"/>
              </w:rPr>
            </w:pPr>
            <w:r w:rsidRPr="006923AF">
              <w:rPr>
                <w:rFonts w:ascii="宋体" w:eastAsia="宋体" w:hAnsi="宋体" w:hint="eastAsia"/>
                <w:sz w:val="20"/>
                <w:szCs w:val="20"/>
              </w:rPr>
              <w:t>人工智能</w:t>
            </w:r>
            <w:r w:rsidR="00A37A42">
              <w:rPr>
                <w:rFonts w:ascii="宋体" w:eastAsia="宋体" w:hAnsi="宋体" w:hint="eastAsia"/>
                <w:sz w:val="20"/>
                <w:szCs w:val="20"/>
              </w:rPr>
              <w:t>相关</w:t>
            </w:r>
            <w:r w:rsidRPr="006923AF">
              <w:rPr>
                <w:rFonts w:ascii="宋体" w:eastAsia="宋体" w:hAnsi="宋体" w:hint="eastAsia"/>
                <w:sz w:val="20"/>
                <w:szCs w:val="20"/>
              </w:rPr>
              <w:t>岗位</w:t>
            </w:r>
          </w:p>
        </w:tc>
        <w:tc>
          <w:tcPr>
            <w:tcW w:w="343" w:type="pct"/>
            <w:tcBorders>
              <w:top w:val="single" w:sz="12" w:space="0" w:color="auto"/>
              <w:bottom w:val="single" w:sz="12" w:space="0" w:color="auto"/>
            </w:tcBorders>
            <w:vAlign w:val="center"/>
          </w:tcPr>
          <w:p w14:paraId="36918ABC" w14:textId="34CFC8DF" w:rsidR="00837CAA" w:rsidRPr="006923AF" w:rsidRDefault="00837CAA" w:rsidP="003B4564">
            <w:pPr>
              <w:jc w:val="center"/>
              <w:rPr>
                <w:rFonts w:ascii="Times New Roman" w:eastAsia="宋体" w:hAnsi="Times New Roman" w:cs="Times New Roman"/>
                <w:sz w:val="20"/>
                <w:szCs w:val="20"/>
              </w:rPr>
            </w:pPr>
            <w:r w:rsidRPr="006923AF">
              <w:rPr>
                <w:rFonts w:ascii="Times New Roman" w:eastAsia="宋体" w:hAnsi="Times New Roman" w:cs="Times New Roman"/>
                <w:sz w:val="20"/>
                <w:szCs w:val="20"/>
              </w:rPr>
              <w:t>χ²</w:t>
            </w:r>
            <w:r w:rsidRPr="006923AF">
              <w:rPr>
                <w:rFonts w:ascii="Times New Roman" w:eastAsia="宋体" w:hAnsi="Times New Roman" w:cs="Times New Roman"/>
                <w:sz w:val="20"/>
                <w:szCs w:val="20"/>
              </w:rPr>
              <w:t>值</w:t>
            </w:r>
          </w:p>
        </w:tc>
        <w:tc>
          <w:tcPr>
            <w:tcW w:w="638" w:type="pct"/>
            <w:tcBorders>
              <w:top w:val="single" w:sz="12" w:space="0" w:color="auto"/>
              <w:bottom w:val="single" w:sz="12" w:space="0" w:color="auto"/>
            </w:tcBorders>
            <w:vAlign w:val="center"/>
          </w:tcPr>
          <w:p w14:paraId="5BE6C4B0" w14:textId="73A5B159" w:rsidR="00837CAA" w:rsidRPr="006923AF" w:rsidRDefault="00837CAA" w:rsidP="003B4564">
            <w:pPr>
              <w:jc w:val="center"/>
              <w:rPr>
                <w:rFonts w:ascii="宋体" w:eastAsia="宋体" w:hAnsi="宋体"/>
                <w:sz w:val="20"/>
                <w:szCs w:val="20"/>
              </w:rPr>
            </w:pPr>
            <w:r w:rsidRPr="006923AF">
              <w:rPr>
                <w:rFonts w:ascii="宋体" w:eastAsia="宋体" w:hAnsi="宋体" w:hint="eastAsia"/>
                <w:sz w:val="20"/>
                <w:szCs w:val="20"/>
              </w:rPr>
              <w:t>组间差异</w:t>
            </w:r>
          </w:p>
        </w:tc>
      </w:tr>
      <w:tr w:rsidR="00802747" w14:paraId="38959B00" w14:textId="3F146A55" w:rsidTr="008D41B5">
        <w:tc>
          <w:tcPr>
            <w:tcW w:w="1623" w:type="pct"/>
            <w:vMerge w:val="restart"/>
            <w:tcBorders>
              <w:top w:val="single" w:sz="12" w:space="0" w:color="auto"/>
            </w:tcBorders>
            <w:vAlign w:val="center"/>
          </w:tcPr>
          <w:p w14:paraId="6477B8B6" w14:textId="1A198D8F" w:rsidR="00802747" w:rsidRPr="006923AF" w:rsidRDefault="00802747" w:rsidP="003B4564">
            <w:pPr>
              <w:jc w:val="center"/>
              <w:rPr>
                <w:rFonts w:ascii="宋体" w:eastAsia="宋体" w:hAnsi="宋体"/>
                <w:sz w:val="20"/>
                <w:szCs w:val="20"/>
              </w:rPr>
            </w:pPr>
            <w:r w:rsidRPr="006923AF">
              <w:rPr>
                <w:rFonts w:ascii="宋体" w:eastAsia="宋体" w:hAnsi="宋体" w:cs="Times New Roman" w:hint="eastAsia"/>
                <w:kern w:val="0"/>
                <w:sz w:val="20"/>
                <w:szCs w:val="20"/>
              </w:rPr>
              <w:t>因收入择业</w:t>
            </w:r>
            <m:oMath>
              <m:r>
                <w:rPr>
                  <w:rFonts w:ascii="Cambria Math" w:eastAsia="宋体" w:hAnsi="Cambria Math" w:cs="Times New Roman"/>
                  <w:kern w:val="0"/>
                  <w:sz w:val="20"/>
                  <w:szCs w:val="20"/>
                </w:rPr>
                <m:t>×</m:t>
              </m:r>
            </m:oMath>
            <w:r w:rsidRPr="006923AF">
              <w:rPr>
                <w:rFonts w:ascii="宋体" w:eastAsia="宋体" w:hAnsi="宋体" w:cs="Times New Roman"/>
                <w:kern w:val="0"/>
                <w:sz w:val="20"/>
                <w:szCs w:val="20"/>
              </w:rPr>
              <w:t>月收入</w:t>
            </w:r>
          </w:p>
        </w:tc>
        <w:tc>
          <w:tcPr>
            <w:tcW w:w="1284" w:type="pct"/>
            <w:tcBorders>
              <w:top w:val="single" w:sz="12" w:space="0" w:color="auto"/>
            </w:tcBorders>
            <w:vAlign w:val="center"/>
          </w:tcPr>
          <w:p w14:paraId="2D60512C" w14:textId="12403A95" w:rsidR="00802747" w:rsidRPr="004877E3" w:rsidRDefault="00802747"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-0.292</w:t>
            </w:r>
            <w:r w:rsidRPr="004877E3">
              <w:rPr>
                <w:rFonts w:ascii="Times New Roman" w:eastAsia="宋体" w:hAnsi="Times New Roman" w:cs="Times New Roman"/>
                <w:sz w:val="20"/>
                <w:szCs w:val="20"/>
                <w:vertAlign w:val="superscript"/>
              </w:rPr>
              <w:t>**</w:t>
            </w:r>
          </w:p>
        </w:tc>
        <w:tc>
          <w:tcPr>
            <w:tcW w:w="1112" w:type="pct"/>
            <w:tcBorders>
              <w:top w:val="single" w:sz="12" w:space="0" w:color="auto"/>
            </w:tcBorders>
            <w:vAlign w:val="center"/>
          </w:tcPr>
          <w:p w14:paraId="5FF5FDB9" w14:textId="1C6EA00E" w:rsidR="00802747" w:rsidRPr="004877E3" w:rsidRDefault="00802747"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-0.833</w:t>
            </w:r>
          </w:p>
        </w:tc>
        <w:tc>
          <w:tcPr>
            <w:tcW w:w="343" w:type="pct"/>
            <w:vMerge w:val="restart"/>
            <w:tcBorders>
              <w:top w:val="single" w:sz="12" w:space="0" w:color="auto"/>
            </w:tcBorders>
            <w:vAlign w:val="center"/>
          </w:tcPr>
          <w:p w14:paraId="4F162EA1" w14:textId="497070D1" w:rsidR="00802747" w:rsidRPr="00E55C2E" w:rsidRDefault="00802747" w:rsidP="003B4564">
            <w:pPr>
              <w:jc w:val="center"/>
              <w:rPr>
                <w:rFonts w:ascii="Times New Roman" w:eastAsia="宋体" w:hAnsi="Times New Roman" w:cs="Times New Roman"/>
                <w:sz w:val="20"/>
                <w:szCs w:val="20"/>
              </w:rPr>
            </w:pPr>
            <w:r w:rsidRPr="00E55C2E">
              <w:rPr>
                <w:rFonts w:ascii="Times New Roman" w:eastAsia="宋体" w:hAnsi="Times New Roman" w:cs="Times New Roman"/>
                <w:sz w:val="20"/>
                <w:szCs w:val="20"/>
              </w:rPr>
              <w:t>1.03</w:t>
            </w:r>
          </w:p>
        </w:tc>
        <w:tc>
          <w:tcPr>
            <w:tcW w:w="638" w:type="pct"/>
            <w:vMerge w:val="restart"/>
            <w:tcBorders>
              <w:top w:val="single" w:sz="12" w:space="0" w:color="auto"/>
            </w:tcBorders>
            <w:vAlign w:val="center"/>
          </w:tcPr>
          <w:p w14:paraId="0D4002EB" w14:textId="10C3537C" w:rsidR="00802747" w:rsidRPr="006923AF" w:rsidRDefault="00FE62BE" w:rsidP="003B4564">
            <w:pPr>
              <w:jc w:val="center"/>
              <w:rPr>
                <w:rFonts w:ascii="宋体" w:eastAsia="宋体" w:hAnsi="宋体"/>
                <w:sz w:val="20"/>
                <w:szCs w:val="20"/>
              </w:rPr>
            </w:pPr>
            <w:r>
              <w:rPr>
                <w:rFonts w:ascii="宋体" w:eastAsia="宋体" w:hAnsi="宋体" w:hint="eastAsia"/>
                <w:sz w:val="20"/>
                <w:szCs w:val="20"/>
              </w:rPr>
              <w:t>不</w:t>
            </w:r>
            <w:r w:rsidR="00802747">
              <w:rPr>
                <w:rFonts w:ascii="宋体" w:eastAsia="宋体" w:hAnsi="宋体" w:hint="eastAsia"/>
                <w:sz w:val="20"/>
                <w:szCs w:val="20"/>
              </w:rPr>
              <w:t>显著</w:t>
            </w:r>
          </w:p>
        </w:tc>
      </w:tr>
      <w:tr w:rsidR="00802747" w14:paraId="5237334A" w14:textId="6BBCA226" w:rsidTr="008D41B5">
        <w:tc>
          <w:tcPr>
            <w:tcW w:w="1623" w:type="pct"/>
            <w:vMerge/>
            <w:vAlign w:val="center"/>
          </w:tcPr>
          <w:p w14:paraId="540015F6" w14:textId="77777777" w:rsidR="00802747" w:rsidRPr="006923AF" w:rsidRDefault="00802747" w:rsidP="003B4564">
            <w:pPr>
              <w:jc w:val="center"/>
              <w:rPr>
                <w:rFonts w:ascii="宋体" w:eastAsia="宋体" w:hAnsi="宋体"/>
                <w:sz w:val="20"/>
                <w:szCs w:val="20"/>
              </w:rPr>
            </w:pPr>
          </w:p>
        </w:tc>
        <w:tc>
          <w:tcPr>
            <w:tcW w:w="1284" w:type="pct"/>
            <w:vAlign w:val="center"/>
          </w:tcPr>
          <w:p w14:paraId="22574ED8" w14:textId="1767A08F" w:rsidR="00802747" w:rsidRPr="004877E3" w:rsidRDefault="00802747"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(0.106)</w:t>
            </w:r>
          </w:p>
        </w:tc>
        <w:tc>
          <w:tcPr>
            <w:tcW w:w="1112" w:type="pct"/>
            <w:vAlign w:val="center"/>
          </w:tcPr>
          <w:p w14:paraId="0A786B18" w14:textId="4844CB83" w:rsidR="00802747" w:rsidRPr="004877E3" w:rsidRDefault="00802747"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(0.524)</w:t>
            </w:r>
          </w:p>
        </w:tc>
        <w:tc>
          <w:tcPr>
            <w:tcW w:w="343" w:type="pct"/>
            <w:vMerge/>
            <w:vAlign w:val="center"/>
          </w:tcPr>
          <w:p w14:paraId="41B07968" w14:textId="77777777" w:rsidR="00802747" w:rsidRPr="00E55C2E" w:rsidRDefault="00802747" w:rsidP="003B4564">
            <w:pPr>
              <w:jc w:val="center"/>
              <w:rPr>
                <w:rFonts w:ascii="Times New Roman" w:eastAsia="宋体" w:hAnsi="Times New Roman" w:cs="Times New Roman"/>
                <w:sz w:val="20"/>
                <w:szCs w:val="20"/>
              </w:rPr>
            </w:pPr>
          </w:p>
        </w:tc>
        <w:tc>
          <w:tcPr>
            <w:tcW w:w="638" w:type="pct"/>
            <w:vMerge/>
            <w:vAlign w:val="center"/>
          </w:tcPr>
          <w:p w14:paraId="3EA56F29" w14:textId="2107C22A" w:rsidR="00802747" w:rsidRPr="006923AF" w:rsidRDefault="00802747" w:rsidP="003B4564">
            <w:pPr>
              <w:jc w:val="center"/>
              <w:rPr>
                <w:rFonts w:ascii="宋体" w:eastAsia="宋体" w:hAnsi="宋体"/>
                <w:sz w:val="20"/>
                <w:szCs w:val="20"/>
              </w:rPr>
            </w:pPr>
          </w:p>
        </w:tc>
      </w:tr>
      <w:tr w:rsidR="00802747" w14:paraId="37F81F47" w14:textId="6BA64C30" w:rsidTr="008D41B5">
        <w:tc>
          <w:tcPr>
            <w:tcW w:w="1623" w:type="pct"/>
            <w:vMerge w:val="restart"/>
            <w:vAlign w:val="center"/>
          </w:tcPr>
          <w:p w14:paraId="4348662F" w14:textId="61585E05" w:rsidR="00802747" w:rsidRPr="006923AF" w:rsidRDefault="00802747" w:rsidP="003B4564">
            <w:pPr>
              <w:jc w:val="center"/>
              <w:rPr>
                <w:rFonts w:ascii="宋体" w:eastAsia="宋体" w:hAnsi="宋体"/>
                <w:sz w:val="20"/>
                <w:szCs w:val="20"/>
              </w:rPr>
            </w:pPr>
            <w:r w:rsidRPr="006923AF">
              <w:rPr>
                <w:rFonts w:ascii="宋体" w:eastAsia="宋体" w:hAnsi="宋体" w:cs="Times New Roman" w:hint="eastAsia"/>
                <w:kern w:val="0"/>
                <w:sz w:val="20"/>
                <w:szCs w:val="20"/>
              </w:rPr>
              <w:t>因收入择业</w:t>
            </w:r>
            <m:oMath>
              <m:r>
                <w:rPr>
                  <w:rFonts w:ascii="Cambria Math" w:eastAsia="宋体" w:hAnsi="Cambria Math" w:cs="Times New Roman"/>
                  <w:kern w:val="0"/>
                  <w:sz w:val="20"/>
                  <w:szCs w:val="20"/>
                </w:rPr>
                <m:t>×</m:t>
              </m:r>
            </m:oMath>
            <w:r w:rsidRPr="006923AF">
              <w:rPr>
                <w:rFonts w:ascii="宋体" w:eastAsia="宋体" w:hAnsi="宋体" w:cs="Times New Roman" w:hint="eastAsia"/>
                <w:kern w:val="0"/>
                <w:sz w:val="20"/>
                <w:szCs w:val="20"/>
              </w:rPr>
              <w:t>日均工作时长</w:t>
            </w:r>
          </w:p>
        </w:tc>
        <w:tc>
          <w:tcPr>
            <w:tcW w:w="1284" w:type="pct"/>
            <w:vAlign w:val="center"/>
          </w:tcPr>
          <w:p w14:paraId="4B8500A0" w14:textId="14E92225" w:rsidR="00802747" w:rsidRPr="004877E3" w:rsidRDefault="00041D86"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-0.229</w:t>
            </w:r>
            <w:r w:rsidRPr="004877E3">
              <w:rPr>
                <w:rFonts w:ascii="Times New Roman" w:eastAsia="宋体" w:hAnsi="Times New Roman" w:cs="Times New Roman"/>
                <w:sz w:val="20"/>
                <w:szCs w:val="20"/>
                <w:vertAlign w:val="superscript"/>
              </w:rPr>
              <w:t>*</w:t>
            </w:r>
          </w:p>
        </w:tc>
        <w:tc>
          <w:tcPr>
            <w:tcW w:w="1112" w:type="pct"/>
            <w:vAlign w:val="center"/>
          </w:tcPr>
          <w:p w14:paraId="4875D503" w14:textId="721FDC51" w:rsidR="00802747" w:rsidRPr="004877E3" w:rsidRDefault="00076ABF"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0.081</w:t>
            </w:r>
          </w:p>
        </w:tc>
        <w:tc>
          <w:tcPr>
            <w:tcW w:w="343" w:type="pct"/>
            <w:vMerge w:val="restart"/>
            <w:vAlign w:val="center"/>
          </w:tcPr>
          <w:p w14:paraId="5343DD80" w14:textId="4EB50A5C" w:rsidR="00802747" w:rsidRPr="00E55C2E" w:rsidRDefault="00802747" w:rsidP="003B4564">
            <w:pPr>
              <w:jc w:val="center"/>
              <w:rPr>
                <w:rFonts w:ascii="Times New Roman" w:eastAsia="宋体" w:hAnsi="Times New Roman" w:cs="Times New Roman"/>
                <w:sz w:val="20"/>
                <w:szCs w:val="20"/>
              </w:rPr>
            </w:pPr>
            <w:r w:rsidRPr="00E55C2E">
              <w:rPr>
                <w:rFonts w:ascii="Times New Roman" w:eastAsia="宋体" w:hAnsi="Times New Roman" w:cs="Times New Roman"/>
                <w:sz w:val="20"/>
                <w:szCs w:val="20"/>
              </w:rPr>
              <w:t>0.34</w:t>
            </w:r>
          </w:p>
        </w:tc>
        <w:tc>
          <w:tcPr>
            <w:tcW w:w="638" w:type="pct"/>
            <w:vMerge w:val="restart"/>
            <w:vAlign w:val="center"/>
          </w:tcPr>
          <w:p w14:paraId="65C5B489" w14:textId="25A5E7DE" w:rsidR="00802747" w:rsidRPr="006923AF" w:rsidRDefault="00FE62BE" w:rsidP="003B4564">
            <w:pPr>
              <w:jc w:val="center"/>
              <w:rPr>
                <w:rFonts w:ascii="宋体" w:eastAsia="宋体" w:hAnsi="宋体"/>
                <w:sz w:val="20"/>
                <w:szCs w:val="20"/>
              </w:rPr>
            </w:pPr>
            <w:r>
              <w:rPr>
                <w:rFonts w:ascii="宋体" w:eastAsia="宋体" w:hAnsi="宋体" w:hint="eastAsia"/>
                <w:sz w:val="20"/>
                <w:szCs w:val="20"/>
              </w:rPr>
              <w:t>不</w:t>
            </w:r>
            <w:r w:rsidR="00802747">
              <w:rPr>
                <w:rFonts w:ascii="宋体" w:eastAsia="宋体" w:hAnsi="宋体" w:hint="eastAsia"/>
                <w:sz w:val="20"/>
                <w:szCs w:val="20"/>
              </w:rPr>
              <w:t>显著</w:t>
            </w:r>
          </w:p>
        </w:tc>
      </w:tr>
      <w:tr w:rsidR="00802747" w14:paraId="04108C05" w14:textId="6CABE992" w:rsidTr="008D41B5">
        <w:tc>
          <w:tcPr>
            <w:tcW w:w="1623" w:type="pct"/>
            <w:vMerge/>
            <w:vAlign w:val="center"/>
          </w:tcPr>
          <w:p w14:paraId="5E681821" w14:textId="77777777" w:rsidR="00802747" w:rsidRPr="006923AF" w:rsidRDefault="00802747" w:rsidP="003B4564">
            <w:pPr>
              <w:jc w:val="center"/>
              <w:rPr>
                <w:rFonts w:ascii="宋体" w:eastAsia="宋体" w:hAnsi="宋体"/>
                <w:sz w:val="20"/>
                <w:szCs w:val="20"/>
              </w:rPr>
            </w:pPr>
          </w:p>
        </w:tc>
        <w:tc>
          <w:tcPr>
            <w:tcW w:w="1284" w:type="pct"/>
            <w:vAlign w:val="center"/>
          </w:tcPr>
          <w:p w14:paraId="7ABD8C61" w14:textId="5728D416" w:rsidR="00802747" w:rsidRPr="004877E3" w:rsidRDefault="00041D86"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(0.106)</w:t>
            </w:r>
          </w:p>
        </w:tc>
        <w:tc>
          <w:tcPr>
            <w:tcW w:w="1112" w:type="pct"/>
            <w:vAlign w:val="center"/>
          </w:tcPr>
          <w:p w14:paraId="5A728E9E" w14:textId="668B688A" w:rsidR="00802747" w:rsidRPr="004877E3" w:rsidRDefault="00076ABF"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(0.518)</w:t>
            </w:r>
          </w:p>
        </w:tc>
        <w:tc>
          <w:tcPr>
            <w:tcW w:w="343" w:type="pct"/>
            <w:vMerge/>
            <w:vAlign w:val="center"/>
          </w:tcPr>
          <w:p w14:paraId="13221682" w14:textId="77777777" w:rsidR="00802747" w:rsidRPr="00E55C2E" w:rsidRDefault="00802747" w:rsidP="003B4564">
            <w:pPr>
              <w:jc w:val="center"/>
              <w:rPr>
                <w:rFonts w:ascii="Times New Roman" w:eastAsia="宋体" w:hAnsi="Times New Roman" w:cs="Times New Roman"/>
                <w:sz w:val="20"/>
                <w:szCs w:val="20"/>
              </w:rPr>
            </w:pPr>
          </w:p>
        </w:tc>
        <w:tc>
          <w:tcPr>
            <w:tcW w:w="638" w:type="pct"/>
            <w:vMerge/>
            <w:vAlign w:val="center"/>
          </w:tcPr>
          <w:p w14:paraId="1A2C8545" w14:textId="6D954918" w:rsidR="00802747" w:rsidRPr="006923AF" w:rsidRDefault="00802747" w:rsidP="003B4564">
            <w:pPr>
              <w:jc w:val="center"/>
              <w:rPr>
                <w:rFonts w:ascii="宋体" w:eastAsia="宋体" w:hAnsi="宋体"/>
                <w:sz w:val="20"/>
                <w:szCs w:val="20"/>
              </w:rPr>
            </w:pPr>
          </w:p>
        </w:tc>
      </w:tr>
      <w:tr w:rsidR="000414BC" w14:paraId="5E988AB7" w14:textId="39016BE1" w:rsidTr="008D41B5">
        <w:tc>
          <w:tcPr>
            <w:tcW w:w="1623" w:type="pct"/>
            <w:vMerge w:val="restart"/>
            <w:vAlign w:val="center"/>
          </w:tcPr>
          <w:p w14:paraId="14D2436D" w14:textId="1D0E88D7" w:rsidR="000414BC" w:rsidRPr="006923AF" w:rsidRDefault="000414BC" w:rsidP="003B4564">
            <w:pPr>
              <w:jc w:val="center"/>
              <w:rPr>
                <w:rFonts w:ascii="宋体" w:eastAsia="宋体" w:hAnsi="宋体"/>
                <w:sz w:val="20"/>
                <w:szCs w:val="20"/>
              </w:rPr>
            </w:pPr>
            <w:r w:rsidRPr="006923AF">
              <w:rPr>
                <w:rFonts w:ascii="宋体" w:eastAsia="宋体" w:hAnsi="宋体" w:cs="Times New Roman" w:hint="eastAsia"/>
                <w:kern w:val="0"/>
                <w:sz w:val="20"/>
                <w:szCs w:val="20"/>
              </w:rPr>
              <w:t>因兴趣择业</w:t>
            </w:r>
            <m:oMath>
              <m:r>
                <w:rPr>
                  <w:rFonts w:ascii="Cambria Math" w:eastAsia="宋体" w:hAnsi="Cambria Math" w:cs="Times New Roman"/>
                  <w:kern w:val="0"/>
                  <w:sz w:val="20"/>
                  <w:szCs w:val="20"/>
                </w:rPr>
                <m:t>×</m:t>
              </m:r>
            </m:oMath>
            <w:r w:rsidRPr="006923AF">
              <w:rPr>
                <w:rFonts w:ascii="宋体" w:eastAsia="宋体" w:hAnsi="宋体" w:cs="Times New Roman"/>
                <w:kern w:val="0"/>
                <w:sz w:val="20"/>
                <w:szCs w:val="20"/>
              </w:rPr>
              <w:t>月收入</w:t>
            </w:r>
          </w:p>
        </w:tc>
        <w:tc>
          <w:tcPr>
            <w:tcW w:w="1284" w:type="pct"/>
            <w:vAlign w:val="center"/>
          </w:tcPr>
          <w:p w14:paraId="6171744D" w14:textId="3E683102" w:rsidR="000414BC" w:rsidRPr="004877E3" w:rsidRDefault="004C4B68"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0.155</w:t>
            </w:r>
          </w:p>
        </w:tc>
        <w:tc>
          <w:tcPr>
            <w:tcW w:w="1112" w:type="pct"/>
            <w:vAlign w:val="center"/>
          </w:tcPr>
          <w:p w14:paraId="5887A7A8" w14:textId="3F065630" w:rsidR="000414BC" w:rsidRPr="004877E3" w:rsidRDefault="004C4B68"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1.143</w:t>
            </w:r>
            <w:r w:rsidRPr="004877E3">
              <w:rPr>
                <w:rFonts w:ascii="Times New Roman" w:eastAsia="宋体" w:hAnsi="Times New Roman" w:cs="Times New Roman"/>
                <w:sz w:val="20"/>
                <w:szCs w:val="20"/>
                <w:vertAlign w:val="superscript"/>
              </w:rPr>
              <w:t>*</w:t>
            </w:r>
          </w:p>
        </w:tc>
        <w:tc>
          <w:tcPr>
            <w:tcW w:w="343" w:type="pct"/>
            <w:vMerge w:val="restart"/>
            <w:vAlign w:val="center"/>
          </w:tcPr>
          <w:p w14:paraId="558E53FE" w14:textId="644949ED" w:rsidR="000414BC" w:rsidRPr="00E55C2E" w:rsidRDefault="000414BC" w:rsidP="003B4564">
            <w:pPr>
              <w:jc w:val="center"/>
              <w:rPr>
                <w:rFonts w:ascii="Times New Roman" w:eastAsia="宋体" w:hAnsi="Times New Roman" w:cs="Times New Roman"/>
                <w:sz w:val="20"/>
                <w:szCs w:val="20"/>
              </w:rPr>
            </w:pPr>
            <w:r w:rsidRPr="00E55C2E">
              <w:rPr>
                <w:rFonts w:ascii="Times New Roman" w:eastAsia="宋体" w:hAnsi="Times New Roman" w:cs="Times New Roman"/>
                <w:sz w:val="20"/>
                <w:szCs w:val="20"/>
              </w:rPr>
              <w:t>3.63</w:t>
            </w:r>
            <w:r w:rsidR="00F01D02" w:rsidRPr="00E55C2E">
              <w:rPr>
                <w:rFonts w:ascii="Times New Roman" w:eastAsia="宋体" w:hAnsi="Times New Roman" w:cs="Times New Roman"/>
                <w:sz w:val="20"/>
                <w:szCs w:val="20"/>
                <w:vertAlign w:val="superscript"/>
              </w:rPr>
              <w:t>+</w:t>
            </w:r>
          </w:p>
        </w:tc>
        <w:tc>
          <w:tcPr>
            <w:tcW w:w="638" w:type="pct"/>
            <w:vMerge w:val="restart"/>
            <w:vAlign w:val="center"/>
          </w:tcPr>
          <w:p w14:paraId="069458FB" w14:textId="23C0A4D6" w:rsidR="000414BC" w:rsidRPr="006923AF" w:rsidRDefault="000414BC" w:rsidP="003B4564">
            <w:pPr>
              <w:jc w:val="center"/>
              <w:rPr>
                <w:rFonts w:ascii="宋体" w:eastAsia="宋体" w:hAnsi="宋体"/>
                <w:sz w:val="20"/>
                <w:szCs w:val="20"/>
              </w:rPr>
            </w:pPr>
            <w:r>
              <w:rPr>
                <w:rFonts w:ascii="宋体" w:eastAsia="宋体" w:hAnsi="宋体" w:hint="eastAsia"/>
                <w:sz w:val="20"/>
                <w:szCs w:val="20"/>
              </w:rPr>
              <w:t>显著</w:t>
            </w:r>
          </w:p>
        </w:tc>
      </w:tr>
      <w:tr w:rsidR="000414BC" w14:paraId="31BE9B0B" w14:textId="0426382E" w:rsidTr="008D41B5">
        <w:tc>
          <w:tcPr>
            <w:tcW w:w="1623" w:type="pct"/>
            <w:vMerge/>
            <w:vAlign w:val="center"/>
          </w:tcPr>
          <w:p w14:paraId="4F682E50" w14:textId="77777777" w:rsidR="000414BC" w:rsidRPr="006923AF" w:rsidRDefault="000414BC" w:rsidP="003B4564">
            <w:pPr>
              <w:jc w:val="center"/>
              <w:rPr>
                <w:rFonts w:ascii="宋体" w:eastAsia="宋体" w:hAnsi="宋体" w:cs="Times New Roman"/>
                <w:kern w:val="0"/>
                <w:sz w:val="20"/>
                <w:szCs w:val="20"/>
              </w:rPr>
            </w:pPr>
          </w:p>
        </w:tc>
        <w:tc>
          <w:tcPr>
            <w:tcW w:w="1284" w:type="pct"/>
            <w:vAlign w:val="center"/>
          </w:tcPr>
          <w:p w14:paraId="6AC59B49" w14:textId="7EB7375F" w:rsidR="000414BC" w:rsidRPr="004877E3" w:rsidRDefault="004C4B68"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(0.102)</w:t>
            </w:r>
          </w:p>
        </w:tc>
        <w:tc>
          <w:tcPr>
            <w:tcW w:w="1112" w:type="pct"/>
            <w:vAlign w:val="center"/>
          </w:tcPr>
          <w:p w14:paraId="39E332C3" w14:textId="7B77D3D4" w:rsidR="000414BC" w:rsidRPr="004877E3" w:rsidRDefault="004C4B68"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(0.508)</w:t>
            </w:r>
          </w:p>
        </w:tc>
        <w:tc>
          <w:tcPr>
            <w:tcW w:w="343" w:type="pct"/>
            <w:vMerge/>
            <w:vAlign w:val="center"/>
          </w:tcPr>
          <w:p w14:paraId="3C8566D7" w14:textId="77777777" w:rsidR="000414BC" w:rsidRPr="00E55C2E" w:rsidRDefault="000414BC" w:rsidP="003B4564">
            <w:pPr>
              <w:jc w:val="center"/>
              <w:rPr>
                <w:rFonts w:ascii="Times New Roman" w:eastAsia="宋体" w:hAnsi="Times New Roman" w:cs="Times New Roman"/>
                <w:sz w:val="20"/>
                <w:szCs w:val="20"/>
              </w:rPr>
            </w:pPr>
          </w:p>
        </w:tc>
        <w:tc>
          <w:tcPr>
            <w:tcW w:w="638" w:type="pct"/>
            <w:vMerge/>
            <w:vAlign w:val="center"/>
          </w:tcPr>
          <w:p w14:paraId="4945E985" w14:textId="50392D23" w:rsidR="000414BC" w:rsidRPr="006923AF" w:rsidRDefault="000414BC" w:rsidP="003B4564">
            <w:pPr>
              <w:jc w:val="center"/>
              <w:rPr>
                <w:rFonts w:ascii="宋体" w:eastAsia="宋体" w:hAnsi="宋体"/>
                <w:sz w:val="20"/>
                <w:szCs w:val="20"/>
              </w:rPr>
            </w:pPr>
          </w:p>
        </w:tc>
      </w:tr>
      <w:tr w:rsidR="004C4B68" w14:paraId="2B21B060" w14:textId="1A1C5E9F" w:rsidTr="008D41B5">
        <w:tc>
          <w:tcPr>
            <w:tcW w:w="1623" w:type="pct"/>
            <w:vMerge w:val="restart"/>
            <w:vAlign w:val="center"/>
          </w:tcPr>
          <w:p w14:paraId="7E26B9E2" w14:textId="4678218D" w:rsidR="004C4B68" w:rsidRPr="006923AF" w:rsidRDefault="004C4B68" w:rsidP="003B4564">
            <w:pPr>
              <w:jc w:val="center"/>
              <w:rPr>
                <w:rFonts w:ascii="宋体" w:eastAsia="宋体" w:hAnsi="宋体" w:cs="Times New Roman"/>
                <w:kern w:val="0"/>
                <w:sz w:val="20"/>
                <w:szCs w:val="20"/>
              </w:rPr>
            </w:pPr>
            <w:r w:rsidRPr="006923AF">
              <w:rPr>
                <w:rFonts w:ascii="宋体" w:eastAsia="宋体" w:hAnsi="宋体" w:cs="Times New Roman" w:hint="eastAsia"/>
                <w:kern w:val="0"/>
                <w:sz w:val="20"/>
                <w:szCs w:val="20"/>
              </w:rPr>
              <w:t>因兴趣择业</w:t>
            </w:r>
            <m:oMath>
              <m:r>
                <w:rPr>
                  <w:rFonts w:ascii="Cambria Math" w:eastAsia="宋体" w:hAnsi="Cambria Math" w:cs="Times New Roman"/>
                  <w:kern w:val="0"/>
                  <w:sz w:val="20"/>
                  <w:szCs w:val="20"/>
                </w:rPr>
                <m:t>×</m:t>
              </m:r>
            </m:oMath>
            <w:r w:rsidRPr="006923AF">
              <w:rPr>
                <w:rFonts w:ascii="宋体" w:eastAsia="宋体" w:hAnsi="宋体" w:cs="Times New Roman" w:hint="eastAsia"/>
                <w:kern w:val="0"/>
                <w:sz w:val="20"/>
                <w:szCs w:val="20"/>
              </w:rPr>
              <w:t>日均工作时长</w:t>
            </w:r>
          </w:p>
        </w:tc>
        <w:tc>
          <w:tcPr>
            <w:tcW w:w="1284" w:type="pct"/>
            <w:vAlign w:val="center"/>
          </w:tcPr>
          <w:p w14:paraId="2EB61D0C" w14:textId="7B5A3169" w:rsidR="004C4B68" w:rsidRPr="004877E3" w:rsidRDefault="00C30070"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0.141</w:t>
            </w:r>
          </w:p>
        </w:tc>
        <w:tc>
          <w:tcPr>
            <w:tcW w:w="1112" w:type="pct"/>
            <w:vAlign w:val="center"/>
          </w:tcPr>
          <w:p w14:paraId="1B851846" w14:textId="51917C70" w:rsidR="004C4B68" w:rsidRPr="004877E3" w:rsidRDefault="00C30070"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1.349</w:t>
            </w:r>
            <w:r w:rsidR="00EC32AC" w:rsidRPr="004877E3">
              <w:rPr>
                <w:rFonts w:ascii="Times New Roman" w:eastAsia="宋体" w:hAnsi="Times New Roman" w:cs="Times New Roman"/>
                <w:sz w:val="20"/>
                <w:szCs w:val="20"/>
                <w:vertAlign w:val="superscript"/>
              </w:rPr>
              <w:t>**</w:t>
            </w:r>
          </w:p>
        </w:tc>
        <w:tc>
          <w:tcPr>
            <w:tcW w:w="343" w:type="pct"/>
            <w:vMerge w:val="restart"/>
            <w:vAlign w:val="center"/>
          </w:tcPr>
          <w:p w14:paraId="450D6500" w14:textId="680D05D9" w:rsidR="004C4B68" w:rsidRPr="00E55C2E" w:rsidRDefault="004C4B68" w:rsidP="003B4564">
            <w:pPr>
              <w:jc w:val="center"/>
              <w:rPr>
                <w:rFonts w:ascii="Times New Roman" w:eastAsia="宋体" w:hAnsi="Times New Roman" w:cs="Times New Roman"/>
                <w:sz w:val="20"/>
                <w:szCs w:val="20"/>
              </w:rPr>
            </w:pPr>
            <w:r w:rsidRPr="00E55C2E">
              <w:rPr>
                <w:rFonts w:ascii="Times New Roman" w:eastAsia="宋体" w:hAnsi="Times New Roman" w:cs="Times New Roman"/>
                <w:sz w:val="20"/>
                <w:szCs w:val="20"/>
              </w:rPr>
              <w:t>5.26</w:t>
            </w:r>
            <w:r w:rsidRPr="00E55C2E">
              <w:rPr>
                <w:rFonts w:ascii="Times New Roman" w:eastAsia="宋体" w:hAnsi="Times New Roman" w:cs="Times New Roman"/>
                <w:sz w:val="20"/>
                <w:szCs w:val="20"/>
                <w:vertAlign w:val="superscript"/>
              </w:rPr>
              <w:t>*</w:t>
            </w:r>
          </w:p>
        </w:tc>
        <w:tc>
          <w:tcPr>
            <w:tcW w:w="638" w:type="pct"/>
            <w:vMerge w:val="restart"/>
            <w:vAlign w:val="center"/>
          </w:tcPr>
          <w:p w14:paraId="4D66C24B" w14:textId="6A4FFCB3" w:rsidR="004C4B68" w:rsidRPr="00C4420C" w:rsidRDefault="004C4B68" w:rsidP="003B4564">
            <w:pPr>
              <w:jc w:val="center"/>
              <w:rPr>
                <w:rFonts w:ascii="宋体" w:eastAsia="宋体" w:hAnsi="宋体"/>
                <w:sz w:val="20"/>
                <w:szCs w:val="20"/>
              </w:rPr>
            </w:pPr>
            <w:r>
              <w:rPr>
                <w:rFonts w:ascii="宋体" w:eastAsia="宋体" w:hAnsi="宋体" w:hint="eastAsia"/>
                <w:sz w:val="20"/>
                <w:szCs w:val="20"/>
              </w:rPr>
              <w:t>显著</w:t>
            </w:r>
          </w:p>
        </w:tc>
      </w:tr>
      <w:tr w:rsidR="004C4B68" w14:paraId="4687CF32" w14:textId="7A388A7D" w:rsidTr="008D41B5">
        <w:tc>
          <w:tcPr>
            <w:tcW w:w="1623" w:type="pct"/>
            <w:vMerge/>
            <w:tcBorders>
              <w:bottom w:val="single" w:sz="12" w:space="0" w:color="auto"/>
            </w:tcBorders>
            <w:vAlign w:val="center"/>
          </w:tcPr>
          <w:p w14:paraId="1350CD5E" w14:textId="77777777" w:rsidR="004C4B68" w:rsidRPr="006923AF" w:rsidRDefault="004C4B68" w:rsidP="003B4564">
            <w:pPr>
              <w:jc w:val="center"/>
              <w:rPr>
                <w:rFonts w:ascii="宋体" w:eastAsia="宋体" w:hAnsi="宋体" w:cs="Times New Roman"/>
                <w:kern w:val="0"/>
                <w:sz w:val="20"/>
                <w:szCs w:val="20"/>
              </w:rPr>
            </w:pPr>
          </w:p>
        </w:tc>
        <w:tc>
          <w:tcPr>
            <w:tcW w:w="1284" w:type="pct"/>
            <w:tcBorders>
              <w:bottom w:val="single" w:sz="12" w:space="0" w:color="auto"/>
            </w:tcBorders>
            <w:vAlign w:val="center"/>
          </w:tcPr>
          <w:p w14:paraId="1DE33F1B" w14:textId="2DC66F8F" w:rsidR="004C4B68" w:rsidRPr="004877E3" w:rsidRDefault="00C30070"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(0.102)</w:t>
            </w:r>
          </w:p>
        </w:tc>
        <w:tc>
          <w:tcPr>
            <w:tcW w:w="1112" w:type="pct"/>
            <w:tcBorders>
              <w:bottom w:val="single" w:sz="12" w:space="0" w:color="auto"/>
            </w:tcBorders>
            <w:vAlign w:val="center"/>
          </w:tcPr>
          <w:p w14:paraId="31F8ABE0" w14:textId="34B64CD6" w:rsidR="004C4B68" w:rsidRPr="004877E3" w:rsidRDefault="00C30070" w:rsidP="003B4564">
            <w:pPr>
              <w:jc w:val="center"/>
              <w:rPr>
                <w:rFonts w:ascii="Times New Roman" w:eastAsia="宋体" w:hAnsi="Times New Roman" w:cs="Times New Roman"/>
                <w:sz w:val="20"/>
                <w:szCs w:val="20"/>
              </w:rPr>
            </w:pPr>
            <w:r w:rsidRPr="004877E3">
              <w:rPr>
                <w:rFonts w:ascii="Times New Roman" w:eastAsia="宋体" w:hAnsi="Times New Roman" w:cs="Times New Roman"/>
                <w:sz w:val="20"/>
                <w:szCs w:val="20"/>
              </w:rPr>
              <w:t>(0.517)</w:t>
            </w:r>
          </w:p>
        </w:tc>
        <w:tc>
          <w:tcPr>
            <w:tcW w:w="343" w:type="pct"/>
            <w:vMerge/>
            <w:tcBorders>
              <w:bottom w:val="single" w:sz="12" w:space="0" w:color="auto"/>
            </w:tcBorders>
            <w:vAlign w:val="center"/>
          </w:tcPr>
          <w:p w14:paraId="4EDDD7DC" w14:textId="77777777" w:rsidR="004C4B68" w:rsidRPr="006923AF" w:rsidRDefault="004C4B68" w:rsidP="003B4564">
            <w:pPr>
              <w:jc w:val="center"/>
              <w:rPr>
                <w:rFonts w:ascii="宋体" w:eastAsia="宋体" w:hAnsi="宋体"/>
                <w:sz w:val="20"/>
                <w:szCs w:val="20"/>
              </w:rPr>
            </w:pPr>
          </w:p>
        </w:tc>
        <w:tc>
          <w:tcPr>
            <w:tcW w:w="638" w:type="pct"/>
            <w:vMerge/>
            <w:tcBorders>
              <w:bottom w:val="single" w:sz="12" w:space="0" w:color="auto"/>
            </w:tcBorders>
            <w:vAlign w:val="center"/>
          </w:tcPr>
          <w:p w14:paraId="6625D60B" w14:textId="2DE89661" w:rsidR="004C4B68" w:rsidRPr="006923AF" w:rsidRDefault="004C4B68" w:rsidP="003B4564">
            <w:pPr>
              <w:jc w:val="center"/>
              <w:rPr>
                <w:rFonts w:ascii="宋体" w:eastAsia="宋体" w:hAnsi="宋体"/>
                <w:sz w:val="20"/>
                <w:szCs w:val="20"/>
              </w:rPr>
            </w:pPr>
          </w:p>
        </w:tc>
      </w:tr>
    </w:tbl>
    <w:p w14:paraId="4BBDEB73" w14:textId="0644F4C5" w:rsidR="00880583" w:rsidRPr="00C3793F" w:rsidRDefault="008E4DF5" w:rsidP="00F113F1">
      <w:pPr>
        <w:autoSpaceDE w:val="0"/>
        <w:autoSpaceDN w:val="0"/>
        <w:adjustRightInd w:val="0"/>
        <w:spacing w:afterLines="100" w:after="312"/>
        <w:ind w:firstLineChars="200" w:firstLine="400"/>
        <w:rPr>
          <w:rFonts w:ascii="Times New Roman" w:eastAsia="宋体" w:hAnsi="Times New Roman" w:cs="Times New Roman"/>
          <w:kern w:val="0"/>
          <w:sz w:val="20"/>
          <w:szCs w:val="20"/>
        </w:rPr>
      </w:pPr>
      <w:r w:rsidRPr="0097653A">
        <w:rPr>
          <w:rFonts w:ascii="Times New Roman" w:eastAsia="宋体" w:hAnsi="Times New Roman" w:cs="Times New Roman"/>
          <w:kern w:val="0"/>
          <w:sz w:val="20"/>
          <w:szCs w:val="20"/>
        </w:rPr>
        <w:t>注：（</w:t>
      </w:r>
      <w:r w:rsidRPr="0097653A">
        <w:rPr>
          <w:rFonts w:ascii="Times New Roman" w:eastAsia="宋体" w:hAnsi="Times New Roman" w:cs="Times New Roman"/>
          <w:kern w:val="0"/>
          <w:sz w:val="20"/>
          <w:szCs w:val="20"/>
        </w:rPr>
        <w:t>1</w:t>
      </w:r>
      <w:r w:rsidRPr="0097653A">
        <w:rPr>
          <w:rFonts w:ascii="Times New Roman" w:eastAsia="宋体" w:hAnsi="Times New Roman" w:cs="Times New Roman"/>
          <w:kern w:val="0"/>
          <w:sz w:val="20"/>
          <w:szCs w:val="20"/>
        </w:rPr>
        <w:t>）</w:t>
      </w:r>
      <w:r w:rsidRPr="0097653A">
        <w:rPr>
          <w:rFonts w:ascii="Times New Roman" w:eastAsia="宋体" w:hAnsi="Times New Roman" w:cs="Times New Roman"/>
          <w:kern w:val="0"/>
          <w:sz w:val="20"/>
          <w:szCs w:val="20"/>
          <w:vertAlign w:val="superscript"/>
        </w:rPr>
        <w:t>+</w:t>
      </w:r>
      <w:r w:rsidRPr="0097653A">
        <w:rPr>
          <w:rFonts w:ascii="Times New Roman" w:eastAsia="宋体" w:hAnsi="Times New Roman" w:cs="Times New Roman"/>
          <w:kern w:val="0"/>
          <w:sz w:val="20"/>
          <w:szCs w:val="20"/>
        </w:rPr>
        <w:t xml:space="preserve"> </w:t>
      </w:r>
      <w:r w:rsidRPr="0097653A">
        <w:rPr>
          <w:rFonts w:ascii="Times New Roman" w:eastAsia="宋体" w:hAnsi="Times New Roman" w:cs="Times New Roman"/>
          <w:i/>
          <w:iCs/>
          <w:kern w:val="0"/>
          <w:sz w:val="20"/>
          <w:szCs w:val="20"/>
        </w:rPr>
        <w:t>p</w:t>
      </w:r>
      <w:r w:rsidRPr="0097653A">
        <w:rPr>
          <w:rFonts w:ascii="Times New Roman" w:eastAsia="宋体" w:hAnsi="Times New Roman" w:cs="Times New Roman"/>
          <w:kern w:val="0"/>
          <w:sz w:val="20"/>
          <w:szCs w:val="20"/>
        </w:rPr>
        <w:t xml:space="preserve"> &lt; 0.1, </w:t>
      </w:r>
      <w:r w:rsidRPr="0097653A">
        <w:rPr>
          <w:rFonts w:ascii="Times New Roman" w:eastAsia="宋体" w:hAnsi="Times New Roman" w:cs="Times New Roman"/>
          <w:kern w:val="0"/>
          <w:sz w:val="20"/>
          <w:szCs w:val="20"/>
          <w:vertAlign w:val="superscript"/>
        </w:rPr>
        <w:t>*</w:t>
      </w:r>
      <w:r w:rsidRPr="0097653A">
        <w:rPr>
          <w:rFonts w:ascii="Times New Roman" w:eastAsia="宋体" w:hAnsi="Times New Roman" w:cs="Times New Roman"/>
          <w:kern w:val="0"/>
          <w:sz w:val="20"/>
          <w:szCs w:val="20"/>
        </w:rPr>
        <w:t xml:space="preserve"> </w:t>
      </w:r>
      <w:r w:rsidRPr="0097653A">
        <w:rPr>
          <w:rFonts w:ascii="Times New Roman" w:eastAsia="宋体" w:hAnsi="Times New Roman" w:cs="Times New Roman"/>
          <w:i/>
          <w:iCs/>
          <w:kern w:val="0"/>
          <w:sz w:val="20"/>
          <w:szCs w:val="20"/>
        </w:rPr>
        <w:t>p</w:t>
      </w:r>
      <w:r w:rsidRPr="0097653A">
        <w:rPr>
          <w:rFonts w:ascii="Times New Roman" w:eastAsia="宋体" w:hAnsi="Times New Roman" w:cs="Times New Roman"/>
          <w:kern w:val="0"/>
          <w:sz w:val="20"/>
          <w:szCs w:val="20"/>
        </w:rPr>
        <w:t xml:space="preserve"> &lt; 0.05, </w:t>
      </w:r>
      <w:r w:rsidRPr="0097653A">
        <w:rPr>
          <w:rFonts w:ascii="Times New Roman" w:eastAsia="宋体" w:hAnsi="Times New Roman" w:cs="Times New Roman"/>
          <w:kern w:val="0"/>
          <w:sz w:val="20"/>
          <w:szCs w:val="20"/>
          <w:vertAlign w:val="superscript"/>
        </w:rPr>
        <w:t>**</w:t>
      </w:r>
      <w:r w:rsidRPr="0097653A">
        <w:rPr>
          <w:rFonts w:ascii="Times New Roman" w:eastAsia="宋体" w:hAnsi="Times New Roman" w:cs="Times New Roman"/>
          <w:kern w:val="0"/>
          <w:sz w:val="20"/>
          <w:szCs w:val="20"/>
        </w:rPr>
        <w:t xml:space="preserve"> </w:t>
      </w:r>
      <w:r w:rsidRPr="0097653A">
        <w:rPr>
          <w:rFonts w:ascii="Times New Roman" w:eastAsia="宋体" w:hAnsi="Times New Roman" w:cs="Times New Roman"/>
          <w:i/>
          <w:iCs/>
          <w:kern w:val="0"/>
          <w:sz w:val="20"/>
          <w:szCs w:val="20"/>
        </w:rPr>
        <w:t>p</w:t>
      </w:r>
      <w:r w:rsidRPr="0097653A">
        <w:rPr>
          <w:rFonts w:ascii="Times New Roman" w:eastAsia="宋体" w:hAnsi="Times New Roman" w:cs="Times New Roman"/>
          <w:kern w:val="0"/>
          <w:sz w:val="20"/>
          <w:szCs w:val="20"/>
        </w:rPr>
        <w:t xml:space="preserve"> &lt; 0.01, </w:t>
      </w:r>
      <w:r w:rsidRPr="0097653A">
        <w:rPr>
          <w:rFonts w:ascii="Times New Roman" w:eastAsia="宋体" w:hAnsi="Times New Roman" w:cs="Times New Roman"/>
          <w:kern w:val="0"/>
          <w:sz w:val="20"/>
          <w:szCs w:val="20"/>
          <w:vertAlign w:val="superscript"/>
        </w:rPr>
        <w:t>***</w:t>
      </w:r>
      <w:r w:rsidRPr="0097653A">
        <w:rPr>
          <w:rFonts w:ascii="Times New Roman" w:eastAsia="宋体" w:hAnsi="Times New Roman" w:cs="Times New Roman"/>
          <w:kern w:val="0"/>
          <w:sz w:val="20"/>
          <w:szCs w:val="20"/>
        </w:rPr>
        <w:t xml:space="preserve"> </w:t>
      </w:r>
      <w:r w:rsidRPr="0097653A">
        <w:rPr>
          <w:rFonts w:ascii="Times New Roman" w:eastAsia="宋体" w:hAnsi="Times New Roman" w:cs="Times New Roman"/>
          <w:i/>
          <w:iCs/>
          <w:kern w:val="0"/>
          <w:sz w:val="20"/>
          <w:szCs w:val="20"/>
        </w:rPr>
        <w:t>p</w:t>
      </w:r>
      <w:r w:rsidRPr="0097653A">
        <w:rPr>
          <w:rFonts w:ascii="Times New Roman" w:eastAsia="宋体" w:hAnsi="Times New Roman" w:cs="Times New Roman"/>
          <w:kern w:val="0"/>
          <w:sz w:val="20"/>
          <w:szCs w:val="20"/>
        </w:rPr>
        <w:t xml:space="preserve"> &lt; 0.001</w:t>
      </w:r>
      <w:r w:rsidRPr="0097653A">
        <w:rPr>
          <w:rFonts w:ascii="Times New Roman" w:eastAsia="宋体" w:hAnsi="Times New Roman" w:cs="Times New Roman"/>
          <w:kern w:val="0"/>
          <w:sz w:val="20"/>
          <w:szCs w:val="20"/>
        </w:rPr>
        <w:t>；（</w:t>
      </w:r>
      <w:r w:rsidRPr="0097653A">
        <w:rPr>
          <w:rFonts w:ascii="Times New Roman" w:eastAsia="宋体" w:hAnsi="Times New Roman" w:cs="Times New Roman"/>
          <w:kern w:val="0"/>
          <w:sz w:val="20"/>
          <w:szCs w:val="20"/>
        </w:rPr>
        <w:t>2</w:t>
      </w:r>
      <w:r w:rsidRPr="0097653A">
        <w:rPr>
          <w:rFonts w:ascii="Times New Roman" w:eastAsia="宋体" w:hAnsi="Times New Roman" w:cs="Times New Roman"/>
          <w:kern w:val="0"/>
          <w:sz w:val="20"/>
          <w:szCs w:val="20"/>
        </w:rPr>
        <w:t>）括号内为稳健标准误</w:t>
      </w:r>
      <w:r w:rsidR="008F7441" w:rsidRPr="0097653A">
        <w:rPr>
          <w:rFonts w:ascii="Times New Roman" w:eastAsia="宋体" w:hAnsi="Times New Roman" w:cs="Times New Roman" w:hint="eastAsia"/>
          <w:kern w:val="0"/>
          <w:sz w:val="20"/>
          <w:szCs w:val="20"/>
        </w:rPr>
        <w:t>；（</w:t>
      </w:r>
      <w:r w:rsidR="008F7441" w:rsidRPr="0097653A">
        <w:rPr>
          <w:rFonts w:ascii="Times New Roman" w:eastAsia="宋体" w:hAnsi="Times New Roman" w:cs="Times New Roman" w:hint="eastAsia"/>
          <w:kern w:val="0"/>
          <w:sz w:val="20"/>
          <w:szCs w:val="20"/>
        </w:rPr>
        <w:t>3</w:t>
      </w:r>
      <w:r w:rsidR="008F7441" w:rsidRPr="0097653A">
        <w:rPr>
          <w:rFonts w:ascii="Times New Roman" w:eastAsia="宋体" w:hAnsi="Times New Roman" w:cs="Times New Roman" w:hint="eastAsia"/>
          <w:kern w:val="0"/>
          <w:sz w:val="20"/>
          <w:szCs w:val="20"/>
        </w:rPr>
        <w:t>）</w:t>
      </w:r>
      <w:r w:rsidR="008F7441" w:rsidRPr="0097653A">
        <w:rPr>
          <w:rFonts w:ascii="Times New Roman" w:eastAsia="宋体" w:hAnsi="Times New Roman" w:cs="Times New Roman"/>
          <w:sz w:val="20"/>
          <w:szCs w:val="20"/>
        </w:rPr>
        <w:t>χ²</w:t>
      </w:r>
      <w:r w:rsidR="008F7441" w:rsidRPr="0097653A">
        <w:rPr>
          <w:rFonts w:ascii="Times New Roman" w:eastAsia="宋体" w:hAnsi="Times New Roman" w:cs="Times New Roman" w:hint="eastAsia"/>
          <w:kern w:val="0"/>
          <w:sz w:val="20"/>
          <w:szCs w:val="20"/>
        </w:rPr>
        <w:t>自由度为</w:t>
      </w:r>
      <w:r w:rsidR="008F7441" w:rsidRPr="0097653A">
        <w:rPr>
          <w:rFonts w:ascii="Times New Roman" w:eastAsia="宋体" w:hAnsi="Times New Roman" w:cs="Times New Roman" w:hint="eastAsia"/>
          <w:kern w:val="0"/>
          <w:sz w:val="20"/>
          <w:szCs w:val="20"/>
        </w:rPr>
        <w:t>1</w:t>
      </w:r>
      <w:r w:rsidR="008F7441" w:rsidRPr="0097653A">
        <w:rPr>
          <w:rFonts w:ascii="Times New Roman" w:eastAsia="宋体" w:hAnsi="Times New Roman" w:cs="Times New Roman" w:hint="eastAsia"/>
          <w:kern w:val="0"/>
          <w:sz w:val="20"/>
          <w:szCs w:val="20"/>
        </w:rPr>
        <w:t>。</w:t>
      </w:r>
    </w:p>
    <w:p w14:paraId="3DEDB548" w14:textId="5DD1C462" w:rsidR="00DD64FA" w:rsidRPr="00022358" w:rsidRDefault="00F602A9" w:rsidP="00397F0D">
      <w:pPr>
        <w:spacing w:beforeLines="100" w:before="312" w:afterLines="50" w:after="156" w:line="276" w:lineRule="auto"/>
        <w:jc w:val="center"/>
        <w:rPr>
          <w:rFonts w:ascii="Times New Roman" w:eastAsia="宋体" w:hAnsi="Times New Roman" w:cs="Times New Roman"/>
          <w:sz w:val="24"/>
        </w:rPr>
      </w:pPr>
      <w:r>
        <w:rPr>
          <w:rFonts w:ascii="Times New Roman" w:eastAsia="宋体" w:hAnsi="Times New Roman" w:cs="Times New Roman" w:hint="eastAsia"/>
          <w:sz w:val="24"/>
        </w:rPr>
        <w:t>附</w:t>
      </w:r>
      <w:r w:rsidR="00DD64FA" w:rsidRPr="00A34828">
        <w:rPr>
          <w:rFonts w:ascii="Times New Roman" w:eastAsia="宋体" w:hAnsi="Times New Roman" w:cs="Times New Roman"/>
          <w:sz w:val="24"/>
        </w:rPr>
        <w:t>表</w:t>
      </w:r>
      <w:r w:rsidR="00840E33">
        <w:rPr>
          <w:rFonts w:ascii="Times New Roman" w:eastAsia="宋体" w:hAnsi="Times New Roman" w:cs="Times New Roman" w:hint="eastAsia"/>
          <w:sz w:val="24"/>
        </w:rPr>
        <w:t>3</w:t>
      </w:r>
      <w:r w:rsidR="00DD64FA">
        <w:rPr>
          <w:rFonts w:ascii="Times New Roman" w:eastAsia="宋体" w:hAnsi="Times New Roman" w:cs="Times New Roman" w:hint="eastAsia"/>
          <w:sz w:val="24"/>
        </w:rPr>
        <w:t>-</w:t>
      </w:r>
      <w:r w:rsidR="00074246">
        <w:rPr>
          <w:rFonts w:ascii="Times New Roman" w:eastAsia="宋体" w:hAnsi="Times New Roman" w:cs="Times New Roman" w:hint="eastAsia"/>
          <w:sz w:val="24"/>
        </w:rPr>
        <w:t>1</w:t>
      </w:r>
      <w:r w:rsidR="00DD64FA" w:rsidRPr="00A34828">
        <w:rPr>
          <w:rFonts w:ascii="Times New Roman" w:eastAsia="宋体" w:hAnsi="Times New Roman" w:cs="Times New Roman"/>
          <w:sz w:val="24"/>
        </w:rPr>
        <w:t xml:space="preserve"> </w:t>
      </w:r>
      <w:r w:rsidR="00DD64FA">
        <w:rPr>
          <w:rFonts w:ascii="Times New Roman" w:eastAsia="宋体" w:hAnsi="Times New Roman" w:cs="Times New Roman" w:hint="eastAsia"/>
          <w:sz w:val="24"/>
        </w:rPr>
        <w:t>年龄阶段对择业动机调节效应的异质性分析</w:t>
      </w:r>
    </w:p>
    <w:tbl>
      <w:tblPr>
        <w:tblW w:w="5000" w:type="pct"/>
        <w:tblLook w:val="0000" w:firstRow="0" w:lastRow="0" w:firstColumn="0" w:lastColumn="0" w:noHBand="0" w:noVBand="0"/>
      </w:tblPr>
      <w:tblGrid>
        <w:gridCol w:w="1220"/>
        <w:gridCol w:w="891"/>
        <w:gridCol w:w="906"/>
        <w:gridCol w:w="885"/>
        <w:gridCol w:w="887"/>
        <w:gridCol w:w="885"/>
        <w:gridCol w:w="885"/>
        <w:gridCol w:w="877"/>
        <w:gridCol w:w="8"/>
        <w:gridCol w:w="862"/>
      </w:tblGrid>
      <w:tr w:rsidR="007F6076" w:rsidRPr="00CA5454" w14:paraId="521767C6" w14:textId="77777777" w:rsidTr="00A44A6B">
        <w:trPr>
          <w:trHeight w:val="227"/>
        </w:trPr>
        <w:tc>
          <w:tcPr>
            <w:tcW w:w="734" w:type="pct"/>
            <w:vMerge w:val="restart"/>
            <w:tcBorders>
              <w:top w:val="single" w:sz="12" w:space="0" w:color="auto"/>
              <w:left w:val="nil"/>
              <w:right w:val="nil"/>
            </w:tcBorders>
            <w:vAlign w:val="center"/>
          </w:tcPr>
          <w:p w14:paraId="635062E5" w14:textId="77777777" w:rsidR="007F6076" w:rsidRPr="00103647" w:rsidRDefault="007F6076" w:rsidP="00393D3B">
            <w:pPr>
              <w:autoSpaceDE w:val="0"/>
              <w:autoSpaceDN w:val="0"/>
              <w:adjustRightInd w:val="0"/>
              <w:jc w:val="center"/>
              <w:rPr>
                <w:rFonts w:ascii="Times New Roman" w:eastAsia="宋体" w:hAnsi="Times New Roman" w:cs="Times New Roman"/>
                <w:kern w:val="0"/>
                <w:sz w:val="16"/>
                <w:szCs w:val="16"/>
              </w:rPr>
            </w:pPr>
            <w:r w:rsidRPr="00103647">
              <w:rPr>
                <w:rFonts w:ascii="Times New Roman" w:eastAsia="宋体" w:hAnsi="Times New Roman" w:cs="Times New Roman"/>
                <w:kern w:val="0"/>
                <w:sz w:val="16"/>
                <w:szCs w:val="16"/>
              </w:rPr>
              <w:t>变量</w:t>
            </w:r>
          </w:p>
        </w:tc>
        <w:tc>
          <w:tcPr>
            <w:tcW w:w="1081" w:type="pct"/>
            <w:gridSpan w:val="2"/>
            <w:tcBorders>
              <w:top w:val="single" w:sz="12" w:space="0" w:color="auto"/>
              <w:left w:val="nil"/>
              <w:bottom w:val="single" w:sz="4" w:space="0" w:color="auto"/>
              <w:right w:val="nil"/>
            </w:tcBorders>
            <w:vAlign w:val="center"/>
          </w:tcPr>
          <w:p w14:paraId="1DEEDFEF" w14:textId="78C49318" w:rsidR="007F6076" w:rsidRPr="00103647" w:rsidRDefault="007F6076" w:rsidP="00393D3B">
            <w:pPr>
              <w:autoSpaceDE w:val="0"/>
              <w:autoSpaceDN w:val="0"/>
              <w:adjustRightInd w:val="0"/>
              <w:jc w:val="center"/>
              <w:rPr>
                <w:rFonts w:ascii="Times New Roman" w:eastAsia="宋体" w:hAnsi="Times New Roman" w:cs="Times New Roman"/>
                <w:kern w:val="0"/>
                <w:sz w:val="16"/>
                <w:szCs w:val="16"/>
              </w:rPr>
            </w:pPr>
            <w:r w:rsidRPr="00103647">
              <w:rPr>
                <w:rFonts w:ascii="Times New Roman" w:eastAsia="宋体" w:hAnsi="Times New Roman" w:cs="Times New Roman"/>
                <w:kern w:val="0"/>
                <w:sz w:val="16"/>
                <w:szCs w:val="16"/>
              </w:rPr>
              <w:t>模型</w:t>
            </w:r>
            <w:r w:rsidRPr="00103647">
              <w:rPr>
                <w:rFonts w:ascii="Times New Roman" w:eastAsia="宋体" w:hAnsi="Times New Roman" w:cs="Times New Roman" w:hint="eastAsia"/>
                <w:kern w:val="0"/>
                <w:sz w:val="16"/>
                <w:szCs w:val="16"/>
              </w:rPr>
              <w:t>23</w:t>
            </w:r>
          </w:p>
        </w:tc>
        <w:tc>
          <w:tcPr>
            <w:tcW w:w="1067" w:type="pct"/>
            <w:gridSpan w:val="2"/>
            <w:tcBorders>
              <w:top w:val="single" w:sz="12" w:space="0" w:color="auto"/>
              <w:left w:val="nil"/>
              <w:bottom w:val="single" w:sz="4" w:space="0" w:color="auto"/>
              <w:right w:val="nil"/>
            </w:tcBorders>
            <w:vAlign w:val="center"/>
          </w:tcPr>
          <w:p w14:paraId="70118726" w14:textId="08242136" w:rsidR="007F6076" w:rsidRPr="00103647" w:rsidRDefault="007F6076" w:rsidP="00393D3B">
            <w:pPr>
              <w:autoSpaceDE w:val="0"/>
              <w:autoSpaceDN w:val="0"/>
              <w:adjustRightInd w:val="0"/>
              <w:jc w:val="center"/>
              <w:rPr>
                <w:rFonts w:ascii="Times New Roman" w:eastAsia="宋体" w:hAnsi="Times New Roman" w:cs="Times New Roman"/>
                <w:kern w:val="0"/>
                <w:sz w:val="16"/>
                <w:szCs w:val="16"/>
              </w:rPr>
            </w:pPr>
            <w:r w:rsidRPr="00103647">
              <w:rPr>
                <w:rFonts w:ascii="Times New Roman" w:eastAsia="宋体" w:hAnsi="Times New Roman" w:cs="Times New Roman"/>
                <w:kern w:val="0"/>
                <w:sz w:val="16"/>
                <w:szCs w:val="16"/>
              </w:rPr>
              <w:t>模型</w:t>
            </w:r>
            <w:r w:rsidRPr="00103647">
              <w:rPr>
                <w:rFonts w:ascii="Times New Roman" w:eastAsia="宋体" w:hAnsi="Times New Roman" w:cs="Times New Roman" w:hint="eastAsia"/>
                <w:kern w:val="0"/>
                <w:sz w:val="16"/>
                <w:szCs w:val="16"/>
              </w:rPr>
              <w:t>24</w:t>
            </w:r>
          </w:p>
        </w:tc>
        <w:tc>
          <w:tcPr>
            <w:tcW w:w="1065" w:type="pct"/>
            <w:gridSpan w:val="2"/>
            <w:tcBorders>
              <w:top w:val="single" w:sz="12" w:space="0" w:color="auto"/>
              <w:left w:val="nil"/>
              <w:bottom w:val="single" w:sz="4" w:space="0" w:color="auto"/>
              <w:right w:val="nil"/>
            </w:tcBorders>
            <w:vAlign w:val="center"/>
          </w:tcPr>
          <w:p w14:paraId="6B7AA6E7" w14:textId="35C3462E" w:rsidR="007F6076" w:rsidRPr="00103647" w:rsidRDefault="007F6076" w:rsidP="00393D3B">
            <w:pPr>
              <w:autoSpaceDE w:val="0"/>
              <w:autoSpaceDN w:val="0"/>
              <w:adjustRightInd w:val="0"/>
              <w:jc w:val="center"/>
              <w:rPr>
                <w:rFonts w:ascii="Times New Roman" w:eastAsia="宋体" w:hAnsi="Times New Roman" w:cs="Times New Roman"/>
                <w:kern w:val="0"/>
                <w:sz w:val="16"/>
                <w:szCs w:val="16"/>
              </w:rPr>
            </w:pPr>
            <w:r w:rsidRPr="00103647">
              <w:rPr>
                <w:rFonts w:ascii="Times New Roman" w:eastAsia="宋体" w:hAnsi="Times New Roman" w:cs="Times New Roman"/>
                <w:kern w:val="0"/>
                <w:sz w:val="16"/>
                <w:szCs w:val="16"/>
              </w:rPr>
              <w:t>模型</w:t>
            </w:r>
            <w:r w:rsidRPr="00103647">
              <w:rPr>
                <w:rFonts w:ascii="Times New Roman" w:eastAsia="宋体" w:hAnsi="Times New Roman" w:cs="Times New Roman" w:hint="eastAsia"/>
                <w:kern w:val="0"/>
                <w:sz w:val="16"/>
                <w:szCs w:val="16"/>
              </w:rPr>
              <w:t>25</w:t>
            </w:r>
          </w:p>
        </w:tc>
        <w:tc>
          <w:tcPr>
            <w:tcW w:w="1053" w:type="pct"/>
            <w:gridSpan w:val="3"/>
            <w:tcBorders>
              <w:top w:val="single" w:sz="12" w:space="0" w:color="auto"/>
              <w:left w:val="nil"/>
              <w:bottom w:val="single" w:sz="4" w:space="0" w:color="auto"/>
              <w:right w:val="nil"/>
            </w:tcBorders>
            <w:vAlign w:val="center"/>
          </w:tcPr>
          <w:p w14:paraId="5B61CD8C" w14:textId="7734D4EA" w:rsidR="007F6076" w:rsidRPr="00103647" w:rsidRDefault="007F6076" w:rsidP="00393D3B">
            <w:pPr>
              <w:autoSpaceDE w:val="0"/>
              <w:autoSpaceDN w:val="0"/>
              <w:adjustRightInd w:val="0"/>
              <w:jc w:val="center"/>
              <w:rPr>
                <w:rFonts w:ascii="Times New Roman" w:eastAsia="宋体" w:hAnsi="Times New Roman" w:cs="Times New Roman"/>
                <w:kern w:val="0"/>
                <w:sz w:val="16"/>
                <w:szCs w:val="16"/>
              </w:rPr>
            </w:pPr>
            <w:r w:rsidRPr="00103647">
              <w:rPr>
                <w:rFonts w:ascii="Times New Roman" w:eastAsia="宋体" w:hAnsi="Times New Roman" w:cs="Times New Roman" w:hint="eastAsia"/>
                <w:kern w:val="0"/>
                <w:sz w:val="16"/>
                <w:szCs w:val="16"/>
              </w:rPr>
              <w:t>模型</w:t>
            </w:r>
            <w:r w:rsidRPr="00103647">
              <w:rPr>
                <w:rFonts w:ascii="Times New Roman" w:eastAsia="宋体" w:hAnsi="Times New Roman" w:cs="Times New Roman" w:hint="eastAsia"/>
                <w:kern w:val="0"/>
                <w:sz w:val="16"/>
                <w:szCs w:val="16"/>
              </w:rPr>
              <w:t>26</w:t>
            </w:r>
          </w:p>
        </w:tc>
      </w:tr>
      <w:tr w:rsidR="00A44A6B" w:rsidRPr="00CA5454" w14:paraId="72EAEDFC" w14:textId="77777777" w:rsidTr="00A44A6B">
        <w:trPr>
          <w:trHeight w:val="227"/>
        </w:trPr>
        <w:tc>
          <w:tcPr>
            <w:tcW w:w="734" w:type="pct"/>
            <w:vMerge/>
            <w:tcBorders>
              <w:left w:val="nil"/>
              <w:bottom w:val="single" w:sz="12" w:space="0" w:color="auto"/>
              <w:right w:val="nil"/>
            </w:tcBorders>
            <w:vAlign w:val="center"/>
          </w:tcPr>
          <w:p w14:paraId="67F41663" w14:textId="77777777" w:rsidR="00A44A6B" w:rsidRPr="00103647" w:rsidRDefault="00A44A6B" w:rsidP="00A44A6B">
            <w:pPr>
              <w:autoSpaceDE w:val="0"/>
              <w:autoSpaceDN w:val="0"/>
              <w:adjustRightInd w:val="0"/>
              <w:jc w:val="center"/>
              <w:rPr>
                <w:rFonts w:ascii="Times New Roman" w:eastAsia="宋体" w:hAnsi="Times New Roman" w:cs="Times New Roman"/>
                <w:kern w:val="0"/>
                <w:sz w:val="16"/>
                <w:szCs w:val="16"/>
              </w:rPr>
            </w:pPr>
          </w:p>
        </w:tc>
        <w:tc>
          <w:tcPr>
            <w:tcW w:w="536" w:type="pct"/>
            <w:tcBorders>
              <w:top w:val="single" w:sz="4" w:space="0" w:color="auto"/>
              <w:left w:val="nil"/>
              <w:bottom w:val="single" w:sz="12" w:space="0" w:color="auto"/>
              <w:right w:val="nil"/>
            </w:tcBorders>
            <w:vAlign w:val="center"/>
          </w:tcPr>
          <w:p w14:paraId="7D7C528B" w14:textId="3A1BA420" w:rsidR="00A44A6B" w:rsidRPr="00103647" w:rsidRDefault="00A44A6B" w:rsidP="00A44A6B">
            <w:pPr>
              <w:autoSpaceDE w:val="0"/>
              <w:autoSpaceDN w:val="0"/>
              <w:adjustRightInd w:val="0"/>
              <w:jc w:val="center"/>
              <w:rPr>
                <w:rFonts w:ascii="Times New Roman" w:eastAsia="宋体" w:hAnsi="Times New Roman" w:cs="Times New Roman"/>
                <w:color w:val="EE0000"/>
                <w:kern w:val="0"/>
                <w:sz w:val="12"/>
                <w:szCs w:val="12"/>
                <w:highlight w:val="yellow"/>
              </w:rPr>
            </w:pPr>
            <w:r w:rsidRPr="00103647">
              <w:rPr>
                <w:rFonts w:ascii="Times New Roman" w:eastAsia="宋体" w:hAnsi="Times New Roman" w:cs="Times New Roman" w:hint="eastAsia"/>
                <w:color w:val="EE0000"/>
                <w:kern w:val="0"/>
                <w:sz w:val="12"/>
                <w:szCs w:val="12"/>
                <w:highlight w:val="yellow"/>
              </w:rPr>
              <w:t>不超过</w:t>
            </w:r>
            <w:r w:rsidRPr="00103647">
              <w:rPr>
                <w:rFonts w:ascii="Times New Roman" w:eastAsia="宋体" w:hAnsi="Times New Roman" w:cs="Times New Roman" w:hint="eastAsia"/>
                <w:color w:val="EE0000"/>
                <w:kern w:val="0"/>
                <w:sz w:val="12"/>
                <w:szCs w:val="12"/>
                <w:highlight w:val="yellow"/>
              </w:rPr>
              <w:t>35</w:t>
            </w:r>
            <w:r w:rsidRPr="00103647">
              <w:rPr>
                <w:rFonts w:ascii="Times New Roman" w:eastAsia="宋体" w:hAnsi="Times New Roman" w:cs="Times New Roman" w:hint="eastAsia"/>
                <w:color w:val="EE0000"/>
                <w:kern w:val="0"/>
                <w:sz w:val="12"/>
                <w:szCs w:val="12"/>
                <w:highlight w:val="yellow"/>
              </w:rPr>
              <w:t>岁</w:t>
            </w:r>
          </w:p>
        </w:tc>
        <w:tc>
          <w:tcPr>
            <w:tcW w:w="544" w:type="pct"/>
            <w:tcBorders>
              <w:top w:val="single" w:sz="4" w:space="0" w:color="auto"/>
              <w:left w:val="nil"/>
              <w:bottom w:val="single" w:sz="12" w:space="0" w:color="auto"/>
              <w:right w:val="nil"/>
            </w:tcBorders>
            <w:vAlign w:val="center"/>
          </w:tcPr>
          <w:p w14:paraId="1A0BBC0B" w14:textId="483B4517" w:rsidR="00A44A6B" w:rsidRPr="00103647" w:rsidRDefault="00A44A6B" w:rsidP="00A44A6B">
            <w:pPr>
              <w:autoSpaceDE w:val="0"/>
              <w:autoSpaceDN w:val="0"/>
              <w:adjustRightInd w:val="0"/>
              <w:jc w:val="center"/>
              <w:rPr>
                <w:rFonts w:ascii="Times New Roman" w:eastAsia="宋体" w:hAnsi="Times New Roman" w:cs="Times New Roman"/>
                <w:color w:val="EE0000"/>
                <w:kern w:val="0"/>
                <w:sz w:val="12"/>
                <w:szCs w:val="12"/>
                <w:highlight w:val="yellow"/>
              </w:rPr>
            </w:pPr>
            <w:r w:rsidRPr="00103647">
              <w:rPr>
                <w:rFonts w:ascii="Times New Roman" w:eastAsia="宋体" w:hAnsi="Times New Roman" w:cs="Times New Roman" w:hint="eastAsia"/>
                <w:color w:val="EE0000"/>
                <w:kern w:val="0"/>
                <w:sz w:val="12"/>
                <w:szCs w:val="12"/>
                <w:highlight w:val="yellow"/>
              </w:rPr>
              <w:t>超过</w:t>
            </w:r>
            <w:r w:rsidRPr="00103647">
              <w:rPr>
                <w:rFonts w:ascii="Times New Roman" w:eastAsia="宋体" w:hAnsi="Times New Roman" w:cs="Times New Roman" w:hint="eastAsia"/>
                <w:color w:val="EE0000"/>
                <w:kern w:val="0"/>
                <w:sz w:val="12"/>
                <w:szCs w:val="12"/>
                <w:highlight w:val="yellow"/>
              </w:rPr>
              <w:t>35</w:t>
            </w:r>
            <w:r w:rsidRPr="00103647">
              <w:rPr>
                <w:rFonts w:ascii="Times New Roman" w:eastAsia="宋体" w:hAnsi="Times New Roman" w:cs="Times New Roman" w:hint="eastAsia"/>
                <w:color w:val="EE0000"/>
                <w:kern w:val="0"/>
                <w:sz w:val="12"/>
                <w:szCs w:val="12"/>
                <w:highlight w:val="yellow"/>
              </w:rPr>
              <w:t>岁</w:t>
            </w:r>
          </w:p>
        </w:tc>
        <w:tc>
          <w:tcPr>
            <w:tcW w:w="533" w:type="pct"/>
            <w:tcBorders>
              <w:top w:val="single" w:sz="4" w:space="0" w:color="auto"/>
              <w:left w:val="nil"/>
              <w:bottom w:val="single" w:sz="12" w:space="0" w:color="auto"/>
              <w:right w:val="nil"/>
            </w:tcBorders>
            <w:vAlign w:val="center"/>
          </w:tcPr>
          <w:p w14:paraId="43DDFDD8" w14:textId="23E9CAE6" w:rsidR="00A44A6B" w:rsidRPr="00103647" w:rsidRDefault="00A44A6B" w:rsidP="00A44A6B">
            <w:pPr>
              <w:autoSpaceDE w:val="0"/>
              <w:autoSpaceDN w:val="0"/>
              <w:adjustRightInd w:val="0"/>
              <w:jc w:val="center"/>
              <w:rPr>
                <w:rFonts w:ascii="Times New Roman" w:eastAsia="宋体" w:hAnsi="Times New Roman" w:cs="Times New Roman"/>
                <w:kern w:val="0"/>
                <w:sz w:val="12"/>
                <w:szCs w:val="12"/>
              </w:rPr>
            </w:pPr>
            <w:r w:rsidRPr="00103647">
              <w:rPr>
                <w:rFonts w:ascii="Times New Roman" w:eastAsia="宋体" w:hAnsi="Times New Roman" w:cs="Times New Roman" w:hint="eastAsia"/>
                <w:color w:val="EE0000"/>
                <w:kern w:val="0"/>
                <w:sz w:val="12"/>
                <w:szCs w:val="12"/>
                <w:highlight w:val="yellow"/>
              </w:rPr>
              <w:t>不超过</w:t>
            </w:r>
            <w:r w:rsidRPr="00103647">
              <w:rPr>
                <w:rFonts w:ascii="Times New Roman" w:eastAsia="宋体" w:hAnsi="Times New Roman" w:cs="Times New Roman" w:hint="eastAsia"/>
                <w:color w:val="EE0000"/>
                <w:kern w:val="0"/>
                <w:sz w:val="12"/>
                <w:szCs w:val="12"/>
                <w:highlight w:val="yellow"/>
              </w:rPr>
              <w:t>35</w:t>
            </w:r>
            <w:r w:rsidRPr="00103647">
              <w:rPr>
                <w:rFonts w:ascii="Times New Roman" w:eastAsia="宋体" w:hAnsi="Times New Roman" w:cs="Times New Roman" w:hint="eastAsia"/>
                <w:color w:val="EE0000"/>
                <w:kern w:val="0"/>
                <w:sz w:val="12"/>
                <w:szCs w:val="12"/>
                <w:highlight w:val="yellow"/>
              </w:rPr>
              <w:t>岁</w:t>
            </w:r>
          </w:p>
        </w:tc>
        <w:tc>
          <w:tcPr>
            <w:tcW w:w="534" w:type="pct"/>
            <w:tcBorders>
              <w:top w:val="single" w:sz="4" w:space="0" w:color="auto"/>
              <w:left w:val="nil"/>
              <w:bottom w:val="single" w:sz="12" w:space="0" w:color="auto"/>
              <w:right w:val="nil"/>
            </w:tcBorders>
            <w:vAlign w:val="center"/>
          </w:tcPr>
          <w:p w14:paraId="4F39B0EF" w14:textId="5B19A7DA" w:rsidR="00A44A6B" w:rsidRPr="00103647" w:rsidRDefault="00A44A6B" w:rsidP="00A44A6B">
            <w:pPr>
              <w:autoSpaceDE w:val="0"/>
              <w:autoSpaceDN w:val="0"/>
              <w:adjustRightInd w:val="0"/>
              <w:jc w:val="center"/>
              <w:rPr>
                <w:rFonts w:ascii="Times New Roman" w:eastAsia="宋体" w:hAnsi="Times New Roman" w:cs="Times New Roman"/>
                <w:kern w:val="0"/>
                <w:sz w:val="12"/>
                <w:szCs w:val="12"/>
              </w:rPr>
            </w:pPr>
            <w:r w:rsidRPr="00103647">
              <w:rPr>
                <w:rFonts w:ascii="Times New Roman" w:eastAsia="宋体" w:hAnsi="Times New Roman" w:cs="Times New Roman" w:hint="eastAsia"/>
                <w:color w:val="EE0000"/>
                <w:kern w:val="0"/>
                <w:sz w:val="12"/>
                <w:szCs w:val="12"/>
                <w:highlight w:val="yellow"/>
              </w:rPr>
              <w:t>超过</w:t>
            </w:r>
            <w:r w:rsidRPr="00103647">
              <w:rPr>
                <w:rFonts w:ascii="Times New Roman" w:eastAsia="宋体" w:hAnsi="Times New Roman" w:cs="Times New Roman" w:hint="eastAsia"/>
                <w:color w:val="EE0000"/>
                <w:kern w:val="0"/>
                <w:sz w:val="12"/>
                <w:szCs w:val="12"/>
                <w:highlight w:val="yellow"/>
              </w:rPr>
              <w:t>35</w:t>
            </w:r>
            <w:r w:rsidRPr="00103647">
              <w:rPr>
                <w:rFonts w:ascii="Times New Roman" w:eastAsia="宋体" w:hAnsi="Times New Roman" w:cs="Times New Roman" w:hint="eastAsia"/>
                <w:color w:val="EE0000"/>
                <w:kern w:val="0"/>
                <w:sz w:val="12"/>
                <w:szCs w:val="12"/>
                <w:highlight w:val="yellow"/>
              </w:rPr>
              <w:t>岁</w:t>
            </w:r>
          </w:p>
        </w:tc>
        <w:tc>
          <w:tcPr>
            <w:tcW w:w="533" w:type="pct"/>
            <w:tcBorders>
              <w:top w:val="single" w:sz="4" w:space="0" w:color="auto"/>
              <w:left w:val="nil"/>
              <w:bottom w:val="single" w:sz="12" w:space="0" w:color="auto"/>
              <w:right w:val="nil"/>
            </w:tcBorders>
            <w:vAlign w:val="center"/>
          </w:tcPr>
          <w:p w14:paraId="087DCC3C" w14:textId="2693393F" w:rsidR="00A44A6B" w:rsidRPr="00103647" w:rsidRDefault="00A44A6B" w:rsidP="00A44A6B">
            <w:pPr>
              <w:autoSpaceDE w:val="0"/>
              <w:autoSpaceDN w:val="0"/>
              <w:adjustRightInd w:val="0"/>
              <w:jc w:val="center"/>
              <w:rPr>
                <w:rFonts w:ascii="Times New Roman" w:eastAsia="宋体" w:hAnsi="Times New Roman" w:cs="Times New Roman"/>
                <w:kern w:val="0"/>
                <w:sz w:val="12"/>
                <w:szCs w:val="12"/>
              </w:rPr>
            </w:pPr>
            <w:r w:rsidRPr="00103647">
              <w:rPr>
                <w:rFonts w:ascii="Times New Roman" w:eastAsia="宋体" w:hAnsi="Times New Roman" w:cs="Times New Roman" w:hint="eastAsia"/>
                <w:color w:val="EE0000"/>
                <w:kern w:val="0"/>
                <w:sz w:val="12"/>
                <w:szCs w:val="12"/>
                <w:highlight w:val="yellow"/>
              </w:rPr>
              <w:t>不超过</w:t>
            </w:r>
            <w:r w:rsidRPr="00103647">
              <w:rPr>
                <w:rFonts w:ascii="Times New Roman" w:eastAsia="宋体" w:hAnsi="Times New Roman" w:cs="Times New Roman" w:hint="eastAsia"/>
                <w:color w:val="EE0000"/>
                <w:kern w:val="0"/>
                <w:sz w:val="12"/>
                <w:szCs w:val="12"/>
                <w:highlight w:val="yellow"/>
              </w:rPr>
              <w:t>30</w:t>
            </w:r>
            <w:r w:rsidRPr="00103647">
              <w:rPr>
                <w:rFonts w:ascii="Times New Roman" w:eastAsia="宋体" w:hAnsi="Times New Roman" w:cs="Times New Roman" w:hint="eastAsia"/>
                <w:color w:val="EE0000"/>
                <w:kern w:val="0"/>
                <w:sz w:val="12"/>
                <w:szCs w:val="12"/>
                <w:highlight w:val="yellow"/>
              </w:rPr>
              <w:t>岁</w:t>
            </w:r>
          </w:p>
        </w:tc>
        <w:tc>
          <w:tcPr>
            <w:tcW w:w="533" w:type="pct"/>
            <w:tcBorders>
              <w:top w:val="single" w:sz="4" w:space="0" w:color="auto"/>
              <w:left w:val="nil"/>
              <w:bottom w:val="single" w:sz="12" w:space="0" w:color="auto"/>
              <w:right w:val="nil"/>
            </w:tcBorders>
            <w:vAlign w:val="center"/>
          </w:tcPr>
          <w:p w14:paraId="7345B0D7" w14:textId="3E5B48C0" w:rsidR="00A44A6B" w:rsidRPr="00103647" w:rsidRDefault="00A44A6B" w:rsidP="00A44A6B">
            <w:pPr>
              <w:autoSpaceDE w:val="0"/>
              <w:autoSpaceDN w:val="0"/>
              <w:adjustRightInd w:val="0"/>
              <w:jc w:val="center"/>
              <w:rPr>
                <w:rFonts w:ascii="Times New Roman" w:eastAsia="宋体" w:hAnsi="Times New Roman" w:cs="Times New Roman"/>
                <w:kern w:val="0"/>
                <w:sz w:val="12"/>
                <w:szCs w:val="12"/>
              </w:rPr>
            </w:pPr>
            <w:r w:rsidRPr="00103647">
              <w:rPr>
                <w:rFonts w:ascii="Times New Roman" w:eastAsia="宋体" w:hAnsi="Times New Roman" w:cs="Times New Roman" w:hint="eastAsia"/>
                <w:color w:val="EE0000"/>
                <w:kern w:val="0"/>
                <w:sz w:val="12"/>
                <w:szCs w:val="12"/>
                <w:highlight w:val="yellow"/>
              </w:rPr>
              <w:t>超过</w:t>
            </w:r>
            <w:r w:rsidRPr="00103647">
              <w:rPr>
                <w:rFonts w:ascii="Times New Roman" w:eastAsia="宋体" w:hAnsi="Times New Roman" w:cs="Times New Roman" w:hint="eastAsia"/>
                <w:color w:val="EE0000"/>
                <w:kern w:val="0"/>
                <w:sz w:val="12"/>
                <w:szCs w:val="12"/>
                <w:highlight w:val="yellow"/>
              </w:rPr>
              <w:t>30</w:t>
            </w:r>
            <w:r w:rsidRPr="00103647">
              <w:rPr>
                <w:rFonts w:ascii="Times New Roman" w:eastAsia="宋体" w:hAnsi="Times New Roman" w:cs="Times New Roman" w:hint="eastAsia"/>
                <w:color w:val="EE0000"/>
                <w:kern w:val="0"/>
                <w:sz w:val="12"/>
                <w:szCs w:val="12"/>
                <w:highlight w:val="yellow"/>
              </w:rPr>
              <w:t>岁</w:t>
            </w:r>
          </w:p>
        </w:tc>
        <w:tc>
          <w:tcPr>
            <w:tcW w:w="528" w:type="pct"/>
            <w:tcBorders>
              <w:top w:val="single" w:sz="4" w:space="0" w:color="auto"/>
              <w:left w:val="nil"/>
              <w:bottom w:val="single" w:sz="12" w:space="0" w:color="auto"/>
              <w:right w:val="nil"/>
            </w:tcBorders>
            <w:vAlign w:val="center"/>
          </w:tcPr>
          <w:p w14:paraId="47A00CAC" w14:textId="13289FB3" w:rsidR="00A44A6B" w:rsidRPr="00103647" w:rsidRDefault="00A44A6B" w:rsidP="00A44A6B">
            <w:pPr>
              <w:autoSpaceDE w:val="0"/>
              <w:autoSpaceDN w:val="0"/>
              <w:adjustRightInd w:val="0"/>
              <w:jc w:val="center"/>
              <w:rPr>
                <w:rFonts w:ascii="Times New Roman" w:eastAsia="宋体" w:hAnsi="Times New Roman" w:cs="Times New Roman"/>
                <w:kern w:val="0"/>
                <w:sz w:val="12"/>
                <w:szCs w:val="12"/>
              </w:rPr>
            </w:pPr>
            <w:r w:rsidRPr="00103647">
              <w:rPr>
                <w:rFonts w:ascii="Times New Roman" w:eastAsia="宋体" w:hAnsi="Times New Roman" w:cs="Times New Roman" w:hint="eastAsia"/>
                <w:color w:val="EE0000"/>
                <w:kern w:val="0"/>
                <w:sz w:val="12"/>
                <w:szCs w:val="12"/>
                <w:highlight w:val="yellow"/>
              </w:rPr>
              <w:t>不超过</w:t>
            </w:r>
            <w:r w:rsidRPr="00103647">
              <w:rPr>
                <w:rFonts w:ascii="Times New Roman" w:eastAsia="宋体" w:hAnsi="Times New Roman" w:cs="Times New Roman" w:hint="eastAsia"/>
                <w:color w:val="EE0000"/>
                <w:kern w:val="0"/>
                <w:sz w:val="12"/>
                <w:szCs w:val="12"/>
                <w:highlight w:val="yellow"/>
              </w:rPr>
              <w:t>30</w:t>
            </w:r>
            <w:r w:rsidRPr="00103647">
              <w:rPr>
                <w:rFonts w:ascii="Times New Roman" w:eastAsia="宋体" w:hAnsi="Times New Roman" w:cs="Times New Roman" w:hint="eastAsia"/>
                <w:color w:val="EE0000"/>
                <w:kern w:val="0"/>
                <w:sz w:val="12"/>
                <w:szCs w:val="12"/>
                <w:highlight w:val="yellow"/>
              </w:rPr>
              <w:t>岁</w:t>
            </w:r>
          </w:p>
        </w:tc>
        <w:tc>
          <w:tcPr>
            <w:tcW w:w="525" w:type="pct"/>
            <w:gridSpan w:val="2"/>
            <w:tcBorders>
              <w:top w:val="single" w:sz="4" w:space="0" w:color="auto"/>
              <w:left w:val="nil"/>
              <w:bottom w:val="single" w:sz="12" w:space="0" w:color="auto"/>
              <w:right w:val="nil"/>
            </w:tcBorders>
            <w:vAlign w:val="center"/>
          </w:tcPr>
          <w:p w14:paraId="539E1726" w14:textId="18836202" w:rsidR="00A44A6B" w:rsidRPr="00103647" w:rsidRDefault="00A44A6B" w:rsidP="00A44A6B">
            <w:pPr>
              <w:autoSpaceDE w:val="0"/>
              <w:autoSpaceDN w:val="0"/>
              <w:adjustRightInd w:val="0"/>
              <w:jc w:val="center"/>
              <w:rPr>
                <w:rFonts w:ascii="Times New Roman" w:eastAsia="宋体" w:hAnsi="Times New Roman" w:cs="Times New Roman"/>
                <w:kern w:val="0"/>
                <w:sz w:val="12"/>
                <w:szCs w:val="12"/>
              </w:rPr>
            </w:pPr>
            <w:r w:rsidRPr="00103647">
              <w:rPr>
                <w:rFonts w:ascii="Times New Roman" w:eastAsia="宋体" w:hAnsi="Times New Roman" w:cs="Times New Roman" w:hint="eastAsia"/>
                <w:color w:val="EE0000"/>
                <w:kern w:val="0"/>
                <w:sz w:val="12"/>
                <w:szCs w:val="12"/>
                <w:highlight w:val="yellow"/>
              </w:rPr>
              <w:t>超过</w:t>
            </w:r>
            <w:r w:rsidRPr="00103647">
              <w:rPr>
                <w:rFonts w:ascii="Times New Roman" w:eastAsia="宋体" w:hAnsi="Times New Roman" w:cs="Times New Roman" w:hint="eastAsia"/>
                <w:color w:val="EE0000"/>
                <w:kern w:val="0"/>
                <w:sz w:val="12"/>
                <w:szCs w:val="12"/>
                <w:highlight w:val="yellow"/>
              </w:rPr>
              <w:t>30</w:t>
            </w:r>
            <w:r w:rsidRPr="00103647">
              <w:rPr>
                <w:rFonts w:ascii="Times New Roman" w:eastAsia="宋体" w:hAnsi="Times New Roman" w:cs="Times New Roman" w:hint="eastAsia"/>
                <w:color w:val="EE0000"/>
                <w:kern w:val="0"/>
                <w:sz w:val="12"/>
                <w:szCs w:val="12"/>
                <w:highlight w:val="yellow"/>
              </w:rPr>
              <w:t>岁</w:t>
            </w:r>
          </w:p>
        </w:tc>
      </w:tr>
      <w:tr w:rsidR="00A44A6B" w:rsidRPr="00CA5454" w14:paraId="3869B1A2" w14:textId="77777777" w:rsidTr="00A44A6B">
        <w:trPr>
          <w:trHeight w:val="227"/>
        </w:trPr>
        <w:tc>
          <w:tcPr>
            <w:tcW w:w="734" w:type="pct"/>
            <w:vMerge w:val="restart"/>
            <w:tcBorders>
              <w:left w:val="nil"/>
              <w:right w:val="nil"/>
            </w:tcBorders>
            <w:vAlign w:val="center"/>
          </w:tcPr>
          <w:p w14:paraId="66F4F0B1"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月收入</w:t>
            </w:r>
          </w:p>
          <w:p w14:paraId="5DC2A75E"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r w:rsidRPr="001F69A0">
              <w:rPr>
                <w:rFonts w:ascii="Times New Roman" w:eastAsia="宋体" w:hAnsi="Times New Roman" w:cs="Times New Roman" w:hint="eastAsia"/>
                <w:kern w:val="0"/>
                <w:sz w:val="10"/>
                <w:szCs w:val="10"/>
              </w:rPr>
              <w:t>（</w:t>
            </w:r>
            <w:r>
              <w:rPr>
                <w:rFonts w:ascii="Times New Roman" w:eastAsia="宋体" w:hAnsi="Times New Roman" w:cs="Times New Roman" w:hint="eastAsia"/>
                <w:kern w:val="0"/>
                <w:sz w:val="10"/>
                <w:szCs w:val="10"/>
              </w:rPr>
              <w:t>低于</w:t>
            </w:r>
            <w:r>
              <w:rPr>
                <w:rFonts w:ascii="Times New Roman" w:eastAsia="宋体" w:hAnsi="Times New Roman" w:cs="Times New Roman" w:hint="eastAsia"/>
                <w:kern w:val="0"/>
                <w:sz w:val="10"/>
                <w:szCs w:val="10"/>
              </w:rPr>
              <w:t>1</w:t>
            </w:r>
            <w:r>
              <w:rPr>
                <w:rFonts w:ascii="Times New Roman" w:eastAsia="宋体" w:hAnsi="Times New Roman" w:cs="Times New Roman" w:hint="eastAsia"/>
                <w:kern w:val="0"/>
                <w:sz w:val="10"/>
                <w:szCs w:val="10"/>
              </w:rPr>
              <w:t>万元</w:t>
            </w:r>
            <w:r w:rsidRPr="001F69A0">
              <w:rPr>
                <w:rFonts w:ascii="Times New Roman" w:eastAsia="宋体" w:hAnsi="Times New Roman" w:cs="Times New Roman" w:hint="eastAsia"/>
                <w:kern w:val="0"/>
                <w:sz w:val="10"/>
                <w:szCs w:val="10"/>
              </w:rPr>
              <w:t xml:space="preserve"> = 0</w:t>
            </w:r>
            <w:r w:rsidRPr="001F69A0">
              <w:rPr>
                <w:rFonts w:ascii="Times New Roman" w:eastAsia="宋体" w:hAnsi="Times New Roman" w:cs="Times New Roman" w:hint="eastAsia"/>
                <w:kern w:val="0"/>
                <w:sz w:val="10"/>
                <w:szCs w:val="10"/>
              </w:rPr>
              <w:t>）</w:t>
            </w:r>
          </w:p>
        </w:tc>
        <w:tc>
          <w:tcPr>
            <w:tcW w:w="536" w:type="pct"/>
            <w:tcBorders>
              <w:left w:val="nil"/>
              <w:right w:val="nil"/>
            </w:tcBorders>
          </w:tcPr>
          <w:p w14:paraId="0F9B9EAA"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0.565</w:t>
            </w:r>
            <w:r w:rsidRPr="00DC7CCF">
              <w:rPr>
                <w:rFonts w:ascii="Times New Roman" w:hAnsi="Times New Roman" w:cs="Times New Roman"/>
                <w:kern w:val="0"/>
                <w:sz w:val="16"/>
                <w:szCs w:val="16"/>
                <w:vertAlign w:val="superscript"/>
              </w:rPr>
              <w:t>***</w:t>
            </w:r>
          </w:p>
        </w:tc>
        <w:tc>
          <w:tcPr>
            <w:tcW w:w="544" w:type="pct"/>
            <w:tcBorders>
              <w:left w:val="nil"/>
              <w:right w:val="nil"/>
            </w:tcBorders>
          </w:tcPr>
          <w:p w14:paraId="6022873E"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0.687</w:t>
            </w:r>
            <w:r w:rsidRPr="00DC7CCF">
              <w:rPr>
                <w:rFonts w:ascii="Times New Roman" w:hAnsi="Times New Roman" w:cs="Times New Roman"/>
                <w:kern w:val="0"/>
                <w:sz w:val="16"/>
                <w:szCs w:val="16"/>
                <w:vertAlign w:val="superscript"/>
              </w:rPr>
              <w:t>***</w:t>
            </w:r>
          </w:p>
        </w:tc>
        <w:tc>
          <w:tcPr>
            <w:tcW w:w="533" w:type="pct"/>
            <w:tcBorders>
              <w:left w:val="nil"/>
              <w:right w:val="nil"/>
            </w:tcBorders>
          </w:tcPr>
          <w:p w14:paraId="27AB4B2A"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0.494</w:t>
            </w:r>
            <w:r w:rsidRPr="00DC7CCF">
              <w:rPr>
                <w:rFonts w:ascii="Times New Roman" w:hAnsi="Times New Roman" w:cs="Times New Roman"/>
                <w:kern w:val="0"/>
                <w:sz w:val="16"/>
                <w:szCs w:val="16"/>
                <w:vertAlign w:val="superscript"/>
              </w:rPr>
              <w:t>***</w:t>
            </w:r>
          </w:p>
        </w:tc>
        <w:tc>
          <w:tcPr>
            <w:tcW w:w="534" w:type="pct"/>
            <w:tcBorders>
              <w:left w:val="nil"/>
              <w:right w:val="nil"/>
            </w:tcBorders>
          </w:tcPr>
          <w:p w14:paraId="716F4479"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0.476</w:t>
            </w:r>
            <w:r w:rsidRPr="00DC7CCF">
              <w:rPr>
                <w:rFonts w:ascii="Times New Roman" w:hAnsi="Times New Roman" w:cs="Times New Roman"/>
                <w:kern w:val="0"/>
                <w:sz w:val="16"/>
                <w:szCs w:val="16"/>
                <w:vertAlign w:val="superscript"/>
              </w:rPr>
              <w:t>***</w:t>
            </w:r>
          </w:p>
        </w:tc>
        <w:tc>
          <w:tcPr>
            <w:tcW w:w="533" w:type="pct"/>
            <w:tcBorders>
              <w:left w:val="nil"/>
              <w:right w:val="nil"/>
            </w:tcBorders>
          </w:tcPr>
          <w:p w14:paraId="54A2DB54"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0.230</w:t>
            </w:r>
            <w:r w:rsidRPr="00DC7CCF">
              <w:rPr>
                <w:rFonts w:ascii="Times New Roman" w:hAnsi="Times New Roman" w:cs="Times New Roman"/>
                <w:kern w:val="0"/>
                <w:sz w:val="16"/>
                <w:szCs w:val="16"/>
                <w:vertAlign w:val="superscript"/>
              </w:rPr>
              <w:t>*</w:t>
            </w:r>
          </w:p>
        </w:tc>
        <w:tc>
          <w:tcPr>
            <w:tcW w:w="533" w:type="pct"/>
            <w:tcBorders>
              <w:left w:val="nil"/>
              <w:right w:val="nil"/>
            </w:tcBorders>
          </w:tcPr>
          <w:p w14:paraId="06C50BA6"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0.464</w:t>
            </w:r>
            <w:r w:rsidRPr="00DC7CCF">
              <w:rPr>
                <w:rFonts w:ascii="Times New Roman" w:hAnsi="Times New Roman" w:cs="Times New Roman"/>
                <w:kern w:val="0"/>
                <w:sz w:val="16"/>
                <w:szCs w:val="16"/>
                <w:vertAlign w:val="superscript"/>
              </w:rPr>
              <w:t>***</w:t>
            </w:r>
          </w:p>
        </w:tc>
        <w:tc>
          <w:tcPr>
            <w:tcW w:w="533" w:type="pct"/>
            <w:gridSpan w:val="2"/>
            <w:tcBorders>
              <w:left w:val="nil"/>
              <w:right w:val="nil"/>
            </w:tcBorders>
          </w:tcPr>
          <w:p w14:paraId="505C8285"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0.342</w:t>
            </w:r>
            <w:r w:rsidRPr="00DC7CCF">
              <w:rPr>
                <w:rFonts w:ascii="Times New Roman" w:hAnsi="Times New Roman" w:cs="Times New Roman"/>
                <w:kern w:val="0"/>
                <w:sz w:val="16"/>
                <w:szCs w:val="16"/>
                <w:vertAlign w:val="superscript"/>
              </w:rPr>
              <w:t>***</w:t>
            </w:r>
          </w:p>
        </w:tc>
        <w:tc>
          <w:tcPr>
            <w:tcW w:w="520" w:type="pct"/>
            <w:tcBorders>
              <w:left w:val="nil"/>
              <w:right w:val="nil"/>
            </w:tcBorders>
            <w:vAlign w:val="center"/>
          </w:tcPr>
          <w:p w14:paraId="08081065"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hint="eastAsia"/>
                <w:kern w:val="0"/>
                <w:sz w:val="16"/>
                <w:szCs w:val="16"/>
              </w:rPr>
              <w:t>0.561</w:t>
            </w:r>
            <w:r w:rsidRPr="00A03B3D">
              <w:rPr>
                <w:rFonts w:ascii="Times New Roman" w:hAnsi="Times New Roman" w:cs="Times New Roman" w:hint="eastAsia"/>
                <w:kern w:val="0"/>
                <w:sz w:val="16"/>
                <w:szCs w:val="16"/>
                <w:vertAlign w:val="superscript"/>
              </w:rPr>
              <w:t>**</w:t>
            </w:r>
            <w:r>
              <w:rPr>
                <w:rFonts w:ascii="Times New Roman" w:hAnsi="Times New Roman" w:cs="Times New Roman" w:hint="eastAsia"/>
                <w:kern w:val="0"/>
                <w:sz w:val="16"/>
                <w:szCs w:val="16"/>
                <w:vertAlign w:val="superscript"/>
              </w:rPr>
              <w:t>*</w:t>
            </w:r>
          </w:p>
        </w:tc>
      </w:tr>
      <w:tr w:rsidR="00A44A6B" w:rsidRPr="00CA5454" w14:paraId="1CEB756A" w14:textId="77777777" w:rsidTr="00A44A6B">
        <w:trPr>
          <w:trHeight w:val="227"/>
        </w:trPr>
        <w:tc>
          <w:tcPr>
            <w:tcW w:w="734" w:type="pct"/>
            <w:vMerge/>
            <w:tcBorders>
              <w:left w:val="nil"/>
              <w:right w:val="nil"/>
            </w:tcBorders>
            <w:vAlign w:val="center"/>
          </w:tcPr>
          <w:p w14:paraId="49D05D81"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p>
        </w:tc>
        <w:tc>
          <w:tcPr>
            <w:tcW w:w="536" w:type="pct"/>
            <w:tcBorders>
              <w:left w:val="nil"/>
              <w:right w:val="nil"/>
            </w:tcBorders>
          </w:tcPr>
          <w:p w14:paraId="59A00CE8"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(0.084)</w:t>
            </w:r>
          </w:p>
        </w:tc>
        <w:tc>
          <w:tcPr>
            <w:tcW w:w="544" w:type="pct"/>
            <w:tcBorders>
              <w:left w:val="nil"/>
              <w:right w:val="nil"/>
            </w:tcBorders>
          </w:tcPr>
          <w:p w14:paraId="6C1C0176"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(0.130)</w:t>
            </w:r>
          </w:p>
        </w:tc>
        <w:tc>
          <w:tcPr>
            <w:tcW w:w="533" w:type="pct"/>
            <w:tcBorders>
              <w:left w:val="nil"/>
              <w:right w:val="nil"/>
            </w:tcBorders>
          </w:tcPr>
          <w:p w14:paraId="0970FC43"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(0.070)</w:t>
            </w:r>
          </w:p>
        </w:tc>
        <w:tc>
          <w:tcPr>
            <w:tcW w:w="534" w:type="pct"/>
            <w:tcBorders>
              <w:left w:val="nil"/>
              <w:right w:val="nil"/>
            </w:tcBorders>
          </w:tcPr>
          <w:p w14:paraId="4E8A5B80"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(0.111)</w:t>
            </w:r>
          </w:p>
        </w:tc>
        <w:tc>
          <w:tcPr>
            <w:tcW w:w="533" w:type="pct"/>
            <w:tcBorders>
              <w:left w:val="nil"/>
              <w:right w:val="nil"/>
            </w:tcBorders>
          </w:tcPr>
          <w:p w14:paraId="2CE50A14"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(0.110)</w:t>
            </w:r>
          </w:p>
        </w:tc>
        <w:tc>
          <w:tcPr>
            <w:tcW w:w="533" w:type="pct"/>
            <w:tcBorders>
              <w:left w:val="nil"/>
              <w:right w:val="nil"/>
            </w:tcBorders>
          </w:tcPr>
          <w:p w14:paraId="69C06D2A"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(0.100)</w:t>
            </w:r>
          </w:p>
        </w:tc>
        <w:tc>
          <w:tcPr>
            <w:tcW w:w="533" w:type="pct"/>
            <w:gridSpan w:val="2"/>
            <w:tcBorders>
              <w:left w:val="nil"/>
              <w:right w:val="nil"/>
            </w:tcBorders>
          </w:tcPr>
          <w:p w14:paraId="1628E48A" w14:textId="77777777" w:rsidR="00A44A6B" w:rsidRPr="00DC7CCF" w:rsidRDefault="00A44A6B" w:rsidP="00A44A6B">
            <w:pPr>
              <w:autoSpaceDE w:val="0"/>
              <w:autoSpaceDN w:val="0"/>
              <w:adjustRightInd w:val="0"/>
              <w:jc w:val="center"/>
              <w:rPr>
                <w:rFonts w:ascii="Times New Roman" w:hAnsi="Times New Roman" w:cs="Times New Roman"/>
                <w:kern w:val="0"/>
                <w:sz w:val="16"/>
                <w:szCs w:val="16"/>
              </w:rPr>
            </w:pPr>
            <w:r w:rsidRPr="00DC7CCF">
              <w:rPr>
                <w:rFonts w:ascii="Times New Roman" w:hAnsi="Times New Roman" w:cs="Times New Roman"/>
                <w:kern w:val="0"/>
                <w:sz w:val="16"/>
                <w:szCs w:val="16"/>
              </w:rPr>
              <w:t>(0.087)</w:t>
            </w:r>
          </w:p>
        </w:tc>
        <w:tc>
          <w:tcPr>
            <w:tcW w:w="520" w:type="pct"/>
            <w:tcBorders>
              <w:left w:val="nil"/>
              <w:right w:val="nil"/>
            </w:tcBorders>
            <w:vAlign w:val="center"/>
          </w:tcPr>
          <w:p w14:paraId="39D43469"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w:t>
            </w:r>
            <w:r>
              <w:rPr>
                <w:rFonts w:ascii="Times New Roman" w:hAnsi="Times New Roman" w:cs="Times New Roman" w:hint="eastAsia"/>
                <w:kern w:val="0"/>
                <w:sz w:val="16"/>
                <w:szCs w:val="16"/>
              </w:rPr>
              <w:t>0.081</w:t>
            </w:r>
            <w:r>
              <w:rPr>
                <w:rFonts w:ascii="Times New Roman" w:hAnsi="Times New Roman" w:cs="Times New Roman"/>
                <w:kern w:val="0"/>
                <w:sz w:val="16"/>
                <w:szCs w:val="16"/>
              </w:rPr>
              <w:t>)</w:t>
            </w:r>
          </w:p>
        </w:tc>
      </w:tr>
      <w:tr w:rsidR="00A44A6B" w:rsidRPr="00CA5454" w14:paraId="0860A84B" w14:textId="77777777" w:rsidTr="00A44A6B">
        <w:trPr>
          <w:trHeight w:val="227"/>
        </w:trPr>
        <w:tc>
          <w:tcPr>
            <w:tcW w:w="734" w:type="pct"/>
            <w:vMerge w:val="restart"/>
            <w:tcBorders>
              <w:left w:val="nil"/>
              <w:right w:val="nil"/>
            </w:tcBorders>
            <w:vAlign w:val="center"/>
          </w:tcPr>
          <w:p w14:paraId="1004321C"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日均工作时长</w:t>
            </w:r>
          </w:p>
          <w:p w14:paraId="0C032468"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r w:rsidRPr="001F69A0">
              <w:rPr>
                <w:rFonts w:ascii="Times New Roman" w:eastAsia="宋体" w:hAnsi="Times New Roman" w:cs="Times New Roman" w:hint="eastAsia"/>
                <w:kern w:val="0"/>
                <w:sz w:val="10"/>
                <w:szCs w:val="10"/>
              </w:rPr>
              <w:t>（</w:t>
            </w:r>
            <w:r>
              <w:rPr>
                <w:rFonts w:ascii="Times New Roman" w:eastAsia="宋体" w:hAnsi="Times New Roman" w:cs="Times New Roman" w:hint="eastAsia"/>
                <w:kern w:val="0"/>
                <w:sz w:val="10"/>
                <w:szCs w:val="10"/>
              </w:rPr>
              <w:t>不超过</w:t>
            </w:r>
            <w:r>
              <w:rPr>
                <w:rFonts w:ascii="Times New Roman" w:eastAsia="宋体" w:hAnsi="Times New Roman" w:cs="Times New Roman" w:hint="eastAsia"/>
                <w:kern w:val="0"/>
                <w:sz w:val="10"/>
                <w:szCs w:val="10"/>
              </w:rPr>
              <w:t>8</w:t>
            </w:r>
            <w:r>
              <w:rPr>
                <w:rFonts w:ascii="Times New Roman" w:eastAsia="宋体" w:hAnsi="Times New Roman" w:cs="Times New Roman" w:hint="eastAsia"/>
                <w:kern w:val="0"/>
                <w:sz w:val="10"/>
                <w:szCs w:val="10"/>
              </w:rPr>
              <w:t>小时</w:t>
            </w:r>
            <w:r w:rsidRPr="001F69A0">
              <w:rPr>
                <w:rFonts w:ascii="Times New Roman" w:eastAsia="宋体" w:hAnsi="Times New Roman" w:cs="Times New Roman" w:hint="eastAsia"/>
                <w:kern w:val="0"/>
                <w:sz w:val="10"/>
                <w:szCs w:val="10"/>
              </w:rPr>
              <w:t xml:space="preserve"> = 0</w:t>
            </w:r>
            <w:r w:rsidRPr="001F69A0">
              <w:rPr>
                <w:rFonts w:ascii="Times New Roman" w:eastAsia="宋体" w:hAnsi="Times New Roman" w:cs="Times New Roman" w:hint="eastAsia"/>
                <w:kern w:val="0"/>
                <w:sz w:val="10"/>
                <w:szCs w:val="10"/>
              </w:rPr>
              <w:t>）</w:t>
            </w:r>
          </w:p>
        </w:tc>
        <w:tc>
          <w:tcPr>
            <w:tcW w:w="536" w:type="pct"/>
            <w:tcBorders>
              <w:left w:val="nil"/>
              <w:right w:val="nil"/>
            </w:tcBorders>
          </w:tcPr>
          <w:p w14:paraId="6F986127"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-0.483</w:t>
            </w:r>
            <w:r w:rsidRPr="006C21E9">
              <w:rPr>
                <w:rFonts w:ascii="Times New Roman" w:hAnsi="Times New Roman" w:cs="Times New Roman"/>
                <w:kern w:val="0"/>
                <w:sz w:val="16"/>
                <w:szCs w:val="16"/>
                <w:vertAlign w:val="superscript"/>
              </w:rPr>
              <w:t>***</w:t>
            </w:r>
          </w:p>
        </w:tc>
        <w:tc>
          <w:tcPr>
            <w:tcW w:w="544" w:type="pct"/>
            <w:tcBorders>
              <w:left w:val="nil"/>
              <w:right w:val="nil"/>
            </w:tcBorders>
          </w:tcPr>
          <w:p w14:paraId="43D3F7EC"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-0.341</w:t>
            </w:r>
            <w:r w:rsidRPr="006C21E9">
              <w:rPr>
                <w:rFonts w:ascii="Times New Roman" w:hAnsi="Times New Roman" w:cs="Times New Roman"/>
                <w:kern w:val="0"/>
                <w:sz w:val="16"/>
                <w:szCs w:val="16"/>
                <w:vertAlign w:val="superscript"/>
              </w:rPr>
              <w:t>***</w:t>
            </w:r>
          </w:p>
        </w:tc>
        <w:tc>
          <w:tcPr>
            <w:tcW w:w="533" w:type="pct"/>
            <w:tcBorders>
              <w:left w:val="nil"/>
              <w:right w:val="nil"/>
            </w:tcBorders>
          </w:tcPr>
          <w:p w14:paraId="35DB0202"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-0.486</w:t>
            </w:r>
            <w:r w:rsidRPr="006C21E9">
              <w:rPr>
                <w:rFonts w:ascii="Times New Roman" w:hAnsi="Times New Roman" w:cs="Times New Roman"/>
                <w:kern w:val="0"/>
                <w:sz w:val="16"/>
                <w:szCs w:val="16"/>
                <w:vertAlign w:val="superscript"/>
              </w:rPr>
              <w:t>***</w:t>
            </w:r>
          </w:p>
        </w:tc>
        <w:tc>
          <w:tcPr>
            <w:tcW w:w="534" w:type="pct"/>
            <w:tcBorders>
              <w:left w:val="nil"/>
              <w:right w:val="nil"/>
            </w:tcBorders>
          </w:tcPr>
          <w:p w14:paraId="2DE8E86F"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-0.150</w:t>
            </w:r>
          </w:p>
        </w:tc>
        <w:tc>
          <w:tcPr>
            <w:tcW w:w="533" w:type="pct"/>
            <w:tcBorders>
              <w:left w:val="nil"/>
              <w:right w:val="nil"/>
            </w:tcBorders>
          </w:tcPr>
          <w:p w14:paraId="5B29BEC4"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-0.416</w:t>
            </w:r>
            <w:r w:rsidRPr="006C21E9">
              <w:rPr>
                <w:rFonts w:ascii="Times New Roman" w:hAnsi="Times New Roman" w:cs="Times New Roman"/>
                <w:kern w:val="0"/>
                <w:sz w:val="16"/>
                <w:szCs w:val="16"/>
                <w:vertAlign w:val="superscript"/>
              </w:rPr>
              <w:t>***</w:t>
            </w:r>
          </w:p>
        </w:tc>
        <w:tc>
          <w:tcPr>
            <w:tcW w:w="533" w:type="pct"/>
            <w:tcBorders>
              <w:left w:val="nil"/>
              <w:right w:val="nil"/>
            </w:tcBorders>
          </w:tcPr>
          <w:p w14:paraId="6B885A3D"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-0.430</w:t>
            </w:r>
            <w:r w:rsidRPr="006C21E9">
              <w:rPr>
                <w:rFonts w:ascii="Times New Roman" w:hAnsi="Times New Roman" w:cs="Times New Roman"/>
                <w:kern w:val="0"/>
                <w:sz w:val="16"/>
                <w:szCs w:val="16"/>
                <w:vertAlign w:val="superscript"/>
              </w:rPr>
              <w:t>***</w:t>
            </w:r>
          </w:p>
        </w:tc>
        <w:tc>
          <w:tcPr>
            <w:tcW w:w="533" w:type="pct"/>
            <w:gridSpan w:val="2"/>
            <w:tcBorders>
              <w:left w:val="nil"/>
              <w:right w:val="nil"/>
            </w:tcBorders>
          </w:tcPr>
          <w:p w14:paraId="68FACBB8"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-0.378</w:t>
            </w:r>
            <w:r w:rsidRPr="006C21E9">
              <w:rPr>
                <w:rFonts w:ascii="Times New Roman" w:hAnsi="Times New Roman" w:cs="Times New Roman"/>
                <w:kern w:val="0"/>
                <w:sz w:val="16"/>
                <w:szCs w:val="16"/>
                <w:vertAlign w:val="superscript"/>
              </w:rPr>
              <w:t>***</w:t>
            </w:r>
          </w:p>
        </w:tc>
        <w:tc>
          <w:tcPr>
            <w:tcW w:w="520" w:type="pct"/>
            <w:tcBorders>
              <w:left w:val="nil"/>
              <w:right w:val="nil"/>
            </w:tcBorders>
            <w:vAlign w:val="center"/>
          </w:tcPr>
          <w:p w14:paraId="786651E5"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hint="eastAsia"/>
                <w:kern w:val="0"/>
                <w:sz w:val="16"/>
                <w:szCs w:val="16"/>
              </w:rPr>
              <w:t>-0.595</w:t>
            </w:r>
            <w:r w:rsidRPr="00A03B3D">
              <w:rPr>
                <w:rFonts w:ascii="Times New Roman" w:hAnsi="Times New Roman" w:cs="Times New Roman" w:hint="eastAsia"/>
                <w:kern w:val="0"/>
                <w:sz w:val="16"/>
                <w:szCs w:val="16"/>
                <w:vertAlign w:val="superscript"/>
              </w:rPr>
              <w:t>**</w:t>
            </w:r>
            <w:r>
              <w:rPr>
                <w:rFonts w:ascii="Times New Roman" w:hAnsi="Times New Roman" w:cs="Times New Roman" w:hint="eastAsia"/>
                <w:kern w:val="0"/>
                <w:sz w:val="16"/>
                <w:szCs w:val="16"/>
                <w:vertAlign w:val="superscript"/>
              </w:rPr>
              <w:t>*</w:t>
            </w:r>
          </w:p>
        </w:tc>
      </w:tr>
      <w:tr w:rsidR="00A44A6B" w:rsidRPr="00CA5454" w14:paraId="33D7B074" w14:textId="77777777" w:rsidTr="00A44A6B">
        <w:trPr>
          <w:trHeight w:val="227"/>
        </w:trPr>
        <w:tc>
          <w:tcPr>
            <w:tcW w:w="734" w:type="pct"/>
            <w:vMerge/>
            <w:tcBorders>
              <w:left w:val="nil"/>
              <w:right w:val="nil"/>
            </w:tcBorders>
            <w:vAlign w:val="center"/>
          </w:tcPr>
          <w:p w14:paraId="7F250083"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p>
        </w:tc>
        <w:tc>
          <w:tcPr>
            <w:tcW w:w="536" w:type="pct"/>
            <w:tcBorders>
              <w:left w:val="nil"/>
              <w:right w:val="nil"/>
            </w:tcBorders>
          </w:tcPr>
          <w:p w14:paraId="4991956E"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(0.061)</w:t>
            </w:r>
          </w:p>
        </w:tc>
        <w:tc>
          <w:tcPr>
            <w:tcW w:w="544" w:type="pct"/>
            <w:tcBorders>
              <w:left w:val="nil"/>
              <w:right w:val="nil"/>
            </w:tcBorders>
          </w:tcPr>
          <w:p w14:paraId="711E6FC1"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(0.099)</w:t>
            </w:r>
          </w:p>
        </w:tc>
        <w:tc>
          <w:tcPr>
            <w:tcW w:w="533" w:type="pct"/>
            <w:tcBorders>
              <w:left w:val="nil"/>
              <w:right w:val="nil"/>
            </w:tcBorders>
          </w:tcPr>
          <w:p w14:paraId="37B2344D"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(0.077)</w:t>
            </w:r>
          </w:p>
        </w:tc>
        <w:tc>
          <w:tcPr>
            <w:tcW w:w="534" w:type="pct"/>
            <w:tcBorders>
              <w:left w:val="nil"/>
              <w:right w:val="nil"/>
            </w:tcBorders>
          </w:tcPr>
          <w:p w14:paraId="4A8D4B1C"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(0.123)</w:t>
            </w:r>
          </w:p>
        </w:tc>
        <w:tc>
          <w:tcPr>
            <w:tcW w:w="533" w:type="pct"/>
            <w:tcBorders>
              <w:left w:val="nil"/>
              <w:right w:val="nil"/>
            </w:tcBorders>
          </w:tcPr>
          <w:p w14:paraId="2987428C"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(0.075)</w:t>
            </w:r>
          </w:p>
        </w:tc>
        <w:tc>
          <w:tcPr>
            <w:tcW w:w="533" w:type="pct"/>
            <w:tcBorders>
              <w:left w:val="nil"/>
              <w:right w:val="nil"/>
            </w:tcBorders>
          </w:tcPr>
          <w:p w14:paraId="4510B260"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(0.071)</w:t>
            </w:r>
          </w:p>
        </w:tc>
        <w:tc>
          <w:tcPr>
            <w:tcW w:w="533" w:type="pct"/>
            <w:gridSpan w:val="2"/>
            <w:tcBorders>
              <w:left w:val="nil"/>
              <w:right w:val="nil"/>
            </w:tcBorders>
          </w:tcPr>
          <w:p w14:paraId="2C97EB96" w14:textId="77777777" w:rsidR="00A44A6B" w:rsidRPr="006C21E9" w:rsidRDefault="00A44A6B" w:rsidP="00A44A6B">
            <w:pPr>
              <w:autoSpaceDE w:val="0"/>
              <w:autoSpaceDN w:val="0"/>
              <w:adjustRightInd w:val="0"/>
              <w:jc w:val="center"/>
              <w:rPr>
                <w:rFonts w:ascii="Times New Roman" w:hAnsi="Times New Roman" w:cs="Times New Roman"/>
                <w:kern w:val="0"/>
                <w:sz w:val="16"/>
                <w:szCs w:val="16"/>
              </w:rPr>
            </w:pPr>
            <w:r w:rsidRPr="006C21E9">
              <w:rPr>
                <w:rFonts w:ascii="Times New Roman" w:hAnsi="Times New Roman" w:cs="Times New Roman"/>
                <w:kern w:val="0"/>
                <w:sz w:val="16"/>
                <w:szCs w:val="16"/>
              </w:rPr>
              <w:t>(0.101)</w:t>
            </w:r>
          </w:p>
        </w:tc>
        <w:tc>
          <w:tcPr>
            <w:tcW w:w="520" w:type="pct"/>
            <w:tcBorders>
              <w:left w:val="nil"/>
              <w:right w:val="nil"/>
            </w:tcBorders>
            <w:vAlign w:val="center"/>
          </w:tcPr>
          <w:p w14:paraId="5B35A3BF"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w:t>
            </w:r>
            <w:r>
              <w:rPr>
                <w:rFonts w:ascii="Times New Roman" w:hAnsi="Times New Roman" w:cs="Times New Roman" w:hint="eastAsia"/>
                <w:kern w:val="0"/>
                <w:sz w:val="16"/>
                <w:szCs w:val="16"/>
              </w:rPr>
              <w:t>092</w:t>
            </w:r>
            <w:r>
              <w:rPr>
                <w:rFonts w:ascii="Times New Roman" w:hAnsi="Times New Roman" w:cs="Times New Roman"/>
                <w:kern w:val="0"/>
                <w:sz w:val="16"/>
                <w:szCs w:val="16"/>
              </w:rPr>
              <w:t>)</w:t>
            </w:r>
          </w:p>
        </w:tc>
      </w:tr>
      <w:tr w:rsidR="00A44A6B" w:rsidRPr="00CA5454" w14:paraId="3FA4ADB0" w14:textId="77777777" w:rsidTr="00A44A6B">
        <w:trPr>
          <w:trHeight w:val="227"/>
        </w:trPr>
        <w:tc>
          <w:tcPr>
            <w:tcW w:w="734" w:type="pct"/>
            <w:vMerge w:val="restart"/>
            <w:tcBorders>
              <w:left w:val="nil"/>
              <w:right w:val="nil"/>
            </w:tcBorders>
            <w:vAlign w:val="center"/>
          </w:tcPr>
          <w:p w14:paraId="7499125A"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因收入择业</w:t>
            </w:r>
          </w:p>
          <w:p w14:paraId="2F61FA16"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r w:rsidRPr="001F69A0">
              <w:rPr>
                <w:rFonts w:ascii="Times New Roman" w:eastAsia="宋体" w:hAnsi="Times New Roman" w:cs="Times New Roman" w:hint="eastAsia"/>
                <w:kern w:val="0"/>
                <w:sz w:val="10"/>
                <w:szCs w:val="10"/>
              </w:rPr>
              <w:t>（不因</w:t>
            </w:r>
            <w:r>
              <w:rPr>
                <w:rFonts w:ascii="Times New Roman" w:eastAsia="宋体" w:hAnsi="Times New Roman" w:cs="Times New Roman" w:hint="eastAsia"/>
                <w:kern w:val="0"/>
                <w:sz w:val="10"/>
                <w:szCs w:val="10"/>
              </w:rPr>
              <w:t>收入</w:t>
            </w:r>
            <w:r w:rsidRPr="001F69A0">
              <w:rPr>
                <w:rFonts w:ascii="Times New Roman" w:eastAsia="宋体" w:hAnsi="Times New Roman" w:cs="Times New Roman" w:hint="eastAsia"/>
                <w:kern w:val="0"/>
                <w:sz w:val="10"/>
                <w:szCs w:val="10"/>
              </w:rPr>
              <w:t>择业</w:t>
            </w:r>
            <w:r w:rsidRPr="001F69A0">
              <w:rPr>
                <w:rFonts w:ascii="Times New Roman" w:eastAsia="宋体" w:hAnsi="Times New Roman" w:cs="Times New Roman" w:hint="eastAsia"/>
                <w:kern w:val="0"/>
                <w:sz w:val="10"/>
                <w:szCs w:val="10"/>
              </w:rPr>
              <w:t xml:space="preserve"> = 0</w:t>
            </w:r>
            <w:r w:rsidRPr="001F69A0">
              <w:rPr>
                <w:rFonts w:ascii="Times New Roman" w:eastAsia="宋体" w:hAnsi="Times New Roman" w:cs="Times New Roman" w:hint="eastAsia"/>
                <w:kern w:val="0"/>
                <w:sz w:val="10"/>
                <w:szCs w:val="10"/>
              </w:rPr>
              <w:t>）</w:t>
            </w:r>
          </w:p>
        </w:tc>
        <w:tc>
          <w:tcPr>
            <w:tcW w:w="536" w:type="pct"/>
            <w:tcBorders>
              <w:left w:val="nil"/>
              <w:right w:val="nil"/>
            </w:tcBorders>
          </w:tcPr>
          <w:p w14:paraId="5CC3ED57"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0.161</w:t>
            </w:r>
            <w:r w:rsidRPr="00630016">
              <w:rPr>
                <w:rFonts w:ascii="Times New Roman" w:hAnsi="Times New Roman" w:cs="Times New Roman"/>
                <w:kern w:val="0"/>
                <w:sz w:val="16"/>
                <w:szCs w:val="16"/>
                <w:vertAlign w:val="superscript"/>
              </w:rPr>
              <w:t>+</w:t>
            </w:r>
          </w:p>
        </w:tc>
        <w:tc>
          <w:tcPr>
            <w:tcW w:w="544" w:type="pct"/>
            <w:tcBorders>
              <w:left w:val="nil"/>
              <w:right w:val="nil"/>
            </w:tcBorders>
          </w:tcPr>
          <w:p w14:paraId="63750A28"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0.586</w:t>
            </w:r>
            <w:r w:rsidRPr="00630016">
              <w:rPr>
                <w:rFonts w:ascii="Times New Roman" w:hAnsi="Times New Roman" w:cs="Times New Roman"/>
                <w:kern w:val="0"/>
                <w:sz w:val="16"/>
                <w:szCs w:val="16"/>
                <w:vertAlign w:val="superscript"/>
              </w:rPr>
              <w:t>***</w:t>
            </w:r>
          </w:p>
        </w:tc>
        <w:tc>
          <w:tcPr>
            <w:tcW w:w="533" w:type="pct"/>
            <w:tcBorders>
              <w:left w:val="nil"/>
              <w:right w:val="nil"/>
            </w:tcBorders>
          </w:tcPr>
          <w:p w14:paraId="1C137B6C"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0.074</w:t>
            </w:r>
          </w:p>
        </w:tc>
        <w:tc>
          <w:tcPr>
            <w:tcW w:w="534" w:type="pct"/>
            <w:tcBorders>
              <w:left w:val="nil"/>
              <w:right w:val="nil"/>
            </w:tcBorders>
          </w:tcPr>
          <w:p w14:paraId="32729E60"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0.495</w:t>
            </w:r>
            <w:r w:rsidRPr="00630016">
              <w:rPr>
                <w:rFonts w:ascii="Times New Roman" w:hAnsi="Times New Roman" w:cs="Times New Roman"/>
                <w:kern w:val="0"/>
                <w:sz w:val="16"/>
                <w:szCs w:val="16"/>
                <w:vertAlign w:val="superscript"/>
              </w:rPr>
              <w:t>***</w:t>
            </w:r>
          </w:p>
        </w:tc>
        <w:tc>
          <w:tcPr>
            <w:tcW w:w="533" w:type="pct"/>
            <w:tcBorders>
              <w:left w:val="nil"/>
              <w:right w:val="nil"/>
            </w:tcBorders>
          </w:tcPr>
          <w:p w14:paraId="72328EEE"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0.082</w:t>
            </w:r>
          </w:p>
        </w:tc>
        <w:tc>
          <w:tcPr>
            <w:tcW w:w="533" w:type="pct"/>
            <w:tcBorders>
              <w:left w:val="nil"/>
              <w:right w:val="nil"/>
            </w:tcBorders>
          </w:tcPr>
          <w:p w14:paraId="18A23A4C"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0.189</w:t>
            </w:r>
            <w:r w:rsidRPr="00630016">
              <w:rPr>
                <w:rFonts w:ascii="Times New Roman" w:hAnsi="Times New Roman" w:cs="Times New Roman"/>
                <w:kern w:val="0"/>
                <w:sz w:val="16"/>
                <w:szCs w:val="16"/>
                <w:vertAlign w:val="superscript"/>
              </w:rPr>
              <w:t>**</w:t>
            </w:r>
          </w:p>
        </w:tc>
        <w:tc>
          <w:tcPr>
            <w:tcW w:w="533" w:type="pct"/>
            <w:gridSpan w:val="2"/>
            <w:tcBorders>
              <w:left w:val="nil"/>
              <w:right w:val="nil"/>
            </w:tcBorders>
          </w:tcPr>
          <w:p w14:paraId="22A3366D"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0.081</w:t>
            </w:r>
          </w:p>
        </w:tc>
        <w:tc>
          <w:tcPr>
            <w:tcW w:w="520" w:type="pct"/>
            <w:tcBorders>
              <w:left w:val="nil"/>
              <w:right w:val="nil"/>
            </w:tcBorders>
            <w:vAlign w:val="center"/>
          </w:tcPr>
          <w:p w14:paraId="6A6BABA4"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hint="eastAsia"/>
                <w:kern w:val="0"/>
                <w:sz w:val="16"/>
                <w:szCs w:val="16"/>
              </w:rPr>
              <w:t>0.192</w:t>
            </w:r>
            <w:r w:rsidRPr="00A03B3D">
              <w:rPr>
                <w:rFonts w:ascii="Times New Roman" w:hAnsi="Times New Roman" w:cs="Times New Roman" w:hint="eastAsia"/>
                <w:kern w:val="0"/>
                <w:sz w:val="16"/>
                <w:szCs w:val="16"/>
                <w:vertAlign w:val="superscript"/>
              </w:rPr>
              <w:t>**</w:t>
            </w:r>
          </w:p>
        </w:tc>
      </w:tr>
      <w:tr w:rsidR="00A44A6B" w:rsidRPr="00CA5454" w14:paraId="0200D274" w14:textId="77777777" w:rsidTr="00A44A6B">
        <w:trPr>
          <w:trHeight w:val="227"/>
        </w:trPr>
        <w:tc>
          <w:tcPr>
            <w:tcW w:w="734" w:type="pct"/>
            <w:vMerge/>
            <w:tcBorders>
              <w:left w:val="nil"/>
              <w:right w:val="nil"/>
            </w:tcBorders>
            <w:vAlign w:val="center"/>
          </w:tcPr>
          <w:p w14:paraId="2BA7FD20"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p>
        </w:tc>
        <w:tc>
          <w:tcPr>
            <w:tcW w:w="536" w:type="pct"/>
            <w:tcBorders>
              <w:left w:val="nil"/>
              <w:right w:val="nil"/>
            </w:tcBorders>
          </w:tcPr>
          <w:p w14:paraId="66A67357"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(0.084)</w:t>
            </w:r>
          </w:p>
        </w:tc>
        <w:tc>
          <w:tcPr>
            <w:tcW w:w="544" w:type="pct"/>
            <w:tcBorders>
              <w:left w:val="nil"/>
              <w:right w:val="nil"/>
            </w:tcBorders>
          </w:tcPr>
          <w:p w14:paraId="1AA3ABB9"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(0.144)</w:t>
            </w:r>
          </w:p>
        </w:tc>
        <w:tc>
          <w:tcPr>
            <w:tcW w:w="533" w:type="pct"/>
            <w:tcBorders>
              <w:left w:val="nil"/>
              <w:right w:val="nil"/>
            </w:tcBorders>
          </w:tcPr>
          <w:p w14:paraId="13FF86E4"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(0.084)</w:t>
            </w:r>
          </w:p>
        </w:tc>
        <w:tc>
          <w:tcPr>
            <w:tcW w:w="534" w:type="pct"/>
            <w:tcBorders>
              <w:left w:val="nil"/>
              <w:right w:val="nil"/>
            </w:tcBorders>
          </w:tcPr>
          <w:p w14:paraId="4CE69286"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(0.130)</w:t>
            </w:r>
          </w:p>
        </w:tc>
        <w:tc>
          <w:tcPr>
            <w:tcW w:w="533" w:type="pct"/>
            <w:tcBorders>
              <w:left w:val="nil"/>
              <w:right w:val="nil"/>
            </w:tcBorders>
          </w:tcPr>
          <w:p w14:paraId="448FF346"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(0.077)</w:t>
            </w:r>
          </w:p>
        </w:tc>
        <w:tc>
          <w:tcPr>
            <w:tcW w:w="533" w:type="pct"/>
            <w:tcBorders>
              <w:left w:val="nil"/>
              <w:right w:val="nil"/>
            </w:tcBorders>
          </w:tcPr>
          <w:p w14:paraId="6174A10A"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(0.073)</w:t>
            </w:r>
          </w:p>
        </w:tc>
        <w:tc>
          <w:tcPr>
            <w:tcW w:w="533" w:type="pct"/>
            <w:gridSpan w:val="2"/>
            <w:tcBorders>
              <w:left w:val="nil"/>
              <w:right w:val="nil"/>
            </w:tcBorders>
          </w:tcPr>
          <w:p w14:paraId="5252E9F4" w14:textId="77777777" w:rsidR="00A44A6B" w:rsidRPr="00630016" w:rsidRDefault="00A44A6B" w:rsidP="00A44A6B">
            <w:pPr>
              <w:autoSpaceDE w:val="0"/>
              <w:autoSpaceDN w:val="0"/>
              <w:adjustRightInd w:val="0"/>
              <w:jc w:val="center"/>
              <w:rPr>
                <w:rFonts w:ascii="Times New Roman" w:hAnsi="Times New Roman" w:cs="Times New Roman"/>
                <w:kern w:val="0"/>
                <w:sz w:val="16"/>
                <w:szCs w:val="16"/>
              </w:rPr>
            </w:pPr>
            <w:r w:rsidRPr="00630016">
              <w:rPr>
                <w:rFonts w:ascii="Times New Roman" w:hAnsi="Times New Roman" w:cs="Times New Roman"/>
                <w:kern w:val="0"/>
                <w:sz w:val="16"/>
                <w:szCs w:val="16"/>
              </w:rPr>
              <w:t>(0.077)</w:t>
            </w:r>
          </w:p>
        </w:tc>
        <w:tc>
          <w:tcPr>
            <w:tcW w:w="520" w:type="pct"/>
            <w:tcBorders>
              <w:left w:val="nil"/>
              <w:right w:val="nil"/>
            </w:tcBorders>
            <w:vAlign w:val="center"/>
          </w:tcPr>
          <w:p w14:paraId="51E61001"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w:t>
            </w:r>
            <w:r>
              <w:rPr>
                <w:rFonts w:ascii="Times New Roman" w:hAnsi="Times New Roman" w:cs="Times New Roman" w:hint="eastAsia"/>
                <w:kern w:val="0"/>
                <w:sz w:val="16"/>
                <w:szCs w:val="16"/>
              </w:rPr>
              <w:t>073</w:t>
            </w:r>
            <w:r>
              <w:rPr>
                <w:rFonts w:ascii="Times New Roman" w:hAnsi="Times New Roman" w:cs="Times New Roman"/>
                <w:kern w:val="0"/>
                <w:sz w:val="16"/>
                <w:szCs w:val="16"/>
              </w:rPr>
              <w:t>)</w:t>
            </w:r>
          </w:p>
        </w:tc>
      </w:tr>
      <w:tr w:rsidR="00A44A6B" w:rsidRPr="00CA5454" w14:paraId="31BAB4DD" w14:textId="77777777" w:rsidTr="00A44A6B">
        <w:trPr>
          <w:trHeight w:val="227"/>
        </w:trPr>
        <w:tc>
          <w:tcPr>
            <w:tcW w:w="734" w:type="pct"/>
            <w:vMerge w:val="restart"/>
            <w:tcBorders>
              <w:left w:val="nil"/>
              <w:right w:val="nil"/>
            </w:tcBorders>
            <w:vAlign w:val="center"/>
          </w:tcPr>
          <w:p w14:paraId="749668AE"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因兴趣择业</w:t>
            </w:r>
          </w:p>
          <w:p w14:paraId="493AD26D" w14:textId="77777777" w:rsidR="00A44A6B" w:rsidRPr="001F69A0" w:rsidRDefault="00A44A6B" w:rsidP="00A44A6B">
            <w:pPr>
              <w:autoSpaceDE w:val="0"/>
              <w:autoSpaceDN w:val="0"/>
              <w:adjustRightInd w:val="0"/>
              <w:jc w:val="center"/>
              <w:rPr>
                <w:rFonts w:ascii="Times New Roman" w:eastAsia="宋体" w:hAnsi="Times New Roman" w:cs="Times New Roman"/>
                <w:kern w:val="0"/>
                <w:sz w:val="10"/>
                <w:szCs w:val="10"/>
              </w:rPr>
            </w:pPr>
            <w:r w:rsidRPr="001F69A0">
              <w:rPr>
                <w:rFonts w:ascii="Times New Roman" w:eastAsia="宋体" w:hAnsi="Times New Roman" w:cs="Times New Roman" w:hint="eastAsia"/>
                <w:kern w:val="0"/>
                <w:sz w:val="10"/>
                <w:szCs w:val="10"/>
              </w:rPr>
              <w:t>（不因兴趣择业</w:t>
            </w:r>
            <w:r w:rsidRPr="001F69A0">
              <w:rPr>
                <w:rFonts w:ascii="Times New Roman" w:eastAsia="宋体" w:hAnsi="Times New Roman" w:cs="Times New Roman" w:hint="eastAsia"/>
                <w:kern w:val="0"/>
                <w:sz w:val="10"/>
                <w:szCs w:val="10"/>
              </w:rPr>
              <w:t xml:space="preserve"> = 0</w:t>
            </w:r>
            <w:r w:rsidRPr="001F69A0">
              <w:rPr>
                <w:rFonts w:ascii="Times New Roman" w:eastAsia="宋体" w:hAnsi="Times New Roman" w:cs="Times New Roman" w:hint="eastAsia"/>
                <w:kern w:val="0"/>
                <w:sz w:val="10"/>
                <w:szCs w:val="10"/>
              </w:rPr>
              <w:t>）</w:t>
            </w:r>
          </w:p>
        </w:tc>
        <w:tc>
          <w:tcPr>
            <w:tcW w:w="536" w:type="pct"/>
            <w:tcBorders>
              <w:left w:val="nil"/>
              <w:right w:val="nil"/>
            </w:tcBorders>
          </w:tcPr>
          <w:p w14:paraId="70A769B3"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0.476</w:t>
            </w:r>
            <w:r w:rsidRPr="0014613D">
              <w:rPr>
                <w:rFonts w:ascii="Times New Roman" w:hAnsi="Times New Roman" w:cs="Times New Roman"/>
                <w:kern w:val="0"/>
                <w:sz w:val="16"/>
                <w:szCs w:val="16"/>
                <w:vertAlign w:val="superscript"/>
              </w:rPr>
              <w:t>***</w:t>
            </w:r>
          </w:p>
        </w:tc>
        <w:tc>
          <w:tcPr>
            <w:tcW w:w="544" w:type="pct"/>
            <w:tcBorders>
              <w:left w:val="nil"/>
              <w:right w:val="nil"/>
            </w:tcBorders>
          </w:tcPr>
          <w:p w14:paraId="618EEA84"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0.062</w:t>
            </w:r>
          </w:p>
        </w:tc>
        <w:tc>
          <w:tcPr>
            <w:tcW w:w="533" w:type="pct"/>
            <w:tcBorders>
              <w:left w:val="nil"/>
              <w:right w:val="nil"/>
            </w:tcBorders>
          </w:tcPr>
          <w:p w14:paraId="42C7B8C6"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0.475</w:t>
            </w:r>
            <w:r w:rsidRPr="0014613D">
              <w:rPr>
                <w:rFonts w:ascii="Times New Roman" w:hAnsi="Times New Roman" w:cs="Times New Roman"/>
                <w:kern w:val="0"/>
                <w:sz w:val="16"/>
                <w:szCs w:val="16"/>
                <w:vertAlign w:val="superscript"/>
              </w:rPr>
              <w:t>***</w:t>
            </w:r>
          </w:p>
        </w:tc>
        <w:tc>
          <w:tcPr>
            <w:tcW w:w="534" w:type="pct"/>
            <w:tcBorders>
              <w:left w:val="nil"/>
              <w:right w:val="nil"/>
            </w:tcBorders>
          </w:tcPr>
          <w:p w14:paraId="03085036"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0.055</w:t>
            </w:r>
          </w:p>
        </w:tc>
        <w:tc>
          <w:tcPr>
            <w:tcW w:w="533" w:type="pct"/>
            <w:tcBorders>
              <w:left w:val="nil"/>
              <w:right w:val="nil"/>
            </w:tcBorders>
          </w:tcPr>
          <w:p w14:paraId="70F9D7A5"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0.446</w:t>
            </w:r>
            <w:r w:rsidRPr="0014613D">
              <w:rPr>
                <w:rFonts w:ascii="Times New Roman" w:hAnsi="Times New Roman" w:cs="Times New Roman"/>
                <w:kern w:val="0"/>
                <w:sz w:val="16"/>
                <w:szCs w:val="16"/>
                <w:vertAlign w:val="superscript"/>
              </w:rPr>
              <w:t>***</w:t>
            </w:r>
          </w:p>
        </w:tc>
        <w:tc>
          <w:tcPr>
            <w:tcW w:w="533" w:type="pct"/>
            <w:tcBorders>
              <w:left w:val="nil"/>
              <w:right w:val="nil"/>
            </w:tcBorders>
          </w:tcPr>
          <w:p w14:paraId="3BD2BF58"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0.052</w:t>
            </w:r>
          </w:p>
        </w:tc>
        <w:tc>
          <w:tcPr>
            <w:tcW w:w="533" w:type="pct"/>
            <w:gridSpan w:val="2"/>
            <w:tcBorders>
              <w:left w:val="nil"/>
              <w:right w:val="nil"/>
            </w:tcBorders>
          </w:tcPr>
          <w:p w14:paraId="1F035AAD"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0.579</w:t>
            </w:r>
            <w:r w:rsidRPr="0014613D">
              <w:rPr>
                <w:rFonts w:ascii="Times New Roman" w:hAnsi="Times New Roman" w:cs="Times New Roman"/>
                <w:kern w:val="0"/>
                <w:sz w:val="16"/>
                <w:szCs w:val="16"/>
                <w:vertAlign w:val="superscript"/>
              </w:rPr>
              <w:t>***</w:t>
            </w:r>
          </w:p>
        </w:tc>
        <w:tc>
          <w:tcPr>
            <w:tcW w:w="520" w:type="pct"/>
            <w:tcBorders>
              <w:left w:val="nil"/>
              <w:right w:val="nil"/>
            </w:tcBorders>
            <w:vAlign w:val="center"/>
          </w:tcPr>
          <w:p w14:paraId="5EBA722B"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hint="eastAsia"/>
                <w:kern w:val="0"/>
                <w:sz w:val="16"/>
                <w:szCs w:val="16"/>
              </w:rPr>
              <w:t>0.006</w:t>
            </w:r>
          </w:p>
        </w:tc>
      </w:tr>
      <w:tr w:rsidR="00A44A6B" w:rsidRPr="00CA5454" w14:paraId="5AEBF22F" w14:textId="77777777" w:rsidTr="00A44A6B">
        <w:trPr>
          <w:trHeight w:val="227"/>
        </w:trPr>
        <w:tc>
          <w:tcPr>
            <w:tcW w:w="734" w:type="pct"/>
            <w:vMerge/>
            <w:tcBorders>
              <w:left w:val="nil"/>
              <w:right w:val="nil"/>
            </w:tcBorders>
            <w:vAlign w:val="center"/>
          </w:tcPr>
          <w:p w14:paraId="62B94292" w14:textId="77777777" w:rsidR="00A44A6B" w:rsidRDefault="00A44A6B" w:rsidP="00A44A6B">
            <w:pPr>
              <w:autoSpaceDE w:val="0"/>
              <w:autoSpaceDN w:val="0"/>
              <w:adjustRightInd w:val="0"/>
              <w:jc w:val="center"/>
              <w:rPr>
                <w:rFonts w:ascii="Times New Roman" w:eastAsia="宋体" w:hAnsi="Times New Roman" w:cs="Times New Roman"/>
                <w:kern w:val="0"/>
                <w:sz w:val="16"/>
                <w:szCs w:val="16"/>
              </w:rPr>
            </w:pPr>
          </w:p>
        </w:tc>
        <w:tc>
          <w:tcPr>
            <w:tcW w:w="536" w:type="pct"/>
            <w:tcBorders>
              <w:left w:val="nil"/>
              <w:right w:val="nil"/>
            </w:tcBorders>
          </w:tcPr>
          <w:p w14:paraId="783BD565"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(0.060)</w:t>
            </w:r>
          </w:p>
        </w:tc>
        <w:tc>
          <w:tcPr>
            <w:tcW w:w="544" w:type="pct"/>
            <w:tcBorders>
              <w:left w:val="nil"/>
              <w:right w:val="nil"/>
            </w:tcBorders>
          </w:tcPr>
          <w:p w14:paraId="2A767549"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(0.098)</w:t>
            </w:r>
          </w:p>
        </w:tc>
        <w:tc>
          <w:tcPr>
            <w:tcW w:w="533" w:type="pct"/>
            <w:tcBorders>
              <w:left w:val="nil"/>
              <w:right w:val="nil"/>
            </w:tcBorders>
          </w:tcPr>
          <w:p w14:paraId="1D7E3316"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(0.060)</w:t>
            </w:r>
          </w:p>
        </w:tc>
        <w:tc>
          <w:tcPr>
            <w:tcW w:w="534" w:type="pct"/>
            <w:tcBorders>
              <w:left w:val="nil"/>
              <w:right w:val="nil"/>
            </w:tcBorders>
          </w:tcPr>
          <w:p w14:paraId="0D7A8400"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(0.098)</w:t>
            </w:r>
          </w:p>
        </w:tc>
        <w:tc>
          <w:tcPr>
            <w:tcW w:w="533" w:type="pct"/>
            <w:tcBorders>
              <w:left w:val="nil"/>
              <w:right w:val="nil"/>
            </w:tcBorders>
          </w:tcPr>
          <w:p w14:paraId="30269F89"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(0.096)</w:t>
            </w:r>
          </w:p>
        </w:tc>
        <w:tc>
          <w:tcPr>
            <w:tcW w:w="533" w:type="pct"/>
            <w:tcBorders>
              <w:left w:val="nil"/>
              <w:right w:val="nil"/>
            </w:tcBorders>
          </w:tcPr>
          <w:p w14:paraId="54C312B3"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(0.105)</w:t>
            </w:r>
          </w:p>
        </w:tc>
        <w:tc>
          <w:tcPr>
            <w:tcW w:w="533" w:type="pct"/>
            <w:gridSpan w:val="2"/>
            <w:tcBorders>
              <w:left w:val="nil"/>
              <w:right w:val="nil"/>
            </w:tcBorders>
          </w:tcPr>
          <w:p w14:paraId="5AB14540" w14:textId="77777777" w:rsidR="00A44A6B" w:rsidRPr="0014613D" w:rsidRDefault="00A44A6B" w:rsidP="00A44A6B">
            <w:pPr>
              <w:autoSpaceDE w:val="0"/>
              <w:autoSpaceDN w:val="0"/>
              <w:adjustRightInd w:val="0"/>
              <w:jc w:val="center"/>
              <w:rPr>
                <w:rFonts w:ascii="Times New Roman" w:hAnsi="Times New Roman" w:cs="Times New Roman"/>
                <w:kern w:val="0"/>
                <w:sz w:val="16"/>
                <w:szCs w:val="16"/>
              </w:rPr>
            </w:pPr>
            <w:r w:rsidRPr="0014613D">
              <w:rPr>
                <w:rFonts w:ascii="Times New Roman" w:hAnsi="Times New Roman" w:cs="Times New Roman"/>
                <w:kern w:val="0"/>
                <w:sz w:val="16"/>
                <w:szCs w:val="16"/>
              </w:rPr>
              <w:t>(0.102)</w:t>
            </w:r>
          </w:p>
        </w:tc>
        <w:tc>
          <w:tcPr>
            <w:tcW w:w="520" w:type="pct"/>
            <w:tcBorders>
              <w:left w:val="nil"/>
              <w:right w:val="nil"/>
            </w:tcBorders>
            <w:vAlign w:val="center"/>
          </w:tcPr>
          <w:p w14:paraId="5DBA9B7D"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kern w:val="0"/>
                <w:sz w:val="16"/>
                <w:szCs w:val="16"/>
              </w:rPr>
              <w:t>(0.</w:t>
            </w:r>
            <w:r>
              <w:rPr>
                <w:rFonts w:ascii="Times New Roman" w:hAnsi="Times New Roman" w:cs="Times New Roman" w:hint="eastAsia"/>
                <w:kern w:val="0"/>
                <w:sz w:val="16"/>
                <w:szCs w:val="16"/>
              </w:rPr>
              <w:t>095</w:t>
            </w:r>
            <w:r>
              <w:rPr>
                <w:rFonts w:ascii="Times New Roman" w:hAnsi="Times New Roman" w:cs="Times New Roman"/>
                <w:kern w:val="0"/>
                <w:sz w:val="16"/>
                <w:szCs w:val="16"/>
              </w:rPr>
              <w:t>)</w:t>
            </w:r>
          </w:p>
        </w:tc>
      </w:tr>
      <w:tr w:rsidR="00A44A6B" w:rsidRPr="00CA5454" w14:paraId="1AC19736" w14:textId="77777777" w:rsidTr="00A44A6B">
        <w:trPr>
          <w:trHeight w:val="227"/>
        </w:trPr>
        <w:tc>
          <w:tcPr>
            <w:tcW w:w="734" w:type="pct"/>
            <w:vMerge w:val="restart"/>
            <w:tcBorders>
              <w:left w:val="nil"/>
              <w:right w:val="nil"/>
            </w:tcBorders>
            <w:vAlign w:val="center"/>
          </w:tcPr>
          <w:p w14:paraId="28B6E4DE" w14:textId="77777777" w:rsidR="00A44A6B" w:rsidRPr="00313B3C" w:rsidRDefault="00A44A6B" w:rsidP="00A44A6B">
            <w:pPr>
              <w:autoSpaceDE w:val="0"/>
              <w:autoSpaceDN w:val="0"/>
              <w:adjustRightInd w:val="0"/>
              <w:jc w:val="center"/>
              <w:rPr>
                <w:rFonts w:ascii="Times New Roman" w:eastAsia="宋体" w:hAnsi="Times New Roman" w:cs="Times New Roman"/>
                <w:i/>
                <w:kern w:val="0"/>
                <w:sz w:val="16"/>
                <w:szCs w:val="16"/>
              </w:rPr>
            </w:pPr>
            <w:r>
              <w:rPr>
                <w:rFonts w:ascii="Times New Roman" w:eastAsia="宋体" w:hAnsi="Times New Roman" w:cs="Times New Roman" w:hint="eastAsia"/>
                <w:kern w:val="0"/>
                <w:sz w:val="16"/>
                <w:szCs w:val="16"/>
              </w:rPr>
              <w:t>因收入择业</w:t>
            </w:r>
            <m:oMath>
              <m:r>
                <w:rPr>
                  <w:rFonts w:ascii="Cambria Math" w:eastAsia="宋体" w:hAnsi="Cambria Math" w:cs="Times New Roman"/>
                  <w:kern w:val="0"/>
                  <w:sz w:val="16"/>
                  <w:szCs w:val="16"/>
                </w:rPr>
                <m:t>×</m:t>
              </m:r>
            </m:oMath>
            <w:r w:rsidRPr="00313B3C">
              <w:rPr>
                <w:rFonts w:ascii="Times New Roman" w:eastAsia="宋体" w:hAnsi="Times New Roman" w:cs="Times New Roman"/>
                <w:kern w:val="0"/>
                <w:sz w:val="16"/>
                <w:szCs w:val="16"/>
              </w:rPr>
              <w:t>月收入</w:t>
            </w:r>
          </w:p>
        </w:tc>
        <w:tc>
          <w:tcPr>
            <w:tcW w:w="536" w:type="pct"/>
            <w:tcBorders>
              <w:left w:val="nil"/>
              <w:right w:val="nil"/>
            </w:tcBorders>
          </w:tcPr>
          <w:p w14:paraId="0B76F2CA" w14:textId="77777777" w:rsidR="00A44A6B" w:rsidRPr="0020529E" w:rsidRDefault="00A44A6B" w:rsidP="00A44A6B">
            <w:pPr>
              <w:autoSpaceDE w:val="0"/>
              <w:autoSpaceDN w:val="0"/>
              <w:adjustRightInd w:val="0"/>
              <w:jc w:val="center"/>
              <w:rPr>
                <w:rFonts w:ascii="Times New Roman" w:hAnsi="Times New Roman" w:cs="Times New Roman"/>
                <w:kern w:val="0"/>
                <w:sz w:val="16"/>
                <w:szCs w:val="16"/>
              </w:rPr>
            </w:pPr>
            <w:r w:rsidRPr="0020529E">
              <w:rPr>
                <w:rFonts w:ascii="Times New Roman" w:hAnsi="Times New Roman" w:cs="Times New Roman"/>
                <w:kern w:val="0"/>
                <w:sz w:val="16"/>
                <w:szCs w:val="16"/>
              </w:rPr>
              <w:t>-0.181</w:t>
            </w:r>
          </w:p>
        </w:tc>
        <w:tc>
          <w:tcPr>
            <w:tcW w:w="544" w:type="pct"/>
            <w:tcBorders>
              <w:left w:val="nil"/>
              <w:right w:val="nil"/>
            </w:tcBorders>
          </w:tcPr>
          <w:p w14:paraId="6D4CF690" w14:textId="77777777" w:rsidR="00A44A6B" w:rsidRPr="0020529E" w:rsidRDefault="00A44A6B" w:rsidP="00A44A6B">
            <w:pPr>
              <w:autoSpaceDE w:val="0"/>
              <w:autoSpaceDN w:val="0"/>
              <w:adjustRightInd w:val="0"/>
              <w:jc w:val="center"/>
              <w:rPr>
                <w:rFonts w:ascii="Times New Roman" w:hAnsi="Times New Roman" w:cs="Times New Roman"/>
                <w:kern w:val="0"/>
                <w:sz w:val="16"/>
                <w:szCs w:val="16"/>
              </w:rPr>
            </w:pPr>
            <w:r w:rsidRPr="0020529E">
              <w:rPr>
                <w:rFonts w:ascii="Times New Roman" w:hAnsi="Times New Roman" w:cs="Times New Roman"/>
                <w:kern w:val="0"/>
                <w:sz w:val="16"/>
                <w:szCs w:val="16"/>
              </w:rPr>
              <w:t>-0.579</w:t>
            </w:r>
            <w:r w:rsidRPr="0020529E">
              <w:rPr>
                <w:rFonts w:ascii="Times New Roman" w:hAnsi="Times New Roman" w:cs="Times New Roman"/>
                <w:kern w:val="0"/>
                <w:sz w:val="16"/>
                <w:szCs w:val="16"/>
                <w:vertAlign w:val="superscript"/>
              </w:rPr>
              <w:t>**</w:t>
            </w:r>
          </w:p>
        </w:tc>
        <w:tc>
          <w:tcPr>
            <w:tcW w:w="533" w:type="pct"/>
            <w:tcBorders>
              <w:left w:val="nil"/>
              <w:right w:val="nil"/>
            </w:tcBorders>
            <w:vAlign w:val="center"/>
          </w:tcPr>
          <w:p w14:paraId="3C9BE195"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4329E0ED"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38A6CF19"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7263B43E"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gridSpan w:val="2"/>
            <w:tcBorders>
              <w:left w:val="nil"/>
              <w:right w:val="nil"/>
            </w:tcBorders>
            <w:vAlign w:val="center"/>
          </w:tcPr>
          <w:p w14:paraId="76069745"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20" w:type="pct"/>
            <w:tcBorders>
              <w:left w:val="nil"/>
              <w:right w:val="nil"/>
            </w:tcBorders>
            <w:vAlign w:val="center"/>
          </w:tcPr>
          <w:p w14:paraId="75E62FB8"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r>
      <w:tr w:rsidR="00A44A6B" w:rsidRPr="00CA5454" w14:paraId="23F2BF05" w14:textId="77777777" w:rsidTr="00A44A6B">
        <w:trPr>
          <w:trHeight w:val="227"/>
        </w:trPr>
        <w:tc>
          <w:tcPr>
            <w:tcW w:w="734" w:type="pct"/>
            <w:vMerge/>
            <w:tcBorders>
              <w:left w:val="nil"/>
              <w:right w:val="nil"/>
            </w:tcBorders>
            <w:vAlign w:val="center"/>
          </w:tcPr>
          <w:p w14:paraId="0FD2C5B7"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6" w:type="pct"/>
            <w:tcBorders>
              <w:left w:val="nil"/>
              <w:right w:val="nil"/>
            </w:tcBorders>
          </w:tcPr>
          <w:p w14:paraId="23F7C1D1" w14:textId="77777777" w:rsidR="00A44A6B" w:rsidRPr="0020529E" w:rsidRDefault="00A44A6B" w:rsidP="00A44A6B">
            <w:pPr>
              <w:autoSpaceDE w:val="0"/>
              <w:autoSpaceDN w:val="0"/>
              <w:adjustRightInd w:val="0"/>
              <w:jc w:val="center"/>
              <w:rPr>
                <w:rFonts w:ascii="Times New Roman" w:hAnsi="Times New Roman" w:cs="Times New Roman"/>
                <w:kern w:val="0"/>
                <w:sz w:val="16"/>
                <w:szCs w:val="16"/>
              </w:rPr>
            </w:pPr>
            <w:r w:rsidRPr="0020529E">
              <w:rPr>
                <w:rFonts w:ascii="Times New Roman" w:hAnsi="Times New Roman" w:cs="Times New Roman"/>
                <w:kern w:val="0"/>
                <w:sz w:val="16"/>
                <w:szCs w:val="16"/>
              </w:rPr>
              <w:t>(0.120)</w:t>
            </w:r>
          </w:p>
        </w:tc>
        <w:tc>
          <w:tcPr>
            <w:tcW w:w="544" w:type="pct"/>
            <w:tcBorders>
              <w:left w:val="nil"/>
              <w:right w:val="nil"/>
            </w:tcBorders>
          </w:tcPr>
          <w:p w14:paraId="72D33B93" w14:textId="77777777" w:rsidR="00A44A6B" w:rsidRPr="0020529E" w:rsidRDefault="00A44A6B" w:rsidP="00A44A6B">
            <w:pPr>
              <w:autoSpaceDE w:val="0"/>
              <w:autoSpaceDN w:val="0"/>
              <w:adjustRightInd w:val="0"/>
              <w:jc w:val="center"/>
              <w:rPr>
                <w:rFonts w:ascii="Times New Roman" w:hAnsi="Times New Roman" w:cs="Times New Roman"/>
                <w:kern w:val="0"/>
                <w:sz w:val="16"/>
                <w:szCs w:val="16"/>
              </w:rPr>
            </w:pPr>
            <w:r w:rsidRPr="0020529E">
              <w:rPr>
                <w:rFonts w:ascii="Times New Roman" w:hAnsi="Times New Roman" w:cs="Times New Roman"/>
                <w:kern w:val="0"/>
                <w:sz w:val="16"/>
                <w:szCs w:val="16"/>
              </w:rPr>
              <w:t>(0.196)</w:t>
            </w:r>
          </w:p>
        </w:tc>
        <w:tc>
          <w:tcPr>
            <w:tcW w:w="533" w:type="pct"/>
            <w:tcBorders>
              <w:left w:val="nil"/>
              <w:right w:val="nil"/>
            </w:tcBorders>
            <w:vAlign w:val="center"/>
          </w:tcPr>
          <w:p w14:paraId="2CA16FA3"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48449602"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0A3BA3BF"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2D0581C6"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gridSpan w:val="2"/>
            <w:tcBorders>
              <w:left w:val="nil"/>
              <w:right w:val="nil"/>
            </w:tcBorders>
            <w:vAlign w:val="center"/>
          </w:tcPr>
          <w:p w14:paraId="475042ED"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20" w:type="pct"/>
            <w:tcBorders>
              <w:left w:val="nil"/>
              <w:right w:val="nil"/>
            </w:tcBorders>
            <w:vAlign w:val="center"/>
          </w:tcPr>
          <w:p w14:paraId="6D244833"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r>
      <w:tr w:rsidR="00A44A6B" w:rsidRPr="00CA5454" w14:paraId="49E22469" w14:textId="77777777" w:rsidTr="00A44A6B">
        <w:trPr>
          <w:trHeight w:val="227"/>
        </w:trPr>
        <w:tc>
          <w:tcPr>
            <w:tcW w:w="734" w:type="pct"/>
            <w:vMerge w:val="restart"/>
            <w:tcBorders>
              <w:left w:val="nil"/>
              <w:right w:val="nil"/>
            </w:tcBorders>
            <w:vAlign w:val="center"/>
          </w:tcPr>
          <w:p w14:paraId="3296EB46"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eastAsia="宋体" w:hAnsi="Times New Roman" w:cs="Times New Roman" w:hint="eastAsia"/>
                <w:kern w:val="0"/>
                <w:sz w:val="16"/>
                <w:szCs w:val="16"/>
              </w:rPr>
              <w:t>因收入择业</w:t>
            </w:r>
            <m:oMath>
              <m:r>
                <w:rPr>
                  <w:rFonts w:ascii="Cambria Math" w:eastAsia="宋体" w:hAnsi="Cambria Math" w:cs="Times New Roman"/>
                  <w:kern w:val="0"/>
                  <w:sz w:val="16"/>
                  <w:szCs w:val="16"/>
                </w:rPr>
                <m:t>×</m:t>
              </m:r>
            </m:oMath>
            <w:r>
              <w:rPr>
                <w:rFonts w:ascii="Times New Roman" w:eastAsia="宋体" w:hAnsi="Times New Roman" w:cs="Times New Roman" w:hint="eastAsia"/>
                <w:kern w:val="0"/>
                <w:sz w:val="16"/>
                <w:szCs w:val="16"/>
              </w:rPr>
              <w:t>日均工作时长</w:t>
            </w:r>
          </w:p>
        </w:tc>
        <w:tc>
          <w:tcPr>
            <w:tcW w:w="536" w:type="pct"/>
            <w:tcBorders>
              <w:left w:val="nil"/>
              <w:right w:val="nil"/>
            </w:tcBorders>
            <w:vAlign w:val="center"/>
          </w:tcPr>
          <w:p w14:paraId="62CCA8B4"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44" w:type="pct"/>
            <w:tcBorders>
              <w:left w:val="nil"/>
              <w:right w:val="nil"/>
            </w:tcBorders>
            <w:vAlign w:val="center"/>
          </w:tcPr>
          <w:p w14:paraId="6070FE25"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tcPr>
          <w:p w14:paraId="69D2BBD6" w14:textId="77777777" w:rsidR="00A44A6B" w:rsidRPr="00951428" w:rsidRDefault="00A44A6B" w:rsidP="00A44A6B">
            <w:pPr>
              <w:autoSpaceDE w:val="0"/>
              <w:autoSpaceDN w:val="0"/>
              <w:adjustRightInd w:val="0"/>
              <w:jc w:val="center"/>
              <w:rPr>
                <w:rFonts w:ascii="Times New Roman" w:hAnsi="Times New Roman" w:cs="Times New Roman"/>
                <w:kern w:val="0"/>
                <w:sz w:val="16"/>
                <w:szCs w:val="16"/>
              </w:rPr>
            </w:pPr>
            <w:r w:rsidRPr="00951428">
              <w:rPr>
                <w:rFonts w:ascii="Times New Roman" w:hAnsi="Times New Roman" w:cs="Times New Roman"/>
                <w:kern w:val="0"/>
                <w:sz w:val="16"/>
                <w:szCs w:val="16"/>
              </w:rPr>
              <w:t>0.001</w:t>
            </w:r>
          </w:p>
        </w:tc>
        <w:tc>
          <w:tcPr>
            <w:tcW w:w="534" w:type="pct"/>
            <w:tcBorders>
              <w:left w:val="nil"/>
              <w:right w:val="nil"/>
            </w:tcBorders>
          </w:tcPr>
          <w:p w14:paraId="547CFE3F" w14:textId="77777777" w:rsidR="00A44A6B" w:rsidRPr="00951428" w:rsidRDefault="00A44A6B" w:rsidP="00A44A6B">
            <w:pPr>
              <w:autoSpaceDE w:val="0"/>
              <w:autoSpaceDN w:val="0"/>
              <w:adjustRightInd w:val="0"/>
              <w:jc w:val="center"/>
              <w:rPr>
                <w:rFonts w:ascii="Times New Roman" w:hAnsi="Times New Roman" w:cs="Times New Roman"/>
                <w:kern w:val="0"/>
                <w:sz w:val="16"/>
                <w:szCs w:val="16"/>
              </w:rPr>
            </w:pPr>
            <w:r w:rsidRPr="00951428">
              <w:rPr>
                <w:rFonts w:ascii="Times New Roman" w:hAnsi="Times New Roman" w:cs="Times New Roman"/>
                <w:kern w:val="0"/>
                <w:sz w:val="16"/>
                <w:szCs w:val="16"/>
              </w:rPr>
              <w:t>-0.500</w:t>
            </w:r>
            <w:r w:rsidRPr="00951428">
              <w:rPr>
                <w:rFonts w:ascii="Times New Roman" w:hAnsi="Times New Roman" w:cs="Times New Roman"/>
                <w:kern w:val="0"/>
                <w:sz w:val="16"/>
                <w:szCs w:val="16"/>
                <w:vertAlign w:val="superscript"/>
              </w:rPr>
              <w:t>*</w:t>
            </w:r>
          </w:p>
        </w:tc>
        <w:tc>
          <w:tcPr>
            <w:tcW w:w="533" w:type="pct"/>
            <w:tcBorders>
              <w:left w:val="nil"/>
              <w:right w:val="nil"/>
            </w:tcBorders>
            <w:vAlign w:val="center"/>
          </w:tcPr>
          <w:p w14:paraId="5A329A3E"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625410D1"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gridSpan w:val="2"/>
            <w:vAlign w:val="center"/>
          </w:tcPr>
          <w:p w14:paraId="4E160907" w14:textId="77777777" w:rsidR="00A44A6B" w:rsidRPr="00CA5454" w:rsidRDefault="00A44A6B" w:rsidP="00A44A6B">
            <w:pPr>
              <w:widowControl/>
              <w:jc w:val="center"/>
              <w:rPr>
                <w:rFonts w:ascii="Times New Roman" w:hAnsi="Times New Roman" w:cs="Times New Roman"/>
                <w:kern w:val="0"/>
                <w:sz w:val="16"/>
                <w:szCs w:val="16"/>
              </w:rPr>
            </w:pPr>
          </w:p>
        </w:tc>
        <w:tc>
          <w:tcPr>
            <w:tcW w:w="520" w:type="pct"/>
            <w:vAlign w:val="center"/>
          </w:tcPr>
          <w:p w14:paraId="3E6528FC" w14:textId="77777777" w:rsidR="00A44A6B" w:rsidRPr="00CA5454" w:rsidRDefault="00A44A6B" w:rsidP="00A44A6B">
            <w:pPr>
              <w:widowControl/>
              <w:jc w:val="center"/>
              <w:rPr>
                <w:rFonts w:ascii="Times New Roman" w:hAnsi="Times New Roman" w:cs="Times New Roman"/>
                <w:kern w:val="0"/>
                <w:sz w:val="16"/>
                <w:szCs w:val="16"/>
              </w:rPr>
            </w:pPr>
          </w:p>
        </w:tc>
      </w:tr>
      <w:tr w:rsidR="00A44A6B" w:rsidRPr="00CA5454" w14:paraId="4E0E1470" w14:textId="77777777" w:rsidTr="00A44A6B">
        <w:trPr>
          <w:trHeight w:val="227"/>
        </w:trPr>
        <w:tc>
          <w:tcPr>
            <w:tcW w:w="734" w:type="pct"/>
            <w:vMerge/>
            <w:tcBorders>
              <w:left w:val="nil"/>
              <w:right w:val="nil"/>
            </w:tcBorders>
            <w:vAlign w:val="center"/>
          </w:tcPr>
          <w:p w14:paraId="039BBA52"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6" w:type="pct"/>
            <w:tcBorders>
              <w:left w:val="nil"/>
              <w:right w:val="nil"/>
            </w:tcBorders>
            <w:vAlign w:val="center"/>
          </w:tcPr>
          <w:p w14:paraId="08479E08"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44" w:type="pct"/>
            <w:tcBorders>
              <w:left w:val="nil"/>
              <w:right w:val="nil"/>
            </w:tcBorders>
            <w:vAlign w:val="center"/>
          </w:tcPr>
          <w:p w14:paraId="3E863BE6"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tcPr>
          <w:p w14:paraId="3EB4B9BA" w14:textId="77777777" w:rsidR="00A44A6B" w:rsidRPr="00951428" w:rsidRDefault="00A44A6B" w:rsidP="00A44A6B">
            <w:pPr>
              <w:autoSpaceDE w:val="0"/>
              <w:autoSpaceDN w:val="0"/>
              <w:adjustRightInd w:val="0"/>
              <w:jc w:val="center"/>
              <w:rPr>
                <w:rFonts w:ascii="Times New Roman" w:hAnsi="Times New Roman" w:cs="Times New Roman"/>
                <w:kern w:val="0"/>
                <w:sz w:val="16"/>
                <w:szCs w:val="16"/>
              </w:rPr>
            </w:pPr>
            <w:r w:rsidRPr="00951428">
              <w:rPr>
                <w:rFonts w:ascii="Times New Roman" w:hAnsi="Times New Roman" w:cs="Times New Roman"/>
                <w:kern w:val="0"/>
                <w:sz w:val="16"/>
                <w:szCs w:val="16"/>
              </w:rPr>
              <w:t>(0.120)</w:t>
            </w:r>
          </w:p>
        </w:tc>
        <w:tc>
          <w:tcPr>
            <w:tcW w:w="534" w:type="pct"/>
            <w:tcBorders>
              <w:left w:val="nil"/>
              <w:right w:val="nil"/>
            </w:tcBorders>
          </w:tcPr>
          <w:p w14:paraId="3645DFE0" w14:textId="77777777" w:rsidR="00A44A6B" w:rsidRPr="00951428" w:rsidRDefault="00A44A6B" w:rsidP="00A44A6B">
            <w:pPr>
              <w:autoSpaceDE w:val="0"/>
              <w:autoSpaceDN w:val="0"/>
              <w:adjustRightInd w:val="0"/>
              <w:jc w:val="center"/>
              <w:rPr>
                <w:rFonts w:ascii="Times New Roman" w:hAnsi="Times New Roman" w:cs="Times New Roman"/>
                <w:kern w:val="0"/>
                <w:sz w:val="16"/>
                <w:szCs w:val="16"/>
              </w:rPr>
            </w:pPr>
            <w:r w:rsidRPr="00951428">
              <w:rPr>
                <w:rFonts w:ascii="Times New Roman" w:hAnsi="Times New Roman" w:cs="Times New Roman"/>
                <w:kern w:val="0"/>
                <w:sz w:val="16"/>
                <w:szCs w:val="16"/>
              </w:rPr>
              <w:t>(0.196)</w:t>
            </w:r>
          </w:p>
        </w:tc>
        <w:tc>
          <w:tcPr>
            <w:tcW w:w="533" w:type="pct"/>
            <w:tcBorders>
              <w:left w:val="nil"/>
              <w:right w:val="nil"/>
            </w:tcBorders>
            <w:vAlign w:val="center"/>
          </w:tcPr>
          <w:p w14:paraId="31AA5CE8"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6FBB0386"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gridSpan w:val="2"/>
            <w:vAlign w:val="center"/>
          </w:tcPr>
          <w:p w14:paraId="74832450" w14:textId="77777777" w:rsidR="00A44A6B" w:rsidRPr="00CA5454" w:rsidRDefault="00A44A6B" w:rsidP="00A44A6B">
            <w:pPr>
              <w:widowControl/>
              <w:jc w:val="center"/>
              <w:rPr>
                <w:rFonts w:ascii="Times New Roman" w:hAnsi="Times New Roman" w:cs="Times New Roman"/>
                <w:kern w:val="0"/>
                <w:sz w:val="16"/>
                <w:szCs w:val="16"/>
              </w:rPr>
            </w:pPr>
          </w:p>
        </w:tc>
        <w:tc>
          <w:tcPr>
            <w:tcW w:w="520" w:type="pct"/>
            <w:vAlign w:val="center"/>
          </w:tcPr>
          <w:p w14:paraId="6614FBD5" w14:textId="77777777" w:rsidR="00A44A6B" w:rsidRPr="00CA5454" w:rsidRDefault="00A44A6B" w:rsidP="00A44A6B">
            <w:pPr>
              <w:widowControl/>
              <w:jc w:val="center"/>
              <w:rPr>
                <w:rFonts w:ascii="Times New Roman" w:hAnsi="Times New Roman" w:cs="Times New Roman"/>
                <w:kern w:val="0"/>
                <w:sz w:val="16"/>
                <w:szCs w:val="16"/>
              </w:rPr>
            </w:pPr>
          </w:p>
        </w:tc>
      </w:tr>
      <w:tr w:rsidR="00A44A6B" w:rsidRPr="00CA5454" w14:paraId="00AD1E73" w14:textId="77777777" w:rsidTr="00A44A6B">
        <w:trPr>
          <w:trHeight w:val="227"/>
        </w:trPr>
        <w:tc>
          <w:tcPr>
            <w:tcW w:w="734" w:type="pct"/>
            <w:vMerge w:val="restart"/>
            <w:tcBorders>
              <w:left w:val="nil"/>
              <w:right w:val="nil"/>
            </w:tcBorders>
            <w:vAlign w:val="center"/>
          </w:tcPr>
          <w:p w14:paraId="0D32E269"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eastAsia="宋体" w:hAnsi="Times New Roman" w:cs="Times New Roman" w:hint="eastAsia"/>
                <w:kern w:val="0"/>
                <w:sz w:val="16"/>
                <w:szCs w:val="16"/>
              </w:rPr>
              <w:t>因兴趣择业</w:t>
            </w:r>
            <m:oMath>
              <m:r>
                <w:rPr>
                  <w:rFonts w:ascii="Cambria Math" w:eastAsia="宋体" w:hAnsi="Cambria Math" w:cs="Times New Roman"/>
                  <w:kern w:val="0"/>
                  <w:sz w:val="16"/>
                  <w:szCs w:val="16"/>
                </w:rPr>
                <m:t>×</m:t>
              </m:r>
            </m:oMath>
            <w:r w:rsidRPr="00313B3C">
              <w:rPr>
                <w:rFonts w:ascii="Times New Roman" w:eastAsia="宋体" w:hAnsi="Times New Roman" w:cs="Times New Roman"/>
                <w:kern w:val="0"/>
                <w:sz w:val="16"/>
                <w:szCs w:val="16"/>
              </w:rPr>
              <w:t>月收入</w:t>
            </w:r>
          </w:p>
        </w:tc>
        <w:tc>
          <w:tcPr>
            <w:tcW w:w="536" w:type="pct"/>
            <w:tcBorders>
              <w:left w:val="nil"/>
              <w:right w:val="nil"/>
            </w:tcBorders>
            <w:vAlign w:val="center"/>
          </w:tcPr>
          <w:p w14:paraId="742481D3"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44" w:type="pct"/>
            <w:tcBorders>
              <w:left w:val="nil"/>
              <w:right w:val="nil"/>
            </w:tcBorders>
            <w:vAlign w:val="center"/>
          </w:tcPr>
          <w:p w14:paraId="379577E2"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7C24F915"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31748E9E"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tcPr>
          <w:p w14:paraId="5F902421" w14:textId="77777777" w:rsidR="00A44A6B" w:rsidRPr="003E04E4" w:rsidRDefault="00A44A6B" w:rsidP="00A44A6B">
            <w:pPr>
              <w:autoSpaceDE w:val="0"/>
              <w:autoSpaceDN w:val="0"/>
              <w:adjustRightInd w:val="0"/>
              <w:jc w:val="center"/>
              <w:rPr>
                <w:rFonts w:ascii="Times New Roman" w:hAnsi="Times New Roman" w:cs="Times New Roman"/>
                <w:kern w:val="0"/>
                <w:sz w:val="16"/>
                <w:szCs w:val="16"/>
              </w:rPr>
            </w:pPr>
            <w:r w:rsidRPr="003E04E4">
              <w:rPr>
                <w:rFonts w:ascii="Times New Roman" w:hAnsi="Times New Roman" w:cs="Times New Roman"/>
                <w:kern w:val="0"/>
                <w:sz w:val="16"/>
                <w:szCs w:val="16"/>
              </w:rPr>
              <w:t>0.245</w:t>
            </w:r>
          </w:p>
        </w:tc>
        <w:tc>
          <w:tcPr>
            <w:tcW w:w="533" w:type="pct"/>
            <w:tcBorders>
              <w:left w:val="nil"/>
              <w:right w:val="nil"/>
            </w:tcBorders>
          </w:tcPr>
          <w:p w14:paraId="37C6F2EF" w14:textId="77777777" w:rsidR="00A44A6B" w:rsidRPr="003E04E4" w:rsidRDefault="00A44A6B" w:rsidP="00A44A6B">
            <w:pPr>
              <w:autoSpaceDE w:val="0"/>
              <w:autoSpaceDN w:val="0"/>
              <w:adjustRightInd w:val="0"/>
              <w:jc w:val="center"/>
              <w:rPr>
                <w:rFonts w:ascii="Times New Roman" w:hAnsi="Times New Roman" w:cs="Times New Roman"/>
                <w:kern w:val="0"/>
                <w:sz w:val="16"/>
                <w:szCs w:val="16"/>
              </w:rPr>
            </w:pPr>
            <w:r w:rsidRPr="003E04E4">
              <w:rPr>
                <w:rFonts w:ascii="Times New Roman" w:hAnsi="Times New Roman" w:cs="Times New Roman"/>
                <w:kern w:val="0"/>
                <w:sz w:val="16"/>
                <w:szCs w:val="16"/>
              </w:rPr>
              <w:t>0.244</w:t>
            </w:r>
            <w:r w:rsidRPr="003E04E4">
              <w:rPr>
                <w:rFonts w:ascii="Times New Roman" w:hAnsi="Times New Roman" w:cs="Times New Roman"/>
                <w:kern w:val="0"/>
                <w:sz w:val="16"/>
                <w:szCs w:val="16"/>
                <w:vertAlign w:val="superscript"/>
              </w:rPr>
              <w:t>+</w:t>
            </w:r>
          </w:p>
        </w:tc>
        <w:tc>
          <w:tcPr>
            <w:tcW w:w="533" w:type="pct"/>
            <w:gridSpan w:val="2"/>
            <w:tcBorders>
              <w:left w:val="nil"/>
              <w:right w:val="nil"/>
            </w:tcBorders>
            <w:vAlign w:val="center"/>
          </w:tcPr>
          <w:p w14:paraId="666298B5"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20" w:type="pct"/>
            <w:tcBorders>
              <w:left w:val="nil"/>
              <w:right w:val="nil"/>
            </w:tcBorders>
            <w:vAlign w:val="center"/>
          </w:tcPr>
          <w:p w14:paraId="6F894872"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r>
      <w:tr w:rsidR="00A44A6B" w:rsidRPr="00CA5454" w14:paraId="7A23DD14" w14:textId="77777777" w:rsidTr="00A44A6B">
        <w:trPr>
          <w:trHeight w:val="227"/>
        </w:trPr>
        <w:tc>
          <w:tcPr>
            <w:tcW w:w="734" w:type="pct"/>
            <w:vMerge/>
            <w:tcBorders>
              <w:left w:val="nil"/>
              <w:right w:val="nil"/>
            </w:tcBorders>
            <w:vAlign w:val="center"/>
          </w:tcPr>
          <w:p w14:paraId="0C75DDF3"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6" w:type="pct"/>
            <w:tcBorders>
              <w:left w:val="nil"/>
              <w:right w:val="nil"/>
            </w:tcBorders>
            <w:vAlign w:val="center"/>
          </w:tcPr>
          <w:p w14:paraId="20D06149"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44" w:type="pct"/>
            <w:tcBorders>
              <w:left w:val="nil"/>
              <w:right w:val="nil"/>
            </w:tcBorders>
            <w:vAlign w:val="center"/>
          </w:tcPr>
          <w:p w14:paraId="753100B9"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73F5C189"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360EA4D3"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tcPr>
          <w:p w14:paraId="6AD5F676" w14:textId="77777777" w:rsidR="00A44A6B" w:rsidRPr="003E04E4" w:rsidRDefault="00A44A6B" w:rsidP="00A44A6B">
            <w:pPr>
              <w:autoSpaceDE w:val="0"/>
              <w:autoSpaceDN w:val="0"/>
              <w:adjustRightInd w:val="0"/>
              <w:jc w:val="center"/>
              <w:rPr>
                <w:rFonts w:ascii="Times New Roman" w:hAnsi="Times New Roman" w:cs="Times New Roman"/>
                <w:kern w:val="0"/>
                <w:sz w:val="16"/>
                <w:szCs w:val="16"/>
              </w:rPr>
            </w:pPr>
            <w:r w:rsidRPr="003E04E4">
              <w:rPr>
                <w:rFonts w:ascii="Times New Roman" w:hAnsi="Times New Roman" w:cs="Times New Roman"/>
                <w:kern w:val="0"/>
                <w:sz w:val="16"/>
                <w:szCs w:val="16"/>
              </w:rPr>
              <w:t>(0.151)</w:t>
            </w:r>
          </w:p>
        </w:tc>
        <w:tc>
          <w:tcPr>
            <w:tcW w:w="533" w:type="pct"/>
            <w:tcBorders>
              <w:left w:val="nil"/>
              <w:right w:val="nil"/>
            </w:tcBorders>
          </w:tcPr>
          <w:p w14:paraId="2D5CF578" w14:textId="77777777" w:rsidR="00A44A6B" w:rsidRPr="003E04E4" w:rsidRDefault="00A44A6B" w:rsidP="00A44A6B">
            <w:pPr>
              <w:autoSpaceDE w:val="0"/>
              <w:autoSpaceDN w:val="0"/>
              <w:adjustRightInd w:val="0"/>
              <w:jc w:val="center"/>
              <w:rPr>
                <w:rFonts w:ascii="Times New Roman" w:hAnsi="Times New Roman" w:cs="Times New Roman"/>
                <w:kern w:val="0"/>
                <w:sz w:val="16"/>
                <w:szCs w:val="16"/>
              </w:rPr>
            </w:pPr>
            <w:r w:rsidRPr="003E04E4">
              <w:rPr>
                <w:rFonts w:ascii="Times New Roman" w:hAnsi="Times New Roman" w:cs="Times New Roman"/>
                <w:kern w:val="0"/>
                <w:sz w:val="16"/>
                <w:szCs w:val="16"/>
              </w:rPr>
              <w:t>(0.139)</w:t>
            </w:r>
          </w:p>
        </w:tc>
        <w:tc>
          <w:tcPr>
            <w:tcW w:w="533" w:type="pct"/>
            <w:gridSpan w:val="2"/>
            <w:tcBorders>
              <w:left w:val="nil"/>
              <w:right w:val="nil"/>
            </w:tcBorders>
            <w:vAlign w:val="center"/>
          </w:tcPr>
          <w:p w14:paraId="6241C5F2"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20" w:type="pct"/>
            <w:tcBorders>
              <w:left w:val="nil"/>
              <w:right w:val="nil"/>
            </w:tcBorders>
            <w:vAlign w:val="center"/>
          </w:tcPr>
          <w:p w14:paraId="1053CE73"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r>
      <w:tr w:rsidR="00A44A6B" w:rsidRPr="00CA5454" w14:paraId="30EC7573" w14:textId="77777777" w:rsidTr="00A44A6B">
        <w:trPr>
          <w:trHeight w:val="227"/>
        </w:trPr>
        <w:tc>
          <w:tcPr>
            <w:tcW w:w="734" w:type="pct"/>
            <w:vMerge w:val="restart"/>
            <w:tcBorders>
              <w:left w:val="nil"/>
              <w:right w:val="nil"/>
            </w:tcBorders>
            <w:vAlign w:val="center"/>
          </w:tcPr>
          <w:p w14:paraId="4CE53729" w14:textId="77777777" w:rsidR="00A44A6B" w:rsidRPr="00834A51" w:rsidRDefault="00A44A6B" w:rsidP="00A44A6B">
            <w:pPr>
              <w:autoSpaceDE w:val="0"/>
              <w:autoSpaceDN w:val="0"/>
              <w:adjustRightInd w:val="0"/>
              <w:jc w:val="center"/>
              <w:rPr>
                <w:rFonts w:ascii="Times New Roman" w:hAnsi="Times New Roman" w:cs="Times New Roman"/>
                <w:i/>
                <w:kern w:val="0"/>
                <w:sz w:val="16"/>
                <w:szCs w:val="16"/>
              </w:rPr>
            </w:pPr>
            <w:r>
              <w:rPr>
                <w:rFonts w:ascii="Times New Roman" w:eastAsia="宋体" w:hAnsi="Times New Roman" w:cs="Times New Roman" w:hint="eastAsia"/>
                <w:kern w:val="0"/>
                <w:sz w:val="16"/>
                <w:szCs w:val="16"/>
              </w:rPr>
              <w:t>因兴趣择业</w:t>
            </w:r>
            <m:oMath>
              <m:r>
                <w:rPr>
                  <w:rFonts w:ascii="Cambria Math" w:eastAsia="宋体" w:hAnsi="Cambria Math" w:cs="Times New Roman"/>
                  <w:kern w:val="0"/>
                  <w:sz w:val="16"/>
                  <w:szCs w:val="16"/>
                </w:rPr>
                <m:t>×</m:t>
              </m:r>
            </m:oMath>
            <w:r>
              <w:rPr>
                <w:rFonts w:ascii="Times New Roman" w:eastAsia="宋体" w:hAnsi="Times New Roman" w:cs="Times New Roman" w:hint="eastAsia"/>
                <w:kern w:val="0"/>
                <w:sz w:val="16"/>
                <w:szCs w:val="16"/>
              </w:rPr>
              <w:t>日均工作时长</w:t>
            </w:r>
          </w:p>
        </w:tc>
        <w:tc>
          <w:tcPr>
            <w:tcW w:w="536" w:type="pct"/>
            <w:tcBorders>
              <w:left w:val="nil"/>
              <w:right w:val="nil"/>
            </w:tcBorders>
            <w:vAlign w:val="center"/>
          </w:tcPr>
          <w:p w14:paraId="1081F325"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44" w:type="pct"/>
            <w:tcBorders>
              <w:left w:val="nil"/>
              <w:right w:val="nil"/>
            </w:tcBorders>
            <w:vAlign w:val="center"/>
          </w:tcPr>
          <w:p w14:paraId="64597E59"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5851071B"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378A6A6E"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5421CCB6"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2FB73849"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gridSpan w:val="2"/>
          </w:tcPr>
          <w:p w14:paraId="22F71E04" w14:textId="77777777" w:rsidR="00A44A6B" w:rsidRPr="009D03DF" w:rsidRDefault="00A44A6B" w:rsidP="00A44A6B">
            <w:pPr>
              <w:widowControl/>
              <w:jc w:val="center"/>
              <w:rPr>
                <w:rFonts w:ascii="Times New Roman" w:hAnsi="Times New Roman" w:cs="Times New Roman"/>
                <w:kern w:val="0"/>
                <w:sz w:val="16"/>
                <w:szCs w:val="16"/>
              </w:rPr>
            </w:pPr>
            <w:r w:rsidRPr="009D03DF">
              <w:rPr>
                <w:rFonts w:ascii="Times New Roman" w:hAnsi="Times New Roman" w:cs="Times New Roman"/>
                <w:kern w:val="0"/>
                <w:sz w:val="16"/>
                <w:szCs w:val="16"/>
              </w:rPr>
              <w:t>-0.081</w:t>
            </w:r>
          </w:p>
        </w:tc>
        <w:tc>
          <w:tcPr>
            <w:tcW w:w="520" w:type="pct"/>
            <w:vAlign w:val="center"/>
          </w:tcPr>
          <w:p w14:paraId="7D473C97" w14:textId="77777777" w:rsidR="00A44A6B" w:rsidRPr="00CA5454" w:rsidRDefault="00A44A6B" w:rsidP="00A44A6B">
            <w:pPr>
              <w:widowControl/>
              <w:jc w:val="center"/>
              <w:rPr>
                <w:rFonts w:ascii="Times New Roman" w:hAnsi="Times New Roman" w:cs="Times New Roman"/>
                <w:kern w:val="0"/>
                <w:sz w:val="16"/>
                <w:szCs w:val="16"/>
              </w:rPr>
            </w:pPr>
            <w:r>
              <w:rPr>
                <w:rFonts w:ascii="Times New Roman" w:hAnsi="Times New Roman" w:cs="Times New Roman" w:hint="eastAsia"/>
                <w:kern w:val="0"/>
                <w:sz w:val="16"/>
                <w:szCs w:val="16"/>
              </w:rPr>
              <w:t>0.390</w:t>
            </w:r>
            <w:r w:rsidRPr="00A03B3D">
              <w:rPr>
                <w:rFonts w:ascii="Times New Roman" w:hAnsi="Times New Roman" w:cs="Times New Roman" w:hint="eastAsia"/>
                <w:kern w:val="0"/>
                <w:sz w:val="16"/>
                <w:szCs w:val="16"/>
                <w:vertAlign w:val="superscript"/>
              </w:rPr>
              <w:t>**</w:t>
            </w:r>
          </w:p>
        </w:tc>
      </w:tr>
      <w:tr w:rsidR="00A44A6B" w:rsidRPr="00CA5454" w14:paraId="1D5C0028" w14:textId="77777777" w:rsidTr="00A44A6B">
        <w:trPr>
          <w:trHeight w:val="227"/>
        </w:trPr>
        <w:tc>
          <w:tcPr>
            <w:tcW w:w="734" w:type="pct"/>
            <w:vMerge/>
            <w:tcBorders>
              <w:left w:val="nil"/>
              <w:right w:val="nil"/>
            </w:tcBorders>
          </w:tcPr>
          <w:p w14:paraId="7A629BB5" w14:textId="77777777" w:rsidR="00A44A6B" w:rsidRPr="00CA5454" w:rsidRDefault="00A44A6B" w:rsidP="00A44A6B">
            <w:pPr>
              <w:autoSpaceDE w:val="0"/>
              <w:autoSpaceDN w:val="0"/>
              <w:adjustRightInd w:val="0"/>
              <w:rPr>
                <w:rFonts w:ascii="Times New Roman" w:hAnsi="Times New Roman" w:cs="Times New Roman"/>
                <w:kern w:val="0"/>
                <w:sz w:val="16"/>
                <w:szCs w:val="16"/>
              </w:rPr>
            </w:pPr>
          </w:p>
        </w:tc>
        <w:tc>
          <w:tcPr>
            <w:tcW w:w="536" w:type="pct"/>
            <w:tcBorders>
              <w:left w:val="nil"/>
              <w:right w:val="nil"/>
            </w:tcBorders>
            <w:vAlign w:val="center"/>
          </w:tcPr>
          <w:p w14:paraId="33FC7447"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44" w:type="pct"/>
            <w:tcBorders>
              <w:left w:val="nil"/>
              <w:right w:val="nil"/>
            </w:tcBorders>
            <w:vAlign w:val="center"/>
          </w:tcPr>
          <w:p w14:paraId="7705957E"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2C44EA7A"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4" w:type="pct"/>
            <w:tcBorders>
              <w:left w:val="nil"/>
              <w:right w:val="nil"/>
            </w:tcBorders>
            <w:vAlign w:val="center"/>
          </w:tcPr>
          <w:p w14:paraId="6AE40CC8"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49CB32EA"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tcBorders>
              <w:left w:val="nil"/>
              <w:right w:val="nil"/>
            </w:tcBorders>
            <w:vAlign w:val="center"/>
          </w:tcPr>
          <w:p w14:paraId="136D282E"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p>
        </w:tc>
        <w:tc>
          <w:tcPr>
            <w:tcW w:w="533" w:type="pct"/>
            <w:gridSpan w:val="2"/>
          </w:tcPr>
          <w:p w14:paraId="5DAB3923" w14:textId="77777777" w:rsidR="00A44A6B" w:rsidRPr="009D03DF" w:rsidRDefault="00A44A6B" w:rsidP="00A44A6B">
            <w:pPr>
              <w:widowControl/>
              <w:jc w:val="center"/>
              <w:rPr>
                <w:rFonts w:ascii="Times New Roman" w:hAnsi="Times New Roman" w:cs="Times New Roman"/>
                <w:kern w:val="0"/>
                <w:sz w:val="16"/>
                <w:szCs w:val="16"/>
              </w:rPr>
            </w:pPr>
            <w:r w:rsidRPr="009D03DF">
              <w:rPr>
                <w:rFonts w:ascii="Times New Roman" w:hAnsi="Times New Roman" w:cs="Times New Roman"/>
                <w:kern w:val="0"/>
                <w:sz w:val="16"/>
                <w:szCs w:val="16"/>
              </w:rPr>
              <w:t>(0.148)</w:t>
            </w:r>
          </w:p>
        </w:tc>
        <w:tc>
          <w:tcPr>
            <w:tcW w:w="520" w:type="pct"/>
            <w:vAlign w:val="center"/>
          </w:tcPr>
          <w:p w14:paraId="0CBBD80C" w14:textId="77777777" w:rsidR="00A44A6B" w:rsidRPr="00CA5454" w:rsidRDefault="00A44A6B" w:rsidP="00A44A6B">
            <w:pPr>
              <w:widowControl/>
              <w:jc w:val="center"/>
              <w:rPr>
                <w:rFonts w:ascii="Times New Roman" w:hAnsi="Times New Roman" w:cs="Times New Roman"/>
                <w:kern w:val="0"/>
                <w:sz w:val="16"/>
                <w:szCs w:val="16"/>
              </w:rPr>
            </w:pPr>
            <w:r>
              <w:rPr>
                <w:rFonts w:ascii="Times New Roman" w:hAnsi="Times New Roman" w:cs="Times New Roman"/>
                <w:kern w:val="0"/>
                <w:sz w:val="16"/>
                <w:szCs w:val="16"/>
              </w:rPr>
              <w:t>(0.</w:t>
            </w:r>
            <w:r>
              <w:rPr>
                <w:rFonts w:ascii="Times New Roman" w:hAnsi="Times New Roman" w:cs="Times New Roman" w:hint="eastAsia"/>
                <w:kern w:val="0"/>
                <w:sz w:val="16"/>
                <w:szCs w:val="16"/>
              </w:rPr>
              <w:t>138</w:t>
            </w:r>
            <w:r>
              <w:rPr>
                <w:rFonts w:ascii="Times New Roman" w:hAnsi="Times New Roman" w:cs="Times New Roman"/>
                <w:kern w:val="0"/>
                <w:sz w:val="16"/>
                <w:szCs w:val="16"/>
              </w:rPr>
              <w:t>)</w:t>
            </w:r>
          </w:p>
        </w:tc>
      </w:tr>
      <w:tr w:rsidR="00A44A6B" w:rsidRPr="00CA5454" w14:paraId="5A9082A9" w14:textId="77777777" w:rsidTr="00A44A6B">
        <w:trPr>
          <w:trHeight w:val="227"/>
        </w:trPr>
        <w:tc>
          <w:tcPr>
            <w:tcW w:w="734" w:type="pct"/>
            <w:vMerge w:val="restart"/>
            <w:tcBorders>
              <w:left w:val="nil"/>
              <w:right w:val="nil"/>
            </w:tcBorders>
            <w:vAlign w:val="center"/>
          </w:tcPr>
          <w:p w14:paraId="6D7EB00E" w14:textId="77777777" w:rsidR="00A44A6B" w:rsidRPr="00AA6DCB" w:rsidRDefault="00A44A6B" w:rsidP="00A44A6B">
            <w:pPr>
              <w:autoSpaceDE w:val="0"/>
              <w:autoSpaceDN w:val="0"/>
              <w:adjustRightInd w:val="0"/>
              <w:jc w:val="center"/>
              <w:rPr>
                <w:rFonts w:ascii="宋体" w:eastAsia="宋体" w:hAnsi="宋体" w:cs="Times New Roman"/>
                <w:kern w:val="0"/>
                <w:sz w:val="16"/>
                <w:szCs w:val="16"/>
              </w:rPr>
            </w:pPr>
            <w:r w:rsidRPr="00AA6DCB">
              <w:rPr>
                <w:rFonts w:ascii="宋体" w:eastAsia="宋体" w:hAnsi="宋体" w:cs="Times New Roman" w:hint="eastAsia"/>
                <w:kern w:val="0"/>
                <w:sz w:val="16"/>
                <w:szCs w:val="16"/>
              </w:rPr>
              <w:t>常数项</w:t>
            </w:r>
          </w:p>
        </w:tc>
        <w:tc>
          <w:tcPr>
            <w:tcW w:w="536" w:type="pct"/>
            <w:tcBorders>
              <w:left w:val="nil"/>
              <w:right w:val="nil"/>
            </w:tcBorders>
          </w:tcPr>
          <w:p w14:paraId="30350BC3"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8.377</w:t>
            </w:r>
            <w:r w:rsidRPr="00A05EF2">
              <w:rPr>
                <w:rFonts w:ascii="Times New Roman" w:hAnsi="Times New Roman" w:cs="Times New Roman"/>
                <w:kern w:val="0"/>
                <w:sz w:val="16"/>
                <w:szCs w:val="16"/>
                <w:vertAlign w:val="superscript"/>
              </w:rPr>
              <w:t>***</w:t>
            </w:r>
          </w:p>
        </w:tc>
        <w:tc>
          <w:tcPr>
            <w:tcW w:w="544" w:type="pct"/>
            <w:tcBorders>
              <w:left w:val="nil"/>
              <w:right w:val="nil"/>
            </w:tcBorders>
          </w:tcPr>
          <w:p w14:paraId="7E110949"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9.374</w:t>
            </w:r>
            <w:r w:rsidRPr="00A05EF2">
              <w:rPr>
                <w:rFonts w:ascii="Times New Roman" w:hAnsi="Times New Roman" w:cs="Times New Roman"/>
                <w:kern w:val="0"/>
                <w:sz w:val="16"/>
                <w:szCs w:val="16"/>
                <w:vertAlign w:val="superscript"/>
              </w:rPr>
              <w:t>***</w:t>
            </w:r>
          </w:p>
        </w:tc>
        <w:tc>
          <w:tcPr>
            <w:tcW w:w="533" w:type="pct"/>
            <w:tcBorders>
              <w:left w:val="nil"/>
              <w:right w:val="nil"/>
            </w:tcBorders>
          </w:tcPr>
          <w:p w14:paraId="6E9E205D"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8.429</w:t>
            </w:r>
            <w:r w:rsidRPr="00A05EF2">
              <w:rPr>
                <w:rFonts w:ascii="Times New Roman" w:hAnsi="Times New Roman" w:cs="Times New Roman"/>
                <w:kern w:val="0"/>
                <w:sz w:val="16"/>
                <w:szCs w:val="16"/>
                <w:vertAlign w:val="superscript"/>
              </w:rPr>
              <w:t>***</w:t>
            </w:r>
          </w:p>
        </w:tc>
        <w:tc>
          <w:tcPr>
            <w:tcW w:w="534" w:type="pct"/>
            <w:tcBorders>
              <w:left w:val="nil"/>
              <w:right w:val="nil"/>
            </w:tcBorders>
          </w:tcPr>
          <w:p w14:paraId="434C90BD"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9.468</w:t>
            </w:r>
            <w:r w:rsidRPr="00A05EF2">
              <w:rPr>
                <w:rFonts w:ascii="Times New Roman" w:hAnsi="Times New Roman" w:cs="Times New Roman"/>
                <w:kern w:val="0"/>
                <w:sz w:val="16"/>
                <w:szCs w:val="16"/>
                <w:vertAlign w:val="superscript"/>
              </w:rPr>
              <w:t>***</w:t>
            </w:r>
          </w:p>
        </w:tc>
        <w:tc>
          <w:tcPr>
            <w:tcW w:w="533" w:type="pct"/>
            <w:tcBorders>
              <w:left w:val="nil"/>
              <w:right w:val="nil"/>
            </w:tcBorders>
          </w:tcPr>
          <w:p w14:paraId="6B596D5D"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8.585</w:t>
            </w:r>
            <w:r w:rsidRPr="00A05EF2">
              <w:rPr>
                <w:rFonts w:ascii="Times New Roman" w:hAnsi="Times New Roman" w:cs="Times New Roman"/>
                <w:kern w:val="0"/>
                <w:sz w:val="16"/>
                <w:szCs w:val="16"/>
                <w:vertAlign w:val="superscript"/>
              </w:rPr>
              <w:t>***</w:t>
            </w:r>
          </w:p>
        </w:tc>
        <w:tc>
          <w:tcPr>
            <w:tcW w:w="533" w:type="pct"/>
            <w:tcBorders>
              <w:left w:val="nil"/>
              <w:right w:val="nil"/>
            </w:tcBorders>
          </w:tcPr>
          <w:p w14:paraId="60C5664B"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9.284</w:t>
            </w:r>
            <w:r w:rsidRPr="00A05EF2">
              <w:rPr>
                <w:rFonts w:ascii="Times New Roman" w:hAnsi="Times New Roman" w:cs="Times New Roman"/>
                <w:kern w:val="0"/>
                <w:sz w:val="16"/>
                <w:szCs w:val="16"/>
                <w:vertAlign w:val="superscript"/>
              </w:rPr>
              <w:t>***</w:t>
            </w:r>
          </w:p>
        </w:tc>
        <w:tc>
          <w:tcPr>
            <w:tcW w:w="533" w:type="pct"/>
            <w:gridSpan w:val="2"/>
          </w:tcPr>
          <w:p w14:paraId="0FF23F77" w14:textId="77777777" w:rsidR="00A44A6B" w:rsidRPr="00A05EF2" w:rsidRDefault="00A44A6B" w:rsidP="00A44A6B">
            <w:pPr>
              <w:widowControl/>
              <w:jc w:val="center"/>
              <w:rPr>
                <w:rFonts w:ascii="Times New Roman" w:hAnsi="Times New Roman" w:cs="Times New Roman"/>
                <w:kern w:val="0"/>
                <w:sz w:val="16"/>
                <w:szCs w:val="16"/>
              </w:rPr>
            </w:pPr>
            <w:r w:rsidRPr="00A05EF2">
              <w:rPr>
                <w:rFonts w:ascii="Times New Roman" w:hAnsi="Times New Roman" w:cs="Times New Roman"/>
                <w:kern w:val="0"/>
                <w:sz w:val="16"/>
                <w:szCs w:val="16"/>
              </w:rPr>
              <w:t>8.546</w:t>
            </w:r>
            <w:r w:rsidRPr="00A05EF2">
              <w:rPr>
                <w:rFonts w:ascii="Times New Roman" w:hAnsi="Times New Roman" w:cs="Times New Roman"/>
                <w:kern w:val="0"/>
                <w:sz w:val="16"/>
                <w:szCs w:val="16"/>
                <w:vertAlign w:val="superscript"/>
              </w:rPr>
              <w:t>***</w:t>
            </w:r>
          </w:p>
        </w:tc>
        <w:tc>
          <w:tcPr>
            <w:tcW w:w="520" w:type="pct"/>
            <w:vAlign w:val="center"/>
          </w:tcPr>
          <w:p w14:paraId="5B796124" w14:textId="77777777" w:rsidR="00A44A6B" w:rsidRDefault="00A44A6B" w:rsidP="00A44A6B">
            <w:pPr>
              <w:widowControl/>
              <w:jc w:val="center"/>
              <w:rPr>
                <w:rFonts w:ascii="Times New Roman" w:hAnsi="Times New Roman" w:cs="Times New Roman"/>
                <w:kern w:val="0"/>
                <w:sz w:val="16"/>
                <w:szCs w:val="16"/>
              </w:rPr>
            </w:pPr>
            <w:r>
              <w:rPr>
                <w:rFonts w:ascii="Times New Roman" w:hAnsi="Times New Roman" w:cs="Times New Roman" w:hint="eastAsia"/>
                <w:kern w:val="0"/>
                <w:sz w:val="16"/>
                <w:szCs w:val="16"/>
              </w:rPr>
              <w:t>9.298</w:t>
            </w:r>
            <w:r w:rsidRPr="00A03B3D">
              <w:rPr>
                <w:rFonts w:ascii="Times New Roman" w:hAnsi="Times New Roman" w:cs="Times New Roman" w:hint="eastAsia"/>
                <w:kern w:val="0"/>
                <w:sz w:val="16"/>
                <w:szCs w:val="16"/>
                <w:vertAlign w:val="superscript"/>
              </w:rPr>
              <w:t>**</w:t>
            </w:r>
            <w:r>
              <w:rPr>
                <w:rFonts w:ascii="Times New Roman" w:hAnsi="Times New Roman" w:cs="Times New Roman" w:hint="eastAsia"/>
                <w:kern w:val="0"/>
                <w:sz w:val="16"/>
                <w:szCs w:val="16"/>
                <w:vertAlign w:val="superscript"/>
              </w:rPr>
              <w:t>*</w:t>
            </w:r>
          </w:p>
        </w:tc>
      </w:tr>
      <w:tr w:rsidR="00A44A6B" w:rsidRPr="00CA5454" w14:paraId="37A532ED" w14:textId="77777777" w:rsidTr="00A44A6B">
        <w:trPr>
          <w:trHeight w:val="227"/>
        </w:trPr>
        <w:tc>
          <w:tcPr>
            <w:tcW w:w="734" w:type="pct"/>
            <w:vMerge/>
            <w:tcBorders>
              <w:left w:val="nil"/>
              <w:right w:val="nil"/>
            </w:tcBorders>
          </w:tcPr>
          <w:p w14:paraId="74F16C67" w14:textId="77777777" w:rsidR="00A44A6B" w:rsidRPr="00AA6DCB" w:rsidRDefault="00A44A6B" w:rsidP="00A44A6B">
            <w:pPr>
              <w:autoSpaceDE w:val="0"/>
              <w:autoSpaceDN w:val="0"/>
              <w:adjustRightInd w:val="0"/>
              <w:jc w:val="center"/>
              <w:rPr>
                <w:rFonts w:ascii="宋体" w:eastAsia="宋体" w:hAnsi="宋体" w:cs="Times New Roman"/>
                <w:kern w:val="0"/>
                <w:sz w:val="16"/>
                <w:szCs w:val="16"/>
              </w:rPr>
            </w:pPr>
          </w:p>
        </w:tc>
        <w:tc>
          <w:tcPr>
            <w:tcW w:w="536" w:type="pct"/>
            <w:tcBorders>
              <w:left w:val="nil"/>
              <w:right w:val="nil"/>
            </w:tcBorders>
          </w:tcPr>
          <w:p w14:paraId="6CD8918B"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(0.328)</w:t>
            </w:r>
          </w:p>
        </w:tc>
        <w:tc>
          <w:tcPr>
            <w:tcW w:w="544" w:type="pct"/>
            <w:tcBorders>
              <w:left w:val="nil"/>
              <w:right w:val="nil"/>
            </w:tcBorders>
          </w:tcPr>
          <w:p w14:paraId="4B547183"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(0.430)</w:t>
            </w:r>
          </w:p>
        </w:tc>
        <w:tc>
          <w:tcPr>
            <w:tcW w:w="533" w:type="pct"/>
            <w:tcBorders>
              <w:left w:val="nil"/>
              <w:right w:val="nil"/>
            </w:tcBorders>
          </w:tcPr>
          <w:p w14:paraId="01939DB6"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(0.327)</w:t>
            </w:r>
          </w:p>
        </w:tc>
        <w:tc>
          <w:tcPr>
            <w:tcW w:w="534" w:type="pct"/>
            <w:tcBorders>
              <w:left w:val="nil"/>
              <w:right w:val="nil"/>
            </w:tcBorders>
          </w:tcPr>
          <w:p w14:paraId="171610E8"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(0.427)</w:t>
            </w:r>
          </w:p>
        </w:tc>
        <w:tc>
          <w:tcPr>
            <w:tcW w:w="533" w:type="pct"/>
            <w:tcBorders>
              <w:left w:val="nil"/>
              <w:right w:val="nil"/>
            </w:tcBorders>
          </w:tcPr>
          <w:p w14:paraId="44935A31"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(0.417)</w:t>
            </w:r>
          </w:p>
        </w:tc>
        <w:tc>
          <w:tcPr>
            <w:tcW w:w="533" w:type="pct"/>
            <w:tcBorders>
              <w:left w:val="nil"/>
              <w:right w:val="nil"/>
            </w:tcBorders>
          </w:tcPr>
          <w:p w14:paraId="63F7DAD5" w14:textId="77777777" w:rsidR="00A44A6B" w:rsidRPr="00A05EF2" w:rsidRDefault="00A44A6B" w:rsidP="00A44A6B">
            <w:pPr>
              <w:autoSpaceDE w:val="0"/>
              <w:autoSpaceDN w:val="0"/>
              <w:adjustRightInd w:val="0"/>
              <w:jc w:val="center"/>
              <w:rPr>
                <w:rFonts w:ascii="Times New Roman" w:hAnsi="Times New Roman" w:cs="Times New Roman"/>
                <w:kern w:val="0"/>
                <w:sz w:val="16"/>
                <w:szCs w:val="16"/>
              </w:rPr>
            </w:pPr>
            <w:r w:rsidRPr="00A05EF2">
              <w:rPr>
                <w:rFonts w:ascii="Times New Roman" w:hAnsi="Times New Roman" w:cs="Times New Roman"/>
                <w:kern w:val="0"/>
                <w:sz w:val="16"/>
                <w:szCs w:val="16"/>
              </w:rPr>
              <w:t>(0.323)</w:t>
            </w:r>
          </w:p>
        </w:tc>
        <w:tc>
          <w:tcPr>
            <w:tcW w:w="533" w:type="pct"/>
            <w:gridSpan w:val="2"/>
          </w:tcPr>
          <w:p w14:paraId="36931B7C" w14:textId="77777777" w:rsidR="00A44A6B" w:rsidRPr="00A05EF2" w:rsidRDefault="00A44A6B" w:rsidP="00A44A6B">
            <w:pPr>
              <w:widowControl/>
              <w:jc w:val="center"/>
              <w:rPr>
                <w:rFonts w:ascii="Times New Roman" w:hAnsi="Times New Roman" w:cs="Times New Roman"/>
                <w:kern w:val="0"/>
                <w:sz w:val="16"/>
                <w:szCs w:val="16"/>
              </w:rPr>
            </w:pPr>
            <w:r w:rsidRPr="00A05EF2">
              <w:rPr>
                <w:rFonts w:ascii="Times New Roman" w:hAnsi="Times New Roman" w:cs="Times New Roman"/>
                <w:kern w:val="0"/>
                <w:sz w:val="16"/>
                <w:szCs w:val="16"/>
              </w:rPr>
              <w:t>(0.417)</w:t>
            </w:r>
          </w:p>
        </w:tc>
        <w:tc>
          <w:tcPr>
            <w:tcW w:w="520" w:type="pct"/>
            <w:vAlign w:val="center"/>
          </w:tcPr>
          <w:p w14:paraId="4492326C" w14:textId="77777777" w:rsidR="00A44A6B" w:rsidRDefault="00A44A6B" w:rsidP="00A44A6B">
            <w:pPr>
              <w:widowControl/>
              <w:jc w:val="center"/>
              <w:rPr>
                <w:rFonts w:ascii="Times New Roman" w:hAnsi="Times New Roman" w:cs="Times New Roman"/>
                <w:kern w:val="0"/>
                <w:sz w:val="16"/>
                <w:szCs w:val="16"/>
              </w:rPr>
            </w:pPr>
            <w:r>
              <w:rPr>
                <w:rFonts w:ascii="Times New Roman" w:hAnsi="Times New Roman" w:cs="Times New Roman"/>
                <w:kern w:val="0"/>
                <w:sz w:val="16"/>
                <w:szCs w:val="16"/>
              </w:rPr>
              <w:t>(0.323)</w:t>
            </w:r>
          </w:p>
        </w:tc>
      </w:tr>
      <w:tr w:rsidR="00A44A6B" w:rsidRPr="00CA5454" w14:paraId="6127D786" w14:textId="77777777" w:rsidTr="00A44A6B">
        <w:trPr>
          <w:trHeight w:val="227"/>
        </w:trPr>
        <w:tc>
          <w:tcPr>
            <w:tcW w:w="734" w:type="pct"/>
            <w:tcBorders>
              <w:left w:val="nil"/>
              <w:bottom w:val="single" w:sz="8" w:space="0" w:color="auto"/>
              <w:right w:val="nil"/>
            </w:tcBorders>
          </w:tcPr>
          <w:p w14:paraId="579F71D5" w14:textId="77777777" w:rsidR="00A44A6B" w:rsidRPr="000E181A" w:rsidRDefault="00A44A6B" w:rsidP="00A44A6B">
            <w:pPr>
              <w:autoSpaceDE w:val="0"/>
              <w:autoSpaceDN w:val="0"/>
              <w:adjustRightInd w:val="0"/>
              <w:jc w:val="center"/>
              <w:rPr>
                <w:rFonts w:ascii="宋体" w:eastAsia="宋体" w:hAnsi="宋体" w:cs="Times New Roman"/>
                <w:kern w:val="0"/>
                <w:sz w:val="16"/>
                <w:szCs w:val="16"/>
              </w:rPr>
            </w:pPr>
            <w:r w:rsidRPr="000E181A">
              <w:rPr>
                <w:rFonts w:ascii="宋体" w:eastAsia="宋体" w:hAnsi="宋体" w:cs="Times New Roman" w:hint="eastAsia"/>
                <w:kern w:val="0"/>
                <w:sz w:val="16"/>
                <w:szCs w:val="16"/>
              </w:rPr>
              <w:t>控制变量</w:t>
            </w:r>
          </w:p>
        </w:tc>
        <w:tc>
          <w:tcPr>
            <w:tcW w:w="536" w:type="pct"/>
            <w:tcBorders>
              <w:left w:val="nil"/>
              <w:bottom w:val="single" w:sz="8" w:space="0" w:color="auto"/>
              <w:right w:val="nil"/>
            </w:tcBorders>
            <w:vAlign w:val="center"/>
          </w:tcPr>
          <w:p w14:paraId="1ADEDA03"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44" w:type="pct"/>
            <w:tcBorders>
              <w:left w:val="nil"/>
              <w:bottom w:val="single" w:sz="8" w:space="0" w:color="auto"/>
              <w:right w:val="nil"/>
            </w:tcBorders>
            <w:vAlign w:val="center"/>
          </w:tcPr>
          <w:p w14:paraId="725E7290"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33" w:type="pct"/>
            <w:tcBorders>
              <w:left w:val="nil"/>
              <w:bottom w:val="single" w:sz="8" w:space="0" w:color="auto"/>
              <w:right w:val="nil"/>
            </w:tcBorders>
            <w:vAlign w:val="center"/>
          </w:tcPr>
          <w:p w14:paraId="2C5DF779"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34" w:type="pct"/>
            <w:tcBorders>
              <w:left w:val="nil"/>
              <w:bottom w:val="single" w:sz="8" w:space="0" w:color="auto"/>
              <w:right w:val="nil"/>
            </w:tcBorders>
            <w:vAlign w:val="center"/>
          </w:tcPr>
          <w:p w14:paraId="2BEBABDC"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33" w:type="pct"/>
            <w:tcBorders>
              <w:left w:val="nil"/>
              <w:bottom w:val="single" w:sz="8" w:space="0" w:color="auto"/>
              <w:right w:val="nil"/>
            </w:tcBorders>
            <w:vAlign w:val="center"/>
          </w:tcPr>
          <w:p w14:paraId="0B2CD4AB"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33" w:type="pct"/>
            <w:tcBorders>
              <w:left w:val="nil"/>
              <w:bottom w:val="single" w:sz="8" w:space="0" w:color="auto"/>
              <w:right w:val="nil"/>
            </w:tcBorders>
            <w:vAlign w:val="center"/>
          </w:tcPr>
          <w:p w14:paraId="51E74B02"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33" w:type="pct"/>
            <w:gridSpan w:val="2"/>
            <w:vAlign w:val="center"/>
          </w:tcPr>
          <w:p w14:paraId="31356FFB" w14:textId="77777777" w:rsidR="00A44A6B" w:rsidRPr="00CA5454" w:rsidRDefault="00A44A6B" w:rsidP="00A44A6B">
            <w:pPr>
              <w:widowControl/>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c>
          <w:tcPr>
            <w:tcW w:w="520" w:type="pct"/>
            <w:vAlign w:val="center"/>
          </w:tcPr>
          <w:p w14:paraId="6A15CB5E" w14:textId="77777777" w:rsidR="00A44A6B" w:rsidRPr="00CA5454" w:rsidRDefault="00A44A6B" w:rsidP="00A44A6B">
            <w:pPr>
              <w:widowControl/>
              <w:jc w:val="center"/>
              <w:rPr>
                <w:rFonts w:ascii="Times New Roman" w:hAnsi="Times New Roman" w:cs="Times New Roman"/>
                <w:kern w:val="0"/>
                <w:sz w:val="16"/>
                <w:szCs w:val="16"/>
              </w:rPr>
            </w:pPr>
            <w:r w:rsidRPr="000E181A">
              <w:rPr>
                <w:rFonts w:ascii="宋体" w:eastAsia="宋体" w:hAnsi="宋体" w:cs="Times New Roman" w:hint="eastAsia"/>
                <w:kern w:val="0"/>
                <w:sz w:val="16"/>
                <w:szCs w:val="16"/>
              </w:rPr>
              <w:t>控制</w:t>
            </w:r>
          </w:p>
        </w:tc>
      </w:tr>
      <w:tr w:rsidR="00A44A6B" w:rsidRPr="00CA5454" w14:paraId="66395C27" w14:textId="77777777" w:rsidTr="00A44A6B">
        <w:trPr>
          <w:trHeight w:val="227"/>
        </w:trPr>
        <w:tc>
          <w:tcPr>
            <w:tcW w:w="734" w:type="pct"/>
            <w:tcBorders>
              <w:top w:val="single" w:sz="8" w:space="0" w:color="auto"/>
              <w:left w:val="nil"/>
              <w:bottom w:val="nil"/>
              <w:right w:val="nil"/>
            </w:tcBorders>
          </w:tcPr>
          <w:p w14:paraId="50840B9E"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sidRPr="00CA5454">
              <w:rPr>
                <w:rFonts w:ascii="Times New Roman" w:hAnsi="Times New Roman" w:cs="Times New Roman"/>
                <w:i/>
                <w:iCs/>
                <w:kern w:val="0"/>
                <w:sz w:val="16"/>
                <w:szCs w:val="16"/>
              </w:rPr>
              <w:t>R</w:t>
            </w:r>
            <w:r w:rsidRPr="00CA5454">
              <w:rPr>
                <w:rFonts w:ascii="Times New Roman" w:hAnsi="Times New Roman" w:cs="Times New Roman"/>
                <w:kern w:val="0"/>
                <w:sz w:val="16"/>
                <w:szCs w:val="16"/>
                <w:vertAlign w:val="superscript"/>
              </w:rPr>
              <w:t>2</w:t>
            </w:r>
          </w:p>
        </w:tc>
        <w:tc>
          <w:tcPr>
            <w:tcW w:w="536" w:type="pct"/>
            <w:tcBorders>
              <w:top w:val="single" w:sz="8" w:space="0" w:color="auto"/>
              <w:left w:val="nil"/>
              <w:bottom w:val="nil"/>
              <w:right w:val="nil"/>
            </w:tcBorders>
          </w:tcPr>
          <w:p w14:paraId="74BE815D" w14:textId="77777777" w:rsidR="00A44A6B" w:rsidRPr="0048517B" w:rsidRDefault="00A44A6B" w:rsidP="00A44A6B">
            <w:pPr>
              <w:autoSpaceDE w:val="0"/>
              <w:autoSpaceDN w:val="0"/>
              <w:adjustRightInd w:val="0"/>
              <w:jc w:val="center"/>
              <w:rPr>
                <w:rFonts w:ascii="Times New Roman" w:hAnsi="Times New Roman" w:cs="Times New Roman"/>
                <w:kern w:val="0"/>
                <w:sz w:val="16"/>
                <w:szCs w:val="16"/>
              </w:rPr>
            </w:pPr>
            <w:r w:rsidRPr="0048517B">
              <w:rPr>
                <w:rFonts w:ascii="Times New Roman" w:hAnsi="Times New Roman" w:cs="Times New Roman"/>
                <w:kern w:val="0"/>
                <w:sz w:val="16"/>
                <w:szCs w:val="16"/>
              </w:rPr>
              <w:t>0.060</w:t>
            </w:r>
          </w:p>
        </w:tc>
        <w:tc>
          <w:tcPr>
            <w:tcW w:w="544" w:type="pct"/>
            <w:tcBorders>
              <w:top w:val="single" w:sz="8" w:space="0" w:color="auto"/>
              <w:left w:val="nil"/>
              <w:bottom w:val="nil"/>
              <w:right w:val="nil"/>
            </w:tcBorders>
          </w:tcPr>
          <w:p w14:paraId="4B75CC3D" w14:textId="77777777" w:rsidR="00A44A6B" w:rsidRPr="0048517B" w:rsidRDefault="00A44A6B" w:rsidP="00A44A6B">
            <w:pPr>
              <w:autoSpaceDE w:val="0"/>
              <w:autoSpaceDN w:val="0"/>
              <w:adjustRightInd w:val="0"/>
              <w:jc w:val="center"/>
              <w:rPr>
                <w:rFonts w:ascii="Times New Roman" w:hAnsi="Times New Roman" w:cs="Times New Roman"/>
                <w:kern w:val="0"/>
                <w:sz w:val="16"/>
                <w:szCs w:val="16"/>
              </w:rPr>
            </w:pPr>
            <w:r w:rsidRPr="0048517B">
              <w:rPr>
                <w:rFonts w:ascii="Times New Roman" w:hAnsi="Times New Roman" w:cs="Times New Roman"/>
                <w:kern w:val="0"/>
                <w:sz w:val="16"/>
                <w:szCs w:val="16"/>
              </w:rPr>
              <w:t>0.042</w:t>
            </w:r>
          </w:p>
        </w:tc>
        <w:tc>
          <w:tcPr>
            <w:tcW w:w="533" w:type="pct"/>
            <w:tcBorders>
              <w:top w:val="single" w:sz="8" w:space="0" w:color="auto"/>
              <w:left w:val="nil"/>
              <w:bottom w:val="nil"/>
              <w:right w:val="nil"/>
            </w:tcBorders>
          </w:tcPr>
          <w:p w14:paraId="012918F4" w14:textId="77777777" w:rsidR="00A44A6B" w:rsidRPr="0048517B" w:rsidRDefault="00A44A6B" w:rsidP="00A44A6B">
            <w:pPr>
              <w:autoSpaceDE w:val="0"/>
              <w:autoSpaceDN w:val="0"/>
              <w:adjustRightInd w:val="0"/>
              <w:jc w:val="center"/>
              <w:rPr>
                <w:rFonts w:ascii="Times New Roman" w:hAnsi="Times New Roman" w:cs="Times New Roman"/>
                <w:kern w:val="0"/>
                <w:sz w:val="16"/>
                <w:szCs w:val="16"/>
              </w:rPr>
            </w:pPr>
            <w:r w:rsidRPr="0048517B">
              <w:rPr>
                <w:rFonts w:ascii="Times New Roman" w:hAnsi="Times New Roman" w:cs="Times New Roman"/>
                <w:kern w:val="0"/>
                <w:sz w:val="16"/>
                <w:szCs w:val="16"/>
              </w:rPr>
              <w:t>0.060</w:t>
            </w:r>
          </w:p>
        </w:tc>
        <w:tc>
          <w:tcPr>
            <w:tcW w:w="534" w:type="pct"/>
            <w:tcBorders>
              <w:top w:val="single" w:sz="8" w:space="0" w:color="auto"/>
              <w:left w:val="nil"/>
              <w:bottom w:val="nil"/>
              <w:right w:val="nil"/>
            </w:tcBorders>
          </w:tcPr>
          <w:p w14:paraId="20AF057C" w14:textId="77777777" w:rsidR="00A44A6B" w:rsidRPr="0048517B" w:rsidRDefault="00A44A6B" w:rsidP="00A44A6B">
            <w:pPr>
              <w:autoSpaceDE w:val="0"/>
              <w:autoSpaceDN w:val="0"/>
              <w:adjustRightInd w:val="0"/>
              <w:jc w:val="center"/>
              <w:rPr>
                <w:rFonts w:ascii="Times New Roman" w:hAnsi="Times New Roman" w:cs="Times New Roman"/>
                <w:kern w:val="0"/>
                <w:sz w:val="16"/>
                <w:szCs w:val="16"/>
              </w:rPr>
            </w:pPr>
            <w:r w:rsidRPr="0048517B">
              <w:rPr>
                <w:rFonts w:ascii="Times New Roman" w:hAnsi="Times New Roman" w:cs="Times New Roman"/>
                <w:kern w:val="0"/>
                <w:sz w:val="16"/>
                <w:szCs w:val="16"/>
              </w:rPr>
              <w:t>0.041</w:t>
            </w:r>
          </w:p>
        </w:tc>
        <w:tc>
          <w:tcPr>
            <w:tcW w:w="533" w:type="pct"/>
            <w:tcBorders>
              <w:top w:val="single" w:sz="8" w:space="0" w:color="auto"/>
              <w:left w:val="nil"/>
              <w:bottom w:val="nil"/>
              <w:right w:val="nil"/>
            </w:tcBorders>
          </w:tcPr>
          <w:p w14:paraId="75722C67" w14:textId="77777777" w:rsidR="00A44A6B" w:rsidRPr="0048517B" w:rsidRDefault="00A44A6B" w:rsidP="00A44A6B">
            <w:pPr>
              <w:autoSpaceDE w:val="0"/>
              <w:autoSpaceDN w:val="0"/>
              <w:adjustRightInd w:val="0"/>
              <w:jc w:val="center"/>
              <w:rPr>
                <w:rFonts w:ascii="Times New Roman" w:hAnsi="Times New Roman" w:cs="Times New Roman"/>
                <w:kern w:val="0"/>
                <w:sz w:val="16"/>
                <w:szCs w:val="16"/>
              </w:rPr>
            </w:pPr>
            <w:r w:rsidRPr="0048517B">
              <w:rPr>
                <w:rFonts w:ascii="Times New Roman" w:hAnsi="Times New Roman" w:cs="Times New Roman"/>
                <w:kern w:val="0"/>
                <w:sz w:val="16"/>
                <w:szCs w:val="16"/>
              </w:rPr>
              <w:t>0.054</w:t>
            </w:r>
          </w:p>
        </w:tc>
        <w:tc>
          <w:tcPr>
            <w:tcW w:w="533" w:type="pct"/>
            <w:tcBorders>
              <w:top w:val="single" w:sz="8" w:space="0" w:color="auto"/>
              <w:left w:val="nil"/>
              <w:bottom w:val="nil"/>
              <w:right w:val="nil"/>
            </w:tcBorders>
          </w:tcPr>
          <w:p w14:paraId="381E6644" w14:textId="77777777" w:rsidR="00A44A6B" w:rsidRPr="0048517B" w:rsidRDefault="00A44A6B" w:rsidP="00A44A6B">
            <w:pPr>
              <w:autoSpaceDE w:val="0"/>
              <w:autoSpaceDN w:val="0"/>
              <w:adjustRightInd w:val="0"/>
              <w:jc w:val="center"/>
              <w:rPr>
                <w:rFonts w:ascii="Times New Roman" w:hAnsi="Times New Roman" w:cs="Times New Roman"/>
                <w:kern w:val="0"/>
                <w:sz w:val="16"/>
                <w:szCs w:val="16"/>
              </w:rPr>
            </w:pPr>
            <w:r w:rsidRPr="0048517B">
              <w:rPr>
                <w:rFonts w:ascii="Times New Roman" w:hAnsi="Times New Roman" w:cs="Times New Roman"/>
                <w:kern w:val="0"/>
                <w:sz w:val="16"/>
                <w:szCs w:val="16"/>
              </w:rPr>
              <w:t>0.051</w:t>
            </w:r>
          </w:p>
        </w:tc>
        <w:tc>
          <w:tcPr>
            <w:tcW w:w="533" w:type="pct"/>
            <w:gridSpan w:val="2"/>
            <w:tcBorders>
              <w:top w:val="single" w:sz="8" w:space="0" w:color="auto"/>
              <w:left w:val="nil"/>
              <w:bottom w:val="nil"/>
              <w:right w:val="nil"/>
            </w:tcBorders>
          </w:tcPr>
          <w:p w14:paraId="0145FDB9" w14:textId="77777777" w:rsidR="00A44A6B" w:rsidRPr="0048517B" w:rsidRDefault="00A44A6B" w:rsidP="00A44A6B">
            <w:pPr>
              <w:autoSpaceDE w:val="0"/>
              <w:autoSpaceDN w:val="0"/>
              <w:adjustRightInd w:val="0"/>
              <w:jc w:val="center"/>
              <w:rPr>
                <w:rFonts w:ascii="Times New Roman" w:hAnsi="Times New Roman" w:cs="Times New Roman"/>
                <w:kern w:val="0"/>
                <w:sz w:val="16"/>
                <w:szCs w:val="16"/>
              </w:rPr>
            </w:pPr>
            <w:r w:rsidRPr="0048517B">
              <w:rPr>
                <w:rFonts w:ascii="Times New Roman" w:hAnsi="Times New Roman" w:cs="Times New Roman"/>
                <w:kern w:val="0"/>
                <w:sz w:val="16"/>
                <w:szCs w:val="16"/>
              </w:rPr>
              <w:t>0.054</w:t>
            </w:r>
          </w:p>
        </w:tc>
        <w:tc>
          <w:tcPr>
            <w:tcW w:w="520" w:type="pct"/>
            <w:tcBorders>
              <w:top w:val="single" w:sz="8" w:space="0" w:color="auto"/>
              <w:left w:val="nil"/>
              <w:bottom w:val="nil"/>
              <w:right w:val="nil"/>
            </w:tcBorders>
          </w:tcPr>
          <w:p w14:paraId="75234C77"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hint="eastAsia"/>
                <w:kern w:val="0"/>
                <w:sz w:val="16"/>
                <w:szCs w:val="16"/>
              </w:rPr>
              <w:t>0.051</w:t>
            </w:r>
          </w:p>
        </w:tc>
      </w:tr>
      <w:tr w:rsidR="00A44A6B" w:rsidRPr="00CA5454" w14:paraId="70426582" w14:textId="77777777" w:rsidTr="00A44A6B">
        <w:trPr>
          <w:trHeight w:val="227"/>
        </w:trPr>
        <w:tc>
          <w:tcPr>
            <w:tcW w:w="734" w:type="pct"/>
            <w:tcBorders>
              <w:top w:val="nil"/>
              <w:left w:val="nil"/>
              <w:bottom w:val="single" w:sz="12" w:space="0" w:color="auto"/>
              <w:right w:val="nil"/>
            </w:tcBorders>
          </w:tcPr>
          <w:p w14:paraId="41913130" w14:textId="77777777" w:rsidR="00A44A6B" w:rsidRPr="00CA5454" w:rsidRDefault="00A44A6B" w:rsidP="00A44A6B">
            <w:pPr>
              <w:autoSpaceDE w:val="0"/>
              <w:autoSpaceDN w:val="0"/>
              <w:adjustRightInd w:val="0"/>
              <w:jc w:val="center"/>
              <w:rPr>
                <w:rFonts w:ascii="宋体" w:eastAsia="宋体" w:hAnsi="宋体" w:cs="Times New Roman"/>
                <w:kern w:val="0"/>
                <w:sz w:val="16"/>
                <w:szCs w:val="16"/>
              </w:rPr>
            </w:pPr>
            <w:r w:rsidRPr="00CA5454">
              <w:rPr>
                <w:rFonts w:ascii="宋体" w:eastAsia="宋体" w:hAnsi="宋体" w:cs="Times New Roman" w:hint="eastAsia"/>
                <w:kern w:val="0"/>
                <w:sz w:val="16"/>
                <w:szCs w:val="16"/>
              </w:rPr>
              <w:t>样本量</w:t>
            </w:r>
          </w:p>
        </w:tc>
        <w:tc>
          <w:tcPr>
            <w:tcW w:w="536" w:type="pct"/>
            <w:tcBorders>
              <w:top w:val="nil"/>
              <w:left w:val="nil"/>
              <w:bottom w:val="single" w:sz="12" w:space="0" w:color="auto"/>
              <w:right w:val="nil"/>
            </w:tcBorders>
          </w:tcPr>
          <w:p w14:paraId="7A18E34A" w14:textId="77777777" w:rsidR="00A44A6B" w:rsidRPr="004D7827" w:rsidRDefault="00A44A6B" w:rsidP="00A44A6B">
            <w:pPr>
              <w:autoSpaceDE w:val="0"/>
              <w:autoSpaceDN w:val="0"/>
              <w:adjustRightInd w:val="0"/>
              <w:jc w:val="center"/>
              <w:rPr>
                <w:rFonts w:ascii="Times New Roman" w:hAnsi="Times New Roman" w:cs="Times New Roman"/>
                <w:kern w:val="0"/>
                <w:sz w:val="16"/>
                <w:szCs w:val="16"/>
              </w:rPr>
            </w:pPr>
            <w:r w:rsidRPr="004D7827">
              <w:rPr>
                <w:rFonts w:ascii="Times New Roman" w:hAnsi="Times New Roman" w:cs="Times New Roman"/>
                <w:kern w:val="0"/>
                <w:sz w:val="16"/>
                <w:szCs w:val="16"/>
              </w:rPr>
              <w:t>9433</w:t>
            </w:r>
          </w:p>
        </w:tc>
        <w:tc>
          <w:tcPr>
            <w:tcW w:w="544" w:type="pct"/>
            <w:tcBorders>
              <w:top w:val="nil"/>
              <w:left w:val="nil"/>
              <w:bottom w:val="single" w:sz="12" w:space="0" w:color="auto"/>
              <w:right w:val="nil"/>
            </w:tcBorders>
          </w:tcPr>
          <w:p w14:paraId="27D47A75" w14:textId="77777777" w:rsidR="00A44A6B" w:rsidRPr="004D7827" w:rsidRDefault="00A44A6B" w:rsidP="00A44A6B">
            <w:pPr>
              <w:autoSpaceDE w:val="0"/>
              <w:autoSpaceDN w:val="0"/>
              <w:adjustRightInd w:val="0"/>
              <w:jc w:val="center"/>
              <w:rPr>
                <w:rFonts w:ascii="Times New Roman" w:hAnsi="Times New Roman" w:cs="Times New Roman"/>
                <w:kern w:val="0"/>
                <w:sz w:val="16"/>
                <w:szCs w:val="16"/>
              </w:rPr>
            </w:pPr>
            <w:r w:rsidRPr="004D7827">
              <w:rPr>
                <w:rFonts w:ascii="Times New Roman" w:hAnsi="Times New Roman" w:cs="Times New Roman"/>
                <w:kern w:val="0"/>
                <w:sz w:val="16"/>
                <w:szCs w:val="16"/>
              </w:rPr>
              <w:t>5052</w:t>
            </w:r>
          </w:p>
        </w:tc>
        <w:tc>
          <w:tcPr>
            <w:tcW w:w="533" w:type="pct"/>
            <w:tcBorders>
              <w:top w:val="nil"/>
              <w:left w:val="nil"/>
              <w:bottom w:val="single" w:sz="12" w:space="0" w:color="auto"/>
              <w:right w:val="nil"/>
            </w:tcBorders>
          </w:tcPr>
          <w:p w14:paraId="1D6A95A0" w14:textId="77777777" w:rsidR="00A44A6B" w:rsidRPr="004D7827" w:rsidRDefault="00A44A6B" w:rsidP="00A44A6B">
            <w:pPr>
              <w:autoSpaceDE w:val="0"/>
              <w:autoSpaceDN w:val="0"/>
              <w:adjustRightInd w:val="0"/>
              <w:jc w:val="center"/>
              <w:rPr>
                <w:rFonts w:ascii="Times New Roman" w:hAnsi="Times New Roman" w:cs="Times New Roman"/>
                <w:kern w:val="0"/>
                <w:sz w:val="16"/>
                <w:szCs w:val="16"/>
              </w:rPr>
            </w:pPr>
            <w:r w:rsidRPr="004D7827">
              <w:rPr>
                <w:rFonts w:ascii="Times New Roman" w:hAnsi="Times New Roman" w:cs="Times New Roman"/>
                <w:kern w:val="0"/>
                <w:sz w:val="16"/>
                <w:szCs w:val="16"/>
              </w:rPr>
              <w:t>9433</w:t>
            </w:r>
          </w:p>
        </w:tc>
        <w:tc>
          <w:tcPr>
            <w:tcW w:w="534" w:type="pct"/>
            <w:tcBorders>
              <w:top w:val="nil"/>
              <w:left w:val="nil"/>
              <w:bottom w:val="single" w:sz="12" w:space="0" w:color="auto"/>
              <w:right w:val="nil"/>
            </w:tcBorders>
          </w:tcPr>
          <w:p w14:paraId="1CFADAAB" w14:textId="77777777" w:rsidR="00A44A6B" w:rsidRPr="004D7827" w:rsidRDefault="00A44A6B" w:rsidP="00A44A6B">
            <w:pPr>
              <w:autoSpaceDE w:val="0"/>
              <w:autoSpaceDN w:val="0"/>
              <w:adjustRightInd w:val="0"/>
              <w:jc w:val="center"/>
              <w:rPr>
                <w:rFonts w:ascii="Times New Roman" w:hAnsi="Times New Roman" w:cs="Times New Roman"/>
                <w:kern w:val="0"/>
                <w:sz w:val="16"/>
                <w:szCs w:val="16"/>
              </w:rPr>
            </w:pPr>
            <w:r w:rsidRPr="004D7827">
              <w:rPr>
                <w:rFonts w:ascii="Times New Roman" w:hAnsi="Times New Roman" w:cs="Times New Roman"/>
                <w:kern w:val="0"/>
                <w:sz w:val="16"/>
                <w:szCs w:val="16"/>
              </w:rPr>
              <w:t>5052</w:t>
            </w:r>
          </w:p>
        </w:tc>
        <w:tc>
          <w:tcPr>
            <w:tcW w:w="533" w:type="pct"/>
            <w:tcBorders>
              <w:top w:val="nil"/>
              <w:left w:val="nil"/>
              <w:bottom w:val="single" w:sz="12" w:space="0" w:color="auto"/>
              <w:right w:val="nil"/>
            </w:tcBorders>
          </w:tcPr>
          <w:p w14:paraId="5EA386CB" w14:textId="77777777" w:rsidR="00A44A6B" w:rsidRPr="004D7827" w:rsidRDefault="00A44A6B" w:rsidP="00A44A6B">
            <w:pPr>
              <w:autoSpaceDE w:val="0"/>
              <w:autoSpaceDN w:val="0"/>
              <w:adjustRightInd w:val="0"/>
              <w:jc w:val="center"/>
              <w:rPr>
                <w:rFonts w:ascii="Times New Roman" w:hAnsi="Times New Roman" w:cs="Times New Roman"/>
                <w:kern w:val="0"/>
                <w:sz w:val="16"/>
                <w:szCs w:val="16"/>
              </w:rPr>
            </w:pPr>
            <w:r w:rsidRPr="004D7827">
              <w:rPr>
                <w:rFonts w:ascii="Times New Roman" w:hAnsi="Times New Roman" w:cs="Times New Roman"/>
                <w:kern w:val="0"/>
                <w:sz w:val="16"/>
                <w:szCs w:val="16"/>
              </w:rPr>
              <w:t>5926</w:t>
            </w:r>
          </w:p>
        </w:tc>
        <w:tc>
          <w:tcPr>
            <w:tcW w:w="533" w:type="pct"/>
            <w:tcBorders>
              <w:top w:val="nil"/>
              <w:left w:val="nil"/>
              <w:bottom w:val="single" w:sz="12" w:space="0" w:color="auto"/>
              <w:right w:val="nil"/>
            </w:tcBorders>
          </w:tcPr>
          <w:p w14:paraId="42770E2F" w14:textId="77777777" w:rsidR="00A44A6B" w:rsidRPr="004D7827" w:rsidRDefault="00A44A6B" w:rsidP="00A44A6B">
            <w:pPr>
              <w:autoSpaceDE w:val="0"/>
              <w:autoSpaceDN w:val="0"/>
              <w:adjustRightInd w:val="0"/>
              <w:jc w:val="center"/>
              <w:rPr>
                <w:rFonts w:ascii="Times New Roman" w:hAnsi="Times New Roman" w:cs="Times New Roman"/>
                <w:kern w:val="0"/>
                <w:sz w:val="16"/>
                <w:szCs w:val="16"/>
              </w:rPr>
            </w:pPr>
            <w:r w:rsidRPr="004D7827">
              <w:rPr>
                <w:rFonts w:ascii="Times New Roman" w:hAnsi="Times New Roman" w:cs="Times New Roman"/>
                <w:kern w:val="0"/>
                <w:sz w:val="16"/>
                <w:szCs w:val="16"/>
              </w:rPr>
              <w:t>8559</w:t>
            </w:r>
          </w:p>
        </w:tc>
        <w:tc>
          <w:tcPr>
            <w:tcW w:w="533" w:type="pct"/>
            <w:gridSpan w:val="2"/>
            <w:tcBorders>
              <w:top w:val="nil"/>
              <w:left w:val="nil"/>
              <w:bottom w:val="single" w:sz="12" w:space="0" w:color="auto"/>
              <w:right w:val="nil"/>
            </w:tcBorders>
          </w:tcPr>
          <w:p w14:paraId="6C680540" w14:textId="77777777" w:rsidR="00A44A6B" w:rsidRPr="004D7827" w:rsidRDefault="00A44A6B" w:rsidP="00A44A6B">
            <w:pPr>
              <w:autoSpaceDE w:val="0"/>
              <w:autoSpaceDN w:val="0"/>
              <w:adjustRightInd w:val="0"/>
              <w:jc w:val="center"/>
              <w:rPr>
                <w:rFonts w:ascii="Times New Roman" w:hAnsi="Times New Roman" w:cs="Times New Roman"/>
                <w:kern w:val="0"/>
                <w:sz w:val="16"/>
                <w:szCs w:val="16"/>
              </w:rPr>
            </w:pPr>
            <w:r w:rsidRPr="004D7827">
              <w:rPr>
                <w:rFonts w:ascii="Times New Roman" w:hAnsi="Times New Roman" w:cs="Times New Roman"/>
                <w:kern w:val="0"/>
                <w:sz w:val="16"/>
                <w:szCs w:val="16"/>
              </w:rPr>
              <w:t>5926</w:t>
            </w:r>
          </w:p>
        </w:tc>
        <w:tc>
          <w:tcPr>
            <w:tcW w:w="520" w:type="pct"/>
            <w:tcBorders>
              <w:top w:val="nil"/>
              <w:left w:val="nil"/>
              <w:bottom w:val="single" w:sz="12" w:space="0" w:color="auto"/>
              <w:right w:val="nil"/>
            </w:tcBorders>
          </w:tcPr>
          <w:p w14:paraId="6D9E62D5" w14:textId="77777777" w:rsidR="00A44A6B" w:rsidRPr="00CA5454" w:rsidRDefault="00A44A6B" w:rsidP="00A44A6B">
            <w:pPr>
              <w:autoSpaceDE w:val="0"/>
              <w:autoSpaceDN w:val="0"/>
              <w:adjustRightInd w:val="0"/>
              <w:jc w:val="center"/>
              <w:rPr>
                <w:rFonts w:ascii="Times New Roman" w:hAnsi="Times New Roman" w:cs="Times New Roman"/>
                <w:kern w:val="0"/>
                <w:sz w:val="16"/>
                <w:szCs w:val="16"/>
              </w:rPr>
            </w:pPr>
            <w:r>
              <w:rPr>
                <w:rFonts w:ascii="Times New Roman" w:hAnsi="Times New Roman" w:cs="Times New Roman" w:hint="eastAsia"/>
                <w:kern w:val="0"/>
                <w:sz w:val="16"/>
                <w:szCs w:val="16"/>
              </w:rPr>
              <w:t>8559</w:t>
            </w:r>
          </w:p>
        </w:tc>
      </w:tr>
    </w:tbl>
    <w:p w14:paraId="2B6B6E29" w14:textId="719B2961" w:rsidR="00F113F1" w:rsidRPr="00BA06D8" w:rsidRDefault="00DD64FA" w:rsidP="00660C15">
      <w:pPr>
        <w:autoSpaceDE w:val="0"/>
        <w:autoSpaceDN w:val="0"/>
        <w:adjustRightInd w:val="0"/>
        <w:spacing w:afterLines="100" w:after="312" w:line="276" w:lineRule="auto"/>
        <w:ind w:firstLineChars="200" w:firstLine="400"/>
        <w:rPr>
          <w:rFonts w:ascii="Times New Roman" w:eastAsia="宋体" w:hAnsi="Times New Roman" w:cs="Times New Roman"/>
          <w:kern w:val="0"/>
          <w:sz w:val="20"/>
          <w:szCs w:val="20"/>
        </w:rPr>
      </w:pPr>
      <w:r w:rsidRPr="00BA06D8">
        <w:rPr>
          <w:rFonts w:ascii="Times New Roman" w:eastAsia="宋体" w:hAnsi="Times New Roman" w:cs="Times New Roman"/>
          <w:kern w:val="0"/>
          <w:sz w:val="20"/>
          <w:szCs w:val="20"/>
        </w:rPr>
        <w:t>注：（</w:t>
      </w:r>
      <w:r w:rsidRPr="00BA06D8">
        <w:rPr>
          <w:rFonts w:ascii="Times New Roman" w:eastAsia="宋体" w:hAnsi="Times New Roman" w:cs="Times New Roman"/>
          <w:kern w:val="0"/>
          <w:sz w:val="20"/>
          <w:szCs w:val="20"/>
        </w:rPr>
        <w:t>1</w:t>
      </w:r>
      <w:r w:rsidRPr="00BA06D8">
        <w:rPr>
          <w:rFonts w:ascii="Times New Roman" w:eastAsia="宋体" w:hAnsi="Times New Roman" w:cs="Times New Roman"/>
          <w:kern w:val="0"/>
          <w:sz w:val="20"/>
          <w:szCs w:val="20"/>
        </w:rPr>
        <w:t>）</w:t>
      </w:r>
      <w:r w:rsidRPr="00BA06D8">
        <w:rPr>
          <w:rFonts w:ascii="Times New Roman" w:eastAsia="宋体" w:hAnsi="Times New Roman" w:cs="Times New Roman"/>
          <w:kern w:val="0"/>
          <w:sz w:val="20"/>
          <w:szCs w:val="20"/>
          <w:vertAlign w:val="superscript"/>
        </w:rPr>
        <w:t>+</w:t>
      </w:r>
      <w:r w:rsidRPr="00BA06D8">
        <w:rPr>
          <w:rFonts w:ascii="Times New Roman" w:eastAsia="宋体" w:hAnsi="Times New Roman" w:cs="Times New Roman"/>
          <w:kern w:val="0"/>
          <w:sz w:val="20"/>
          <w:szCs w:val="20"/>
        </w:rPr>
        <w:t xml:space="preserve"> </w:t>
      </w:r>
      <w:r w:rsidRPr="00BA06D8">
        <w:rPr>
          <w:rFonts w:ascii="Times New Roman" w:eastAsia="宋体" w:hAnsi="Times New Roman" w:cs="Times New Roman"/>
          <w:i/>
          <w:iCs/>
          <w:kern w:val="0"/>
          <w:sz w:val="20"/>
          <w:szCs w:val="20"/>
        </w:rPr>
        <w:t>p</w:t>
      </w:r>
      <w:r w:rsidRPr="00BA06D8">
        <w:rPr>
          <w:rFonts w:ascii="Times New Roman" w:eastAsia="宋体" w:hAnsi="Times New Roman" w:cs="Times New Roman"/>
          <w:kern w:val="0"/>
          <w:sz w:val="20"/>
          <w:szCs w:val="20"/>
        </w:rPr>
        <w:t xml:space="preserve"> &lt; 0.1, </w:t>
      </w:r>
      <w:r w:rsidRPr="00BA06D8">
        <w:rPr>
          <w:rFonts w:ascii="Times New Roman" w:eastAsia="宋体" w:hAnsi="Times New Roman" w:cs="Times New Roman"/>
          <w:kern w:val="0"/>
          <w:sz w:val="20"/>
          <w:szCs w:val="20"/>
          <w:vertAlign w:val="superscript"/>
        </w:rPr>
        <w:t>*</w:t>
      </w:r>
      <w:r w:rsidRPr="00BA06D8">
        <w:rPr>
          <w:rFonts w:ascii="Times New Roman" w:eastAsia="宋体" w:hAnsi="Times New Roman" w:cs="Times New Roman"/>
          <w:kern w:val="0"/>
          <w:sz w:val="20"/>
          <w:szCs w:val="20"/>
        </w:rPr>
        <w:t xml:space="preserve"> </w:t>
      </w:r>
      <w:r w:rsidRPr="00BA06D8">
        <w:rPr>
          <w:rFonts w:ascii="Times New Roman" w:eastAsia="宋体" w:hAnsi="Times New Roman" w:cs="Times New Roman"/>
          <w:i/>
          <w:iCs/>
          <w:kern w:val="0"/>
          <w:sz w:val="20"/>
          <w:szCs w:val="20"/>
        </w:rPr>
        <w:t>p</w:t>
      </w:r>
      <w:r w:rsidRPr="00BA06D8">
        <w:rPr>
          <w:rFonts w:ascii="Times New Roman" w:eastAsia="宋体" w:hAnsi="Times New Roman" w:cs="Times New Roman"/>
          <w:kern w:val="0"/>
          <w:sz w:val="20"/>
          <w:szCs w:val="20"/>
        </w:rPr>
        <w:t xml:space="preserve"> &lt; 0.05, </w:t>
      </w:r>
      <w:r w:rsidRPr="00BA06D8">
        <w:rPr>
          <w:rFonts w:ascii="Times New Roman" w:eastAsia="宋体" w:hAnsi="Times New Roman" w:cs="Times New Roman"/>
          <w:kern w:val="0"/>
          <w:sz w:val="20"/>
          <w:szCs w:val="20"/>
          <w:vertAlign w:val="superscript"/>
        </w:rPr>
        <w:t>**</w:t>
      </w:r>
      <w:r w:rsidRPr="00BA06D8">
        <w:rPr>
          <w:rFonts w:ascii="Times New Roman" w:eastAsia="宋体" w:hAnsi="Times New Roman" w:cs="Times New Roman"/>
          <w:kern w:val="0"/>
          <w:sz w:val="20"/>
          <w:szCs w:val="20"/>
        </w:rPr>
        <w:t xml:space="preserve"> </w:t>
      </w:r>
      <w:r w:rsidRPr="00BA06D8">
        <w:rPr>
          <w:rFonts w:ascii="Times New Roman" w:eastAsia="宋体" w:hAnsi="Times New Roman" w:cs="Times New Roman"/>
          <w:i/>
          <w:iCs/>
          <w:kern w:val="0"/>
          <w:sz w:val="20"/>
          <w:szCs w:val="20"/>
        </w:rPr>
        <w:t>p</w:t>
      </w:r>
      <w:r w:rsidRPr="00BA06D8">
        <w:rPr>
          <w:rFonts w:ascii="Times New Roman" w:eastAsia="宋体" w:hAnsi="Times New Roman" w:cs="Times New Roman"/>
          <w:kern w:val="0"/>
          <w:sz w:val="20"/>
          <w:szCs w:val="20"/>
        </w:rPr>
        <w:t xml:space="preserve"> &lt; 0.01, </w:t>
      </w:r>
      <w:r w:rsidRPr="00BA06D8">
        <w:rPr>
          <w:rFonts w:ascii="Times New Roman" w:eastAsia="宋体" w:hAnsi="Times New Roman" w:cs="Times New Roman"/>
          <w:kern w:val="0"/>
          <w:sz w:val="20"/>
          <w:szCs w:val="20"/>
          <w:vertAlign w:val="superscript"/>
        </w:rPr>
        <w:t>***</w:t>
      </w:r>
      <w:r w:rsidRPr="00BA06D8">
        <w:rPr>
          <w:rFonts w:ascii="Times New Roman" w:eastAsia="宋体" w:hAnsi="Times New Roman" w:cs="Times New Roman"/>
          <w:kern w:val="0"/>
          <w:sz w:val="20"/>
          <w:szCs w:val="20"/>
        </w:rPr>
        <w:t xml:space="preserve"> </w:t>
      </w:r>
      <w:r w:rsidRPr="00BA06D8">
        <w:rPr>
          <w:rFonts w:ascii="Times New Roman" w:eastAsia="宋体" w:hAnsi="Times New Roman" w:cs="Times New Roman"/>
          <w:i/>
          <w:iCs/>
          <w:kern w:val="0"/>
          <w:sz w:val="20"/>
          <w:szCs w:val="20"/>
        </w:rPr>
        <w:t>p</w:t>
      </w:r>
      <w:r w:rsidRPr="00BA06D8">
        <w:rPr>
          <w:rFonts w:ascii="Times New Roman" w:eastAsia="宋体" w:hAnsi="Times New Roman" w:cs="Times New Roman"/>
          <w:kern w:val="0"/>
          <w:sz w:val="20"/>
          <w:szCs w:val="20"/>
        </w:rPr>
        <w:t xml:space="preserve"> &lt; 0.001</w:t>
      </w:r>
      <w:r w:rsidRPr="00BA06D8">
        <w:rPr>
          <w:rFonts w:ascii="Times New Roman" w:eastAsia="宋体" w:hAnsi="Times New Roman" w:cs="Times New Roman"/>
          <w:kern w:val="0"/>
          <w:sz w:val="20"/>
          <w:szCs w:val="20"/>
        </w:rPr>
        <w:t>；（</w:t>
      </w:r>
      <w:r w:rsidRPr="00BA06D8">
        <w:rPr>
          <w:rFonts w:ascii="Times New Roman" w:eastAsia="宋体" w:hAnsi="Times New Roman" w:cs="Times New Roman"/>
          <w:kern w:val="0"/>
          <w:sz w:val="20"/>
          <w:szCs w:val="20"/>
        </w:rPr>
        <w:t>2</w:t>
      </w:r>
      <w:r w:rsidRPr="00BA06D8">
        <w:rPr>
          <w:rFonts w:ascii="Times New Roman" w:eastAsia="宋体" w:hAnsi="Times New Roman" w:cs="Times New Roman"/>
          <w:kern w:val="0"/>
          <w:sz w:val="20"/>
          <w:szCs w:val="20"/>
        </w:rPr>
        <w:t>）括号内为稳健标准误。</w:t>
      </w:r>
    </w:p>
    <w:p w14:paraId="7D0EDAD2" w14:textId="2BDA67E5" w:rsidR="00DD64FA" w:rsidRPr="0036035F" w:rsidRDefault="0036035F" w:rsidP="00C3793F">
      <w:pPr>
        <w:spacing w:beforeLines="100" w:before="312" w:afterLines="50" w:after="156" w:line="276" w:lineRule="auto"/>
        <w:jc w:val="center"/>
        <w:rPr>
          <w:rFonts w:ascii="Times New Roman" w:eastAsia="宋体" w:hAnsi="Times New Roman" w:cs="Times New Roman"/>
          <w:sz w:val="24"/>
        </w:rPr>
      </w:pPr>
      <w:r w:rsidRPr="0022707B">
        <w:rPr>
          <w:rFonts w:ascii="Times New Roman" w:eastAsia="宋体" w:hAnsi="Times New Roman" w:cs="Times New Roman" w:hint="eastAsia"/>
          <w:sz w:val="24"/>
        </w:rPr>
        <w:lastRenderedPageBreak/>
        <w:t>附表</w:t>
      </w:r>
      <w:r w:rsidR="00220222">
        <w:rPr>
          <w:rFonts w:ascii="Times New Roman" w:eastAsia="宋体" w:hAnsi="Times New Roman" w:cs="Times New Roman" w:hint="eastAsia"/>
          <w:sz w:val="24"/>
        </w:rPr>
        <w:t>3</w:t>
      </w:r>
      <w:r w:rsidRPr="0022707B">
        <w:rPr>
          <w:rFonts w:ascii="Times New Roman" w:eastAsia="宋体" w:hAnsi="Times New Roman" w:cs="Times New Roman" w:hint="eastAsia"/>
          <w:sz w:val="24"/>
        </w:rPr>
        <w:t>-2</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年龄异质性结果的似无相关检验</w:t>
      </w:r>
    </w:p>
    <w:tbl>
      <w:tblPr>
        <w:tblStyle w:val="af6"/>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1631"/>
        <w:gridCol w:w="1631"/>
        <w:gridCol w:w="1167"/>
        <w:gridCol w:w="1167"/>
      </w:tblGrid>
      <w:tr w:rsidR="008E4DF5" w14:paraId="07D3267C" w14:textId="77777777" w:rsidTr="00393D3B">
        <w:tc>
          <w:tcPr>
            <w:tcW w:w="1624" w:type="pct"/>
            <w:tcBorders>
              <w:top w:val="single" w:sz="12" w:space="0" w:color="auto"/>
              <w:bottom w:val="single" w:sz="12" w:space="0" w:color="auto"/>
            </w:tcBorders>
            <w:vAlign w:val="center"/>
          </w:tcPr>
          <w:p w14:paraId="3FF35A8C" w14:textId="77777777" w:rsidR="008E4DF5" w:rsidRPr="006923AF" w:rsidRDefault="008E4DF5" w:rsidP="00393D3B">
            <w:pPr>
              <w:jc w:val="center"/>
              <w:rPr>
                <w:rFonts w:ascii="宋体" w:eastAsia="宋体" w:hAnsi="宋体"/>
                <w:sz w:val="20"/>
                <w:szCs w:val="20"/>
              </w:rPr>
            </w:pPr>
            <w:r w:rsidRPr="006923AF">
              <w:rPr>
                <w:rFonts w:ascii="宋体" w:eastAsia="宋体" w:hAnsi="宋体" w:hint="eastAsia"/>
                <w:sz w:val="20"/>
                <w:szCs w:val="20"/>
              </w:rPr>
              <w:t>变量</w:t>
            </w:r>
          </w:p>
        </w:tc>
        <w:tc>
          <w:tcPr>
            <w:tcW w:w="984" w:type="pct"/>
            <w:tcBorders>
              <w:top w:val="single" w:sz="12" w:space="0" w:color="auto"/>
              <w:bottom w:val="single" w:sz="12" w:space="0" w:color="auto"/>
            </w:tcBorders>
            <w:vAlign w:val="center"/>
          </w:tcPr>
          <w:p w14:paraId="75E57084" w14:textId="4BE3ADF1" w:rsidR="008E4DF5" w:rsidRPr="000E1EF3" w:rsidRDefault="008E4DF5" w:rsidP="00393D3B">
            <w:pPr>
              <w:jc w:val="center"/>
              <w:rPr>
                <w:rFonts w:ascii="Times New Roman" w:eastAsia="宋体" w:hAnsi="Times New Roman" w:cs="Times New Roman"/>
                <w:sz w:val="20"/>
                <w:szCs w:val="20"/>
              </w:rPr>
            </w:pPr>
            <w:r w:rsidRPr="000E1EF3">
              <w:rPr>
                <w:rFonts w:ascii="Times New Roman" w:eastAsia="宋体" w:hAnsi="Times New Roman" w:cs="Times New Roman"/>
                <w:sz w:val="20"/>
                <w:szCs w:val="20"/>
              </w:rPr>
              <w:t>35</w:t>
            </w:r>
            <w:r w:rsidRPr="000E1EF3">
              <w:rPr>
                <w:rFonts w:ascii="Times New Roman" w:eastAsia="宋体" w:hAnsi="Times New Roman" w:cs="Times New Roman"/>
                <w:sz w:val="20"/>
                <w:szCs w:val="20"/>
              </w:rPr>
              <w:t>岁及以下</w:t>
            </w:r>
          </w:p>
        </w:tc>
        <w:tc>
          <w:tcPr>
            <w:tcW w:w="984" w:type="pct"/>
            <w:tcBorders>
              <w:top w:val="single" w:sz="12" w:space="0" w:color="auto"/>
              <w:bottom w:val="single" w:sz="12" w:space="0" w:color="auto"/>
            </w:tcBorders>
            <w:vAlign w:val="center"/>
          </w:tcPr>
          <w:p w14:paraId="7E1A78FA" w14:textId="5885472A" w:rsidR="008E4DF5" w:rsidRPr="000E1EF3" w:rsidRDefault="008E4DF5" w:rsidP="00393D3B">
            <w:pPr>
              <w:jc w:val="center"/>
              <w:rPr>
                <w:rFonts w:ascii="Times New Roman" w:eastAsia="宋体" w:hAnsi="Times New Roman" w:cs="Times New Roman"/>
                <w:sz w:val="20"/>
                <w:szCs w:val="20"/>
              </w:rPr>
            </w:pPr>
            <w:r w:rsidRPr="000E1EF3">
              <w:rPr>
                <w:rFonts w:ascii="Times New Roman" w:eastAsia="宋体" w:hAnsi="Times New Roman" w:cs="Times New Roman"/>
                <w:sz w:val="20"/>
                <w:szCs w:val="20"/>
              </w:rPr>
              <w:t>35</w:t>
            </w:r>
            <w:r w:rsidRPr="000E1EF3">
              <w:rPr>
                <w:rFonts w:ascii="Times New Roman" w:eastAsia="宋体" w:hAnsi="Times New Roman" w:cs="Times New Roman"/>
                <w:sz w:val="20"/>
                <w:szCs w:val="20"/>
              </w:rPr>
              <w:t>岁以上</w:t>
            </w:r>
          </w:p>
        </w:tc>
        <w:tc>
          <w:tcPr>
            <w:tcW w:w="704" w:type="pct"/>
            <w:tcBorders>
              <w:top w:val="single" w:sz="12" w:space="0" w:color="auto"/>
              <w:bottom w:val="single" w:sz="12" w:space="0" w:color="auto"/>
            </w:tcBorders>
            <w:vAlign w:val="center"/>
          </w:tcPr>
          <w:p w14:paraId="58A006C8" w14:textId="77777777" w:rsidR="008E4DF5" w:rsidRPr="006923AF" w:rsidRDefault="008E4DF5" w:rsidP="00393D3B">
            <w:pPr>
              <w:jc w:val="center"/>
              <w:rPr>
                <w:rFonts w:ascii="Times New Roman" w:eastAsia="宋体" w:hAnsi="Times New Roman" w:cs="Times New Roman"/>
                <w:sz w:val="20"/>
                <w:szCs w:val="20"/>
              </w:rPr>
            </w:pPr>
            <w:r w:rsidRPr="006923AF">
              <w:rPr>
                <w:rFonts w:ascii="Times New Roman" w:eastAsia="宋体" w:hAnsi="Times New Roman" w:cs="Times New Roman"/>
                <w:sz w:val="20"/>
                <w:szCs w:val="20"/>
              </w:rPr>
              <w:t>χ²</w:t>
            </w:r>
            <w:r w:rsidRPr="006923AF">
              <w:rPr>
                <w:rFonts w:ascii="Times New Roman" w:eastAsia="宋体" w:hAnsi="Times New Roman" w:cs="Times New Roman"/>
                <w:sz w:val="20"/>
                <w:szCs w:val="20"/>
              </w:rPr>
              <w:t>值</w:t>
            </w:r>
          </w:p>
        </w:tc>
        <w:tc>
          <w:tcPr>
            <w:tcW w:w="704" w:type="pct"/>
            <w:tcBorders>
              <w:top w:val="single" w:sz="12" w:space="0" w:color="auto"/>
              <w:bottom w:val="single" w:sz="12" w:space="0" w:color="auto"/>
            </w:tcBorders>
            <w:vAlign w:val="center"/>
          </w:tcPr>
          <w:p w14:paraId="0E30F928" w14:textId="77777777" w:rsidR="008E4DF5" w:rsidRPr="006923AF" w:rsidRDefault="008E4DF5" w:rsidP="00393D3B">
            <w:pPr>
              <w:jc w:val="center"/>
              <w:rPr>
                <w:rFonts w:ascii="宋体" w:eastAsia="宋体" w:hAnsi="宋体"/>
                <w:sz w:val="20"/>
                <w:szCs w:val="20"/>
              </w:rPr>
            </w:pPr>
            <w:r w:rsidRPr="006923AF">
              <w:rPr>
                <w:rFonts w:ascii="宋体" w:eastAsia="宋体" w:hAnsi="宋体" w:hint="eastAsia"/>
                <w:sz w:val="20"/>
                <w:szCs w:val="20"/>
              </w:rPr>
              <w:t>组间差异</w:t>
            </w:r>
          </w:p>
        </w:tc>
      </w:tr>
      <w:tr w:rsidR="001C567D" w14:paraId="6BE2A03F" w14:textId="77777777" w:rsidTr="00393D3B">
        <w:tc>
          <w:tcPr>
            <w:tcW w:w="1624" w:type="pct"/>
            <w:vMerge w:val="restart"/>
            <w:tcBorders>
              <w:top w:val="single" w:sz="12" w:space="0" w:color="auto"/>
            </w:tcBorders>
            <w:vAlign w:val="center"/>
          </w:tcPr>
          <w:p w14:paraId="4A782A4E" w14:textId="77777777" w:rsidR="001C567D" w:rsidRPr="006923AF" w:rsidRDefault="001C567D" w:rsidP="00393D3B">
            <w:pPr>
              <w:jc w:val="center"/>
              <w:rPr>
                <w:rFonts w:ascii="宋体" w:eastAsia="宋体" w:hAnsi="宋体"/>
                <w:sz w:val="20"/>
                <w:szCs w:val="20"/>
              </w:rPr>
            </w:pPr>
            <w:r w:rsidRPr="006923AF">
              <w:rPr>
                <w:rFonts w:ascii="宋体" w:eastAsia="宋体" w:hAnsi="宋体" w:cs="Times New Roman" w:hint="eastAsia"/>
                <w:kern w:val="0"/>
                <w:sz w:val="20"/>
                <w:szCs w:val="20"/>
              </w:rPr>
              <w:t>因收入择业</w:t>
            </w:r>
            <m:oMath>
              <m:r>
                <w:rPr>
                  <w:rFonts w:ascii="Cambria Math" w:eastAsia="宋体" w:hAnsi="Cambria Math" w:cs="Times New Roman"/>
                  <w:kern w:val="0"/>
                  <w:sz w:val="20"/>
                  <w:szCs w:val="20"/>
                </w:rPr>
                <m:t>×</m:t>
              </m:r>
            </m:oMath>
            <w:r w:rsidRPr="006923AF">
              <w:rPr>
                <w:rFonts w:ascii="宋体" w:eastAsia="宋体" w:hAnsi="宋体" w:cs="Times New Roman"/>
                <w:kern w:val="0"/>
                <w:sz w:val="20"/>
                <w:szCs w:val="20"/>
              </w:rPr>
              <w:t>月收入</w:t>
            </w:r>
          </w:p>
        </w:tc>
        <w:tc>
          <w:tcPr>
            <w:tcW w:w="984" w:type="pct"/>
            <w:tcBorders>
              <w:top w:val="single" w:sz="12" w:space="0" w:color="auto"/>
            </w:tcBorders>
            <w:vAlign w:val="center"/>
          </w:tcPr>
          <w:p w14:paraId="7EFBC235" w14:textId="181DA449" w:rsidR="001C567D" w:rsidRPr="0027291F" w:rsidRDefault="00467686" w:rsidP="00393D3B">
            <w:pPr>
              <w:jc w:val="center"/>
              <w:rPr>
                <w:rFonts w:ascii="Times New Roman" w:eastAsia="宋体" w:hAnsi="Times New Roman" w:cs="Times New Roman"/>
                <w:sz w:val="20"/>
                <w:szCs w:val="20"/>
              </w:rPr>
            </w:pPr>
            <w:r w:rsidRPr="0027291F">
              <w:rPr>
                <w:rFonts w:ascii="Times New Roman" w:eastAsia="宋体" w:hAnsi="Times New Roman" w:cs="Times New Roman"/>
                <w:sz w:val="20"/>
                <w:szCs w:val="20"/>
              </w:rPr>
              <w:t>-0.181</w:t>
            </w:r>
          </w:p>
        </w:tc>
        <w:tc>
          <w:tcPr>
            <w:tcW w:w="984" w:type="pct"/>
            <w:tcBorders>
              <w:top w:val="single" w:sz="12" w:space="0" w:color="auto"/>
            </w:tcBorders>
            <w:vAlign w:val="center"/>
          </w:tcPr>
          <w:p w14:paraId="1B565D39" w14:textId="6743A430" w:rsidR="001C567D" w:rsidRPr="0027291F" w:rsidRDefault="004071AB" w:rsidP="00393D3B">
            <w:pPr>
              <w:jc w:val="center"/>
              <w:rPr>
                <w:rFonts w:ascii="Times New Roman" w:eastAsia="宋体" w:hAnsi="Times New Roman" w:cs="Times New Roman"/>
                <w:sz w:val="20"/>
                <w:szCs w:val="20"/>
              </w:rPr>
            </w:pPr>
            <w:r w:rsidRPr="0027291F">
              <w:rPr>
                <w:rFonts w:ascii="Times New Roman" w:eastAsia="宋体" w:hAnsi="Times New Roman" w:cs="Times New Roman"/>
                <w:sz w:val="20"/>
                <w:szCs w:val="20"/>
              </w:rPr>
              <w:t>-0.579</w:t>
            </w:r>
            <w:r w:rsidRPr="0027291F">
              <w:rPr>
                <w:rFonts w:ascii="Times New Roman" w:eastAsia="宋体" w:hAnsi="Times New Roman" w:cs="Times New Roman"/>
                <w:sz w:val="20"/>
                <w:szCs w:val="20"/>
                <w:vertAlign w:val="superscript"/>
              </w:rPr>
              <w:t>**</w:t>
            </w:r>
          </w:p>
        </w:tc>
        <w:tc>
          <w:tcPr>
            <w:tcW w:w="704" w:type="pct"/>
            <w:vMerge w:val="restart"/>
            <w:tcBorders>
              <w:top w:val="single" w:sz="12" w:space="0" w:color="auto"/>
            </w:tcBorders>
            <w:vAlign w:val="center"/>
          </w:tcPr>
          <w:p w14:paraId="5B4311D2" w14:textId="1043EDCD" w:rsidR="001C567D" w:rsidRPr="00EF360E" w:rsidRDefault="001C567D" w:rsidP="00393D3B">
            <w:pPr>
              <w:jc w:val="center"/>
              <w:rPr>
                <w:rFonts w:ascii="Times New Roman" w:eastAsia="宋体" w:hAnsi="Times New Roman" w:cs="Times New Roman"/>
                <w:sz w:val="20"/>
                <w:szCs w:val="20"/>
              </w:rPr>
            </w:pPr>
            <w:r w:rsidRPr="00EF360E">
              <w:rPr>
                <w:rFonts w:ascii="Times New Roman" w:eastAsia="宋体" w:hAnsi="Times New Roman" w:cs="Times New Roman"/>
                <w:sz w:val="20"/>
                <w:szCs w:val="20"/>
              </w:rPr>
              <w:t>2.97</w:t>
            </w:r>
            <w:r w:rsidRPr="00EF360E">
              <w:rPr>
                <w:rFonts w:ascii="Times New Roman" w:eastAsia="宋体" w:hAnsi="Times New Roman" w:cs="Times New Roman"/>
                <w:sz w:val="20"/>
                <w:szCs w:val="20"/>
                <w:vertAlign w:val="superscript"/>
              </w:rPr>
              <w:t>+</w:t>
            </w:r>
          </w:p>
        </w:tc>
        <w:tc>
          <w:tcPr>
            <w:tcW w:w="704" w:type="pct"/>
            <w:vMerge w:val="restart"/>
            <w:tcBorders>
              <w:top w:val="single" w:sz="12" w:space="0" w:color="auto"/>
            </w:tcBorders>
            <w:vAlign w:val="center"/>
          </w:tcPr>
          <w:p w14:paraId="370F9562" w14:textId="72B8FFD8" w:rsidR="001C567D" w:rsidRPr="006923AF" w:rsidRDefault="001C567D" w:rsidP="00393D3B">
            <w:pPr>
              <w:jc w:val="center"/>
              <w:rPr>
                <w:rFonts w:ascii="宋体" w:eastAsia="宋体" w:hAnsi="宋体"/>
                <w:sz w:val="20"/>
                <w:szCs w:val="20"/>
              </w:rPr>
            </w:pPr>
            <w:r>
              <w:rPr>
                <w:rFonts w:ascii="宋体" w:eastAsia="宋体" w:hAnsi="宋体" w:hint="eastAsia"/>
                <w:sz w:val="20"/>
                <w:szCs w:val="20"/>
              </w:rPr>
              <w:t>显著</w:t>
            </w:r>
          </w:p>
        </w:tc>
      </w:tr>
      <w:tr w:rsidR="001C567D" w14:paraId="186CB87B" w14:textId="77777777" w:rsidTr="00393D3B">
        <w:tc>
          <w:tcPr>
            <w:tcW w:w="1624" w:type="pct"/>
            <w:vMerge/>
            <w:vAlign w:val="center"/>
          </w:tcPr>
          <w:p w14:paraId="702A944F" w14:textId="77777777" w:rsidR="001C567D" w:rsidRPr="006923AF" w:rsidRDefault="001C567D" w:rsidP="00393D3B">
            <w:pPr>
              <w:jc w:val="center"/>
              <w:rPr>
                <w:rFonts w:ascii="宋体" w:eastAsia="宋体" w:hAnsi="宋体"/>
                <w:sz w:val="20"/>
                <w:szCs w:val="20"/>
              </w:rPr>
            </w:pPr>
          </w:p>
        </w:tc>
        <w:tc>
          <w:tcPr>
            <w:tcW w:w="984" w:type="pct"/>
            <w:vAlign w:val="center"/>
          </w:tcPr>
          <w:p w14:paraId="2C888B78" w14:textId="2C65568A" w:rsidR="001C567D" w:rsidRPr="0027291F" w:rsidRDefault="00467686" w:rsidP="00393D3B">
            <w:pPr>
              <w:jc w:val="center"/>
              <w:rPr>
                <w:rFonts w:ascii="Times New Roman" w:eastAsia="宋体" w:hAnsi="Times New Roman" w:cs="Times New Roman"/>
                <w:sz w:val="20"/>
                <w:szCs w:val="20"/>
              </w:rPr>
            </w:pPr>
            <w:r w:rsidRPr="0027291F">
              <w:rPr>
                <w:rFonts w:ascii="Times New Roman" w:eastAsia="宋体" w:hAnsi="Times New Roman" w:cs="Times New Roman"/>
                <w:sz w:val="20"/>
                <w:szCs w:val="20"/>
              </w:rPr>
              <w:t>(0.120)</w:t>
            </w:r>
          </w:p>
        </w:tc>
        <w:tc>
          <w:tcPr>
            <w:tcW w:w="984" w:type="pct"/>
            <w:vAlign w:val="center"/>
          </w:tcPr>
          <w:p w14:paraId="0D5B3C4F" w14:textId="5B49D6A5" w:rsidR="001C567D" w:rsidRPr="0027291F" w:rsidRDefault="004071AB" w:rsidP="00393D3B">
            <w:pPr>
              <w:jc w:val="center"/>
              <w:rPr>
                <w:rFonts w:ascii="Times New Roman" w:eastAsia="宋体" w:hAnsi="Times New Roman" w:cs="Times New Roman"/>
                <w:sz w:val="20"/>
                <w:szCs w:val="20"/>
              </w:rPr>
            </w:pPr>
            <w:r w:rsidRPr="0027291F">
              <w:rPr>
                <w:rFonts w:ascii="Times New Roman" w:eastAsia="宋体" w:hAnsi="Times New Roman" w:cs="Times New Roman"/>
                <w:sz w:val="20"/>
                <w:szCs w:val="20"/>
              </w:rPr>
              <w:t>(0.198)</w:t>
            </w:r>
          </w:p>
        </w:tc>
        <w:tc>
          <w:tcPr>
            <w:tcW w:w="704" w:type="pct"/>
            <w:vMerge/>
            <w:vAlign w:val="center"/>
          </w:tcPr>
          <w:p w14:paraId="002561A5" w14:textId="77777777" w:rsidR="001C567D" w:rsidRPr="00EF360E" w:rsidRDefault="001C567D" w:rsidP="00393D3B">
            <w:pPr>
              <w:jc w:val="center"/>
              <w:rPr>
                <w:rFonts w:ascii="Times New Roman" w:eastAsia="宋体" w:hAnsi="Times New Roman" w:cs="Times New Roman"/>
                <w:sz w:val="20"/>
                <w:szCs w:val="20"/>
              </w:rPr>
            </w:pPr>
          </w:p>
        </w:tc>
        <w:tc>
          <w:tcPr>
            <w:tcW w:w="704" w:type="pct"/>
            <w:vMerge/>
            <w:vAlign w:val="center"/>
          </w:tcPr>
          <w:p w14:paraId="351F9A3C" w14:textId="77777777" w:rsidR="001C567D" w:rsidRPr="006923AF" w:rsidRDefault="001C567D" w:rsidP="00393D3B">
            <w:pPr>
              <w:jc w:val="center"/>
              <w:rPr>
                <w:rFonts w:ascii="宋体" w:eastAsia="宋体" w:hAnsi="宋体"/>
                <w:sz w:val="20"/>
                <w:szCs w:val="20"/>
              </w:rPr>
            </w:pPr>
          </w:p>
        </w:tc>
      </w:tr>
      <w:tr w:rsidR="00467686" w14:paraId="4B1873D4" w14:textId="77777777" w:rsidTr="00393D3B">
        <w:tc>
          <w:tcPr>
            <w:tcW w:w="1624" w:type="pct"/>
            <w:vMerge w:val="restart"/>
            <w:vAlign w:val="center"/>
          </w:tcPr>
          <w:p w14:paraId="1DEE0FE4" w14:textId="77777777" w:rsidR="00467686" w:rsidRPr="006923AF" w:rsidRDefault="00467686" w:rsidP="00393D3B">
            <w:pPr>
              <w:jc w:val="center"/>
              <w:rPr>
                <w:rFonts w:ascii="宋体" w:eastAsia="宋体" w:hAnsi="宋体"/>
                <w:sz w:val="20"/>
                <w:szCs w:val="20"/>
              </w:rPr>
            </w:pPr>
            <w:r w:rsidRPr="006923AF">
              <w:rPr>
                <w:rFonts w:ascii="宋体" w:eastAsia="宋体" w:hAnsi="宋体" w:cs="Times New Roman" w:hint="eastAsia"/>
                <w:kern w:val="0"/>
                <w:sz w:val="20"/>
                <w:szCs w:val="20"/>
              </w:rPr>
              <w:t>因收入择业</w:t>
            </w:r>
            <m:oMath>
              <m:r>
                <w:rPr>
                  <w:rFonts w:ascii="Cambria Math" w:eastAsia="宋体" w:hAnsi="Cambria Math" w:cs="Times New Roman"/>
                  <w:kern w:val="0"/>
                  <w:sz w:val="20"/>
                  <w:szCs w:val="20"/>
                </w:rPr>
                <m:t>×</m:t>
              </m:r>
            </m:oMath>
            <w:r w:rsidRPr="006923AF">
              <w:rPr>
                <w:rFonts w:ascii="宋体" w:eastAsia="宋体" w:hAnsi="宋体" w:cs="Times New Roman" w:hint="eastAsia"/>
                <w:kern w:val="0"/>
                <w:sz w:val="20"/>
                <w:szCs w:val="20"/>
              </w:rPr>
              <w:t>日均工作时长</w:t>
            </w:r>
          </w:p>
        </w:tc>
        <w:tc>
          <w:tcPr>
            <w:tcW w:w="984" w:type="pct"/>
            <w:vAlign w:val="center"/>
          </w:tcPr>
          <w:p w14:paraId="50E46310" w14:textId="5C3DA2AB" w:rsidR="00467686" w:rsidRPr="0027291F" w:rsidRDefault="001A7431" w:rsidP="00393D3B">
            <w:pPr>
              <w:jc w:val="center"/>
              <w:rPr>
                <w:rFonts w:ascii="Times New Roman" w:eastAsia="宋体" w:hAnsi="Times New Roman" w:cs="Times New Roman"/>
                <w:sz w:val="20"/>
                <w:szCs w:val="20"/>
              </w:rPr>
            </w:pPr>
            <w:r w:rsidRPr="0027291F">
              <w:rPr>
                <w:rFonts w:ascii="Times New Roman" w:eastAsia="宋体" w:hAnsi="Times New Roman" w:cs="Times New Roman"/>
                <w:sz w:val="20"/>
                <w:szCs w:val="20"/>
              </w:rPr>
              <w:t>0.001</w:t>
            </w:r>
          </w:p>
        </w:tc>
        <w:tc>
          <w:tcPr>
            <w:tcW w:w="984" w:type="pct"/>
            <w:vAlign w:val="center"/>
          </w:tcPr>
          <w:p w14:paraId="64B9305B" w14:textId="0434C85C" w:rsidR="00467686" w:rsidRPr="0027291F" w:rsidRDefault="00B427F5" w:rsidP="00393D3B">
            <w:pPr>
              <w:jc w:val="center"/>
              <w:rPr>
                <w:rFonts w:ascii="Times New Roman" w:eastAsia="宋体" w:hAnsi="Times New Roman" w:cs="Times New Roman"/>
                <w:sz w:val="20"/>
                <w:szCs w:val="20"/>
              </w:rPr>
            </w:pPr>
            <w:r w:rsidRPr="0027291F">
              <w:rPr>
                <w:rFonts w:ascii="Times New Roman" w:eastAsia="宋体" w:hAnsi="Times New Roman" w:cs="Times New Roman"/>
                <w:sz w:val="20"/>
                <w:szCs w:val="20"/>
              </w:rPr>
              <w:t>-0.500</w:t>
            </w:r>
            <w:r w:rsidRPr="0027291F">
              <w:rPr>
                <w:rFonts w:ascii="Times New Roman" w:eastAsia="宋体" w:hAnsi="Times New Roman" w:cs="Times New Roman"/>
                <w:sz w:val="20"/>
                <w:szCs w:val="20"/>
                <w:vertAlign w:val="superscript"/>
              </w:rPr>
              <w:t>*</w:t>
            </w:r>
          </w:p>
        </w:tc>
        <w:tc>
          <w:tcPr>
            <w:tcW w:w="704" w:type="pct"/>
            <w:vMerge w:val="restart"/>
            <w:vAlign w:val="center"/>
          </w:tcPr>
          <w:p w14:paraId="2F810134" w14:textId="53F56D75" w:rsidR="00467686" w:rsidRPr="00EF360E" w:rsidRDefault="00467686" w:rsidP="00393D3B">
            <w:pPr>
              <w:jc w:val="center"/>
              <w:rPr>
                <w:rFonts w:ascii="Times New Roman" w:eastAsia="宋体" w:hAnsi="Times New Roman" w:cs="Times New Roman"/>
                <w:sz w:val="20"/>
                <w:szCs w:val="20"/>
              </w:rPr>
            </w:pPr>
            <w:r w:rsidRPr="00EF360E">
              <w:rPr>
                <w:rFonts w:ascii="Times New Roman" w:eastAsia="宋体" w:hAnsi="Times New Roman" w:cs="Times New Roman"/>
                <w:sz w:val="20"/>
                <w:szCs w:val="20"/>
              </w:rPr>
              <w:t>4.67</w:t>
            </w:r>
            <w:r w:rsidRPr="00EF360E">
              <w:rPr>
                <w:rFonts w:ascii="Times New Roman" w:eastAsia="宋体" w:hAnsi="Times New Roman" w:cs="Times New Roman"/>
                <w:sz w:val="20"/>
                <w:szCs w:val="20"/>
                <w:vertAlign w:val="superscript"/>
              </w:rPr>
              <w:t>*</w:t>
            </w:r>
          </w:p>
        </w:tc>
        <w:tc>
          <w:tcPr>
            <w:tcW w:w="704" w:type="pct"/>
            <w:vMerge w:val="restart"/>
            <w:vAlign w:val="center"/>
          </w:tcPr>
          <w:p w14:paraId="0318022F" w14:textId="589E4E29" w:rsidR="00467686" w:rsidRPr="006923AF" w:rsidRDefault="00467686" w:rsidP="00393D3B">
            <w:pPr>
              <w:jc w:val="center"/>
              <w:rPr>
                <w:rFonts w:ascii="宋体" w:eastAsia="宋体" w:hAnsi="宋体"/>
                <w:sz w:val="20"/>
                <w:szCs w:val="20"/>
              </w:rPr>
            </w:pPr>
            <w:r>
              <w:rPr>
                <w:rFonts w:ascii="宋体" w:eastAsia="宋体" w:hAnsi="宋体" w:hint="eastAsia"/>
                <w:sz w:val="20"/>
                <w:szCs w:val="20"/>
              </w:rPr>
              <w:t>显著</w:t>
            </w:r>
          </w:p>
        </w:tc>
      </w:tr>
      <w:tr w:rsidR="00467686" w14:paraId="09315A92" w14:textId="77777777" w:rsidTr="009006C0">
        <w:tc>
          <w:tcPr>
            <w:tcW w:w="1624" w:type="pct"/>
            <w:vMerge/>
            <w:tcBorders>
              <w:bottom w:val="dashSmallGap" w:sz="4" w:space="0" w:color="auto"/>
            </w:tcBorders>
            <w:vAlign w:val="center"/>
          </w:tcPr>
          <w:p w14:paraId="0420730C" w14:textId="77777777" w:rsidR="00467686" w:rsidRPr="006923AF" w:rsidRDefault="00467686" w:rsidP="00393D3B">
            <w:pPr>
              <w:jc w:val="center"/>
              <w:rPr>
                <w:rFonts w:ascii="宋体" w:eastAsia="宋体" w:hAnsi="宋体"/>
                <w:sz w:val="20"/>
                <w:szCs w:val="20"/>
              </w:rPr>
            </w:pPr>
          </w:p>
        </w:tc>
        <w:tc>
          <w:tcPr>
            <w:tcW w:w="984" w:type="pct"/>
            <w:tcBorders>
              <w:bottom w:val="dashSmallGap" w:sz="4" w:space="0" w:color="auto"/>
            </w:tcBorders>
            <w:vAlign w:val="center"/>
          </w:tcPr>
          <w:p w14:paraId="6BEA5478" w14:textId="6DFAA501" w:rsidR="00467686" w:rsidRPr="0027291F" w:rsidRDefault="001A7431" w:rsidP="00393D3B">
            <w:pPr>
              <w:jc w:val="center"/>
              <w:rPr>
                <w:rFonts w:ascii="Times New Roman" w:eastAsia="宋体" w:hAnsi="Times New Roman" w:cs="Times New Roman"/>
                <w:sz w:val="20"/>
                <w:szCs w:val="20"/>
              </w:rPr>
            </w:pPr>
            <w:r w:rsidRPr="0027291F">
              <w:rPr>
                <w:rFonts w:ascii="Times New Roman" w:eastAsia="宋体" w:hAnsi="Times New Roman" w:cs="Times New Roman"/>
                <w:sz w:val="20"/>
                <w:szCs w:val="20"/>
              </w:rPr>
              <w:t>(0.120)</w:t>
            </w:r>
          </w:p>
        </w:tc>
        <w:tc>
          <w:tcPr>
            <w:tcW w:w="984" w:type="pct"/>
            <w:tcBorders>
              <w:bottom w:val="dashSmallGap" w:sz="4" w:space="0" w:color="auto"/>
            </w:tcBorders>
            <w:vAlign w:val="center"/>
          </w:tcPr>
          <w:p w14:paraId="17B779E1" w14:textId="2E7972C5" w:rsidR="00467686" w:rsidRPr="0027291F" w:rsidRDefault="00B427F5" w:rsidP="00393D3B">
            <w:pPr>
              <w:jc w:val="center"/>
              <w:rPr>
                <w:rFonts w:ascii="Times New Roman" w:eastAsia="宋体" w:hAnsi="Times New Roman" w:cs="Times New Roman"/>
                <w:sz w:val="20"/>
                <w:szCs w:val="20"/>
              </w:rPr>
            </w:pPr>
            <w:r w:rsidRPr="0027291F">
              <w:rPr>
                <w:rFonts w:ascii="Times New Roman" w:eastAsia="宋体" w:hAnsi="Times New Roman" w:cs="Times New Roman"/>
                <w:sz w:val="20"/>
                <w:szCs w:val="20"/>
              </w:rPr>
              <w:t>(0.199)</w:t>
            </w:r>
          </w:p>
        </w:tc>
        <w:tc>
          <w:tcPr>
            <w:tcW w:w="704" w:type="pct"/>
            <w:vMerge/>
            <w:tcBorders>
              <w:bottom w:val="dashSmallGap" w:sz="4" w:space="0" w:color="auto"/>
            </w:tcBorders>
            <w:vAlign w:val="center"/>
          </w:tcPr>
          <w:p w14:paraId="74CB70FF" w14:textId="77777777" w:rsidR="00467686" w:rsidRPr="006923AF" w:rsidRDefault="00467686" w:rsidP="00393D3B">
            <w:pPr>
              <w:jc w:val="center"/>
              <w:rPr>
                <w:rFonts w:ascii="宋体" w:eastAsia="宋体" w:hAnsi="宋体"/>
                <w:sz w:val="20"/>
                <w:szCs w:val="20"/>
              </w:rPr>
            </w:pPr>
          </w:p>
        </w:tc>
        <w:tc>
          <w:tcPr>
            <w:tcW w:w="704" w:type="pct"/>
            <w:vMerge/>
            <w:tcBorders>
              <w:bottom w:val="dashSmallGap" w:sz="4" w:space="0" w:color="auto"/>
            </w:tcBorders>
            <w:vAlign w:val="center"/>
          </w:tcPr>
          <w:p w14:paraId="3BBAD2AF" w14:textId="77777777" w:rsidR="00467686" w:rsidRPr="006923AF" w:rsidRDefault="00467686" w:rsidP="00393D3B">
            <w:pPr>
              <w:jc w:val="center"/>
              <w:rPr>
                <w:rFonts w:ascii="宋体" w:eastAsia="宋体" w:hAnsi="宋体"/>
                <w:sz w:val="20"/>
                <w:szCs w:val="20"/>
              </w:rPr>
            </w:pPr>
          </w:p>
        </w:tc>
      </w:tr>
      <w:tr w:rsidR="00D12DC1" w14:paraId="1E05DFBC" w14:textId="77777777" w:rsidTr="009006C0">
        <w:tc>
          <w:tcPr>
            <w:tcW w:w="1624" w:type="pct"/>
            <w:tcBorders>
              <w:top w:val="dashSmallGap" w:sz="4" w:space="0" w:color="auto"/>
              <w:bottom w:val="dashSmallGap" w:sz="4" w:space="0" w:color="auto"/>
            </w:tcBorders>
            <w:vAlign w:val="center"/>
          </w:tcPr>
          <w:p w14:paraId="5B494669" w14:textId="206AEF01" w:rsidR="00D12DC1" w:rsidRPr="006923AF" w:rsidRDefault="000F4998" w:rsidP="00D12DC1">
            <w:pPr>
              <w:jc w:val="center"/>
              <w:rPr>
                <w:rFonts w:ascii="宋体" w:eastAsia="宋体" w:hAnsi="宋体"/>
                <w:sz w:val="20"/>
                <w:szCs w:val="20"/>
              </w:rPr>
            </w:pPr>
            <w:r>
              <w:rPr>
                <w:rFonts w:ascii="宋体" w:eastAsia="宋体" w:hAnsi="宋体" w:hint="eastAsia"/>
                <w:sz w:val="20"/>
                <w:szCs w:val="20"/>
              </w:rPr>
              <w:t>变量</w:t>
            </w:r>
          </w:p>
        </w:tc>
        <w:tc>
          <w:tcPr>
            <w:tcW w:w="984" w:type="pct"/>
            <w:tcBorders>
              <w:top w:val="dashSmallGap" w:sz="4" w:space="0" w:color="auto"/>
              <w:bottom w:val="dashSmallGap" w:sz="4" w:space="0" w:color="auto"/>
            </w:tcBorders>
            <w:vAlign w:val="center"/>
          </w:tcPr>
          <w:p w14:paraId="251F0FD3" w14:textId="3BAC224C" w:rsidR="00D12DC1" w:rsidRPr="006923AF" w:rsidRDefault="00D12DC1" w:rsidP="00D12DC1">
            <w:pPr>
              <w:jc w:val="center"/>
              <w:rPr>
                <w:rFonts w:ascii="宋体" w:eastAsia="宋体" w:hAnsi="宋体"/>
                <w:sz w:val="20"/>
                <w:szCs w:val="20"/>
              </w:rPr>
            </w:pPr>
            <w:r w:rsidRPr="000E1EF3">
              <w:rPr>
                <w:rFonts w:ascii="Times New Roman" w:eastAsia="宋体" w:hAnsi="Times New Roman" w:cs="Times New Roman"/>
                <w:sz w:val="20"/>
                <w:szCs w:val="20"/>
              </w:rPr>
              <w:t>30</w:t>
            </w:r>
            <w:r>
              <w:rPr>
                <w:rFonts w:ascii="宋体" w:eastAsia="宋体" w:hAnsi="宋体" w:hint="eastAsia"/>
                <w:sz w:val="20"/>
                <w:szCs w:val="20"/>
              </w:rPr>
              <w:t>岁及以下</w:t>
            </w:r>
          </w:p>
        </w:tc>
        <w:tc>
          <w:tcPr>
            <w:tcW w:w="984" w:type="pct"/>
            <w:tcBorders>
              <w:top w:val="dashSmallGap" w:sz="4" w:space="0" w:color="auto"/>
              <w:bottom w:val="dashSmallGap" w:sz="4" w:space="0" w:color="auto"/>
            </w:tcBorders>
            <w:vAlign w:val="center"/>
          </w:tcPr>
          <w:p w14:paraId="33AED7C9" w14:textId="5B1812FB" w:rsidR="00D12DC1" w:rsidRPr="000E1EF3" w:rsidRDefault="00D12DC1" w:rsidP="00D12DC1">
            <w:pPr>
              <w:jc w:val="center"/>
              <w:rPr>
                <w:rFonts w:ascii="Times New Roman" w:eastAsia="宋体" w:hAnsi="Times New Roman" w:cs="Times New Roman"/>
                <w:sz w:val="20"/>
                <w:szCs w:val="20"/>
              </w:rPr>
            </w:pPr>
            <w:r w:rsidRPr="000E1EF3">
              <w:rPr>
                <w:rFonts w:ascii="Times New Roman" w:eastAsia="宋体" w:hAnsi="Times New Roman" w:cs="Times New Roman"/>
                <w:sz w:val="20"/>
                <w:szCs w:val="20"/>
              </w:rPr>
              <w:t>30</w:t>
            </w:r>
            <w:r w:rsidRPr="000E1EF3">
              <w:rPr>
                <w:rFonts w:ascii="Times New Roman" w:eastAsia="宋体" w:hAnsi="Times New Roman" w:cs="Times New Roman"/>
                <w:sz w:val="20"/>
                <w:szCs w:val="20"/>
              </w:rPr>
              <w:t>岁以上</w:t>
            </w:r>
          </w:p>
        </w:tc>
        <w:tc>
          <w:tcPr>
            <w:tcW w:w="704" w:type="pct"/>
            <w:tcBorders>
              <w:top w:val="dashSmallGap" w:sz="4" w:space="0" w:color="auto"/>
              <w:bottom w:val="dashSmallGap" w:sz="4" w:space="0" w:color="auto"/>
            </w:tcBorders>
            <w:vAlign w:val="center"/>
          </w:tcPr>
          <w:p w14:paraId="55991475" w14:textId="084D1F27" w:rsidR="00D12DC1" w:rsidRPr="006923AF" w:rsidRDefault="00D12DC1" w:rsidP="00D12DC1">
            <w:pPr>
              <w:jc w:val="center"/>
              <w:rPr>
                <w:rFonts w:ascii="宋体" w:eastAsia="宋体" w:hAnsi="宋体"/>
                <w:sz w:val="20"/>
                <w:szCs w:val="20"/>
              </w:rPr>
            </w:pPr>
            <w:r w:rsidRPr="006923AF">
              <w:rPr>
                <w:rFonts w:ascii="Times New Roman" w:eastAsia="宋体" w:hAnsi="Times New Roman" w:cs="Times New Roman"/>
                <w:sz w:val="20"/>
                <w:szCs w:val="20"/>
              </w:rPr>
              <w:t>χ²</w:t>
            </w:r>
            <w:r w:rsidRPr="006923AF">
              <w:rPr>
                <w:rFonts w:ascii="Times New Roman" w:eastAsia="宋体" w:hAnsi="Times New Roman" w:cs="Times New Roman"/>
                <w:sz w:val="20"/>
                <w:szCs w:val="20"/>
              </w:rPr>
              <w:t>值</w:t>
            </w:r>
          </w:p>
        </w:tc>
        <w:tc>
          <w:tcPr>
            <w:tcW w:w="704" w:type="pct"/>
            <w:tcBorders>
              <w:top w:val="dashSmallGap" w:sz="4" w:space="0" w:color="auto"/>
              <w:bottom w:val="dashSmallGap" w:sz="4" w:space="0" w:color="auto"/>
            </w:tcBorders>
            <w:vAlign w:val="center"/>
          </w:tcPr>
          <w:p w14:paraId="6CB2AF8F" w14:textId="11B0CB5A" w:rsidR="00D12DC1" w:rsidRPr="006923AF" w:rsidRDefault="00D12DC1" w:rsidP="00D12DC1">
            <w:pPr>
              <w:jc w:val="center"/>
              <w:rPr>
                <w:rFonts w:ascii="宋体" w:eastAsia="宋体" w:hAnsi="宋体"/>
                <w:sz w:val="20"/>
                <w:szCs w:val="20"/>
              </w:rPr>
            </w:pPr>
            <w:r w:rsidRPr="006923AF">
              <w:rPr>
                <w:rFonts w:ascii="宋体" w:eastAsia="宋体" w:hAnsi="宋体" w:hint="eastAsia"/>
                <w:sz w:val="20"/>
                <w:szCs w:val="20"/>
              </w:rPr>
              <w:t>组间差异</w:t>
            </w:r>
          </w:p>
        </w:tc>
      </w:tr>
      <w:tr w:rsidR="00506490" w14:paraId="6888C1BA" w14:textId="77777777" w:rsidTr="009006C0">
        <w:tc>
          <w:tcPr>
            <w:tcW w:w="1624" w:type="pct"/>
            <w:vMerge w:val="restart"/>
            <w:tcBorders>
              <w:top w:val="dashSmallGap" w:sz="4" w:space="0" w:color="auto"/>
            </w:tcBorders>
            <w:vAlign w:val="center"/>
          </w:tcPr>
          <w:p w14:paraId="456C4218" w14:textId="77777777" w:rsidR="00506490" w:rsidRPr="006923AF" w:rsidRDefault="00506490" w:rsidP="00D12DC1">
            <w:pPr>
              <w:jc w:val="center"/>
              <w:rPr>
                <w:rFonts w:ascii="宋体" w:eastAsia="宋体" w:hAnsi="宋体"/>
                <w:sz w:val="20"/>
                <w:szCs w:val="20"/>
              </w:rPr>
            </w:pPr>
            <w:r w:rsidRPr="006923AF">
              <w:rPr>
                <w:rFonts w:ascii="宋体" w:eastAsia="宋体" w:hAnsi="宋体" w:cs="Times New Roman" w:hint="eastAsia"/>
                <w:kern w:val="0"/>
                <w:sz w:val="20"/>
                <w:szCs w:val="20"/>
              </w:rPr>
              <w:t>因兴趣择业</w:t>
            </w:r>
            <m:oMath>
              <m:r>
                <w:rPr>
                  <w:rFonts w:ascii="Cambria Math" w:eastAsia="宋体" w:hAnsi="Cambria Math" w:cs="Times New Roman"/>
                  <w:kern w:val="0"/>
                  <w:sz w:val="20"/>
                  <w:szCs w:val="20"/>
                </w:rPr>
                <m:t>×</m:t>
              </m:r>
            </m:oMath>
            <w:r w:rsidRPr="006923AF">
              <w:rPr>
                <w:rFonts w:ascii="宋体" w:eastAsia="宋体" w:hAnsi="宋体" w:cs="Times New Roman"/>
                <w:kern w:val="0"/>
                <w:sz w:val="20"/>
                <w:szCs w:val="20"/>
              </w:rPr>
              <w:t>月收入</w:t>
            </w:r>
          </w:p>
        </w:tc>
        <w:tc>
          <w:tcPr>
            <w:tcW w:w="984" w:type="pct"/>
            <w:tcBorders>
              <w:top w:val="dashSmallGap" w:sz="4" w:space="0" w:color="auto"/>
            </w:tcBorders>
            <w:vAlign w:val="center"/>
          </w:tcPr>
          <w:p w14:paraId="65306F41" w14:textId="1730174A" w:rsidR="00506490" w:rsidRPr="00887A9C" w:rsidRDefault="006A7827" w:rsidP="00D12DC1">
            <w:pPr>
              <w:jc w:val="center"/>
              <w:rPr>
                <w:rFonts w:ascii="Times New Roman" w:eastAsia="宋体" w:hAnsi="Times New Roman" w:cs="Times New Roman"/>
                <w:sz w:val="20"/>
                <w:szCs w:val="20"/>
              </w:rPr>
            </w:pPr>
            <w:r w:rsidRPr="00887A9C">
              <w:rPr>
                <w:rFonts w:ascii="Times New Roman" w:eastAsia="宋体" w:hAnsi="Times New Roman" w:cs="Times New Roman"/>
                <w:sz w:val="20"/>
                <w:szCs w:val="20"/>
              </w:rPr>
              <w:t>0.245</w:t>
            </w:r>
            <w:r w:rsidRPr="00887A9C">
              <w:rPr>
                <w:rFonts w:ascii="Times New Roman" w:eastAsia="宋体" w:hAnsi="Times New Roman" w:cs="Times New Roman"/>
                <w:sz w:val="20"/>
                <w:szCs w:val="20"/>
                <w:vertAlign w:val="superscript"/>
              </w:rPr>
              <w:t>+</w:t>
            </w:r>
          </w:p>
        </w:tc>
        <w:tc>
          <w:tcPr>
            <w:tcW w:w="984" w:type="pct"/>
            <w:tcBorders>
              <w:top w:val="dashSmallGap" w:sz="4" w:space="0" w:color="auto"/>
            </w:tcBorders>
            <w:vAlign w:val="center"/>
          </w:tcPr>
          <w:p w14:paraId="0E28F6F8" w14:textId="349C74D3" w:rsidR="00506490" w:rsidRPr="00887A9C" w:rsidRDefault="006A7827" w:rsidP="00D12DC1">
            <w:pPr>
              <w:jc w:val="center"/>
              <w:rPr>
                <w:rFonts w:ascii="Times New Roman" w:eastAsia="宋体" w:hAnsi="Times New Roman" w:cs="Times New Roman"/>
                <w:sz w:val="20"/>
                <w:szCs w:val="20"/>
              </w:rPr>
            </w:pPr>
            <w:r w:rsidRPr="00887A9C">
              <w:rPr>
                <w:rFonts w:ascii="Times New Roman" w:eastAsia="宋体" w:hAnsi="Times New Roman" w:cs="Times New Roman"/>
                <w:sz w:val="20"/>
                <w:szCs w:val="20"/>
              </w:rPr>
              <w:t>0.244</w:t>
            </w:r>
            <w:r w:rsidRPr="00887A9C">
              <w:rPr>
                <w:rFonts w:ascii="Times New Roman" w:eastAsia="宋体" w:hAnsi="Times New Roman" w:cs="Times New Roman"/>
                <w:sz w:val="20"/>
                <w:szCs w:val="20"/>
                <w:vertAlign w:val="superscript"/>
              </w:rPr>
              <w:t>+</w:t>
            </w:r>
          </w:p>
        </w:tc>
        <w:tc>
          <w:tcPr>
            <w:tcW w:w="704" w:type="pct"/>
            <w:vMerge w:val="restart"/>
            <w:tcBorders>
              <w:top w:val="dashSmallGap" w:sz="4" w:space="0" w:color="auto"/>
            </w:tcBorders>
            <w:vAlign w:val="center"/>
          </w:tcPr>
          <w:p w14:paraId="54974037" w14:textId="47E2D527" w:rsidR="00506490" w:rsidRPr="00506490" w:rsidRDefault="00506490" w:rsidP="00D12DC1">
            <w:pPr>
              <w:jc w:val="center"/>
              <w:rPr>
                <w:rFonts w:ascii="Times New Roman" w:eastAsia="宋体" w:hAnsi="Times New Roman" w:cs="Times New Roman"/>
                <w:sz w:val="20"/>
                <w:szCs w:val="20"/>
              </w:rPr>
            </w:pPr>
            <w:r w:rsidRPr="00506490">
              <w:rPr>
                <w:rFonts w:ascii="Times New Roman" w:eastAsia="宋体" w:hAnsi="Times New Roman" w:cs="Times New Roman"/>
                <w:sz w:val="20"/>
                <w:szCs w:val="20"/>
              </w:rPr>
              <w:t>&lt;0.01</w:t>
            </w:r>
          </w:p>
        </w:tc>
        <w:tc>
          <w:tcPr>
            <w:tcW w:w="704" w:type="pct"/>
            <w:vMerge w:val="restart"/>
            <w:tcBorders>
              <w:top w:val="dashSmallGap" w:sz="4" w:space="0" w:color="auto"/>
            </w:tcBorders>
            <w:vAlign w:val="center"/>
          </w:tcPr>
          <w:p w14:paraId="498759B1" w14:textId="78DB1020" w:rsidR="00506490" w:rsidRPr="006923AF" w:rsidRDefault="00506490" w:rsidP="00D12DC1">
            <w:pPr>
              <w:jc w:val="center"/>
              <w:rPr>
                <w:rFonts w:ascii="宋体" w:eastAsia="宋体" w:hAnsi="宋体"/>
                <w:sz w:val="20"/>
                <w:szCs w:val="20"/>
              </w:rPr>
            </w:pPr>
            <w:r>
              <w:rPr>
                <w:rFonts w:ascii="宋体" w:eastAsia="宋体" w:hAnsi="宋体" w:hint="eastAsia"/>
                <w:sz w:val="20"/>
                <w:szCs w:val="20"/>
              </w:rPr>
              <w:t>不显著</w:t>
            </w:r>
          </w:p>
        </w:tc>
      </w:tr>
      <w:tr w:rsidR="00506490" w14:paraId="05AC12B7" w14:textId="77777777" w:rsidTr="00393D3B">
        <w:tc>
          <w:tcPr>
            <w:tcW w:w="1624" w:type="pct"/>
            <w:vMerge/>
            <w:vAlign w:val="center"/>
          </w:tcPr>
          <w:p w14:paraId="617CE206" w14:textId="77777777" w:rsidR="00506490" w:rsidRPr="006923AF" w:rsidRDefault="00506490" w:rsidP="00D12DC1">
            <w:pPr>
              <w:jc w:val="center"/>
              <w:rPr>
                <w:rFonts w:ascii="宋体" w:eastAsia="宋体" w:hAnsi="宋体" w:cs="Times New Roman"/>
                <w:kern w:val="0"/>
                <w:sz w:val="20"/>
                <w:szCs w:val="20"/>
              </w:rPr>
            </w:pPr>
          </w:p>
        </w:tc>
        <w:tc>
          <w:tcPr>
            <w:tcW w:w="984" w:type="pct"/>
            <w:vAlign w:val="center"/>
          </w:tcPr>
          <w:p w14:paraId="0EF7D7C6" w14:textId="7CCE7374" w:rsidR="00506490" w:rsidRPr="00887A9C" w:rsidRDefault="006A7827" w:rsidP="00D12DC1">
            <w:pPr>
              <w:jc w:val="center"/>
              <w:rPr>
                <w:rFonts w:ascii="Times New Roman" w:eastAsia="宋体" w:hAnsi="Times New Roman" w:cs="Times New Roman"/>
                <w:sz w:val="20"/>
                <w:szCs w:val="20"/>
              </w:rPr>
            </w:pPr>
            <w:r w:rsidRPr="00887A9C">
              <w:rPr>
                <w:rFonts w:ascii="Times New Roman" w:eastAsia="宋体" w:hAnsi="Times New Roman" w:cs="Times New Roman"/>
                <w:sz w:val="20"/>
                <w:szCs w:val="20"/>
              </w:rPr>
              <w:t>(0.149)</w:t>
            </w:r>
          </w:p>
        </w:tc>
        <w:tc>
          <w:tcPr>
            <w:tcW w:w="984" w:type="pct"/>
            <w:vAlign w:val="center"/>
          </w:tcPr>
          <w:p w14:paraId="551D875E" w14:textId="29B8E100" w:rsidR="00506490" w:rsidRPr="00887A9C" w:rsidRDefault="006A7827" w:rsidP="00D12DC1">
            <w:pPr>
              <w:jc w:val="center"/>
              <w:rPr>
                <w:rFonts w:ascii="Times New Roman" w:eastAsia="宋体" w:hAnsi="Times New Roman" w:cs="Times New Roman"/>
                <w:sz w:val="20"/>
                <w:szCs w:val="20"/>
              </w:rPr>
            </w:pPr>
            <w:r w:rsidRPr="00887A9C">
              <w:rPr>
                <w:rFonts w:ascii="Times New Roman" w:eastAsia="宋体" w:hAnsi="Times New Roman" w:cs="Times New Roman"/>
                <w:sz w:val="20"/>
                <w:szCs w:val="20"/>
              </w:rPr>
              <w:t>(0.138)</w:t>
            </w:r>
          </w:p>
        </w:tc>
        <w:tc>
          <w:tcPr>
            <w:tcW w:w="704" w:type="pct"/>
            <w:vMerge/>
            <w:vAlign w:val="center"/>
          </w:tcPr>
          <w:p w14:paraId="68DF0314" w14:textId="77777777" w:rsidR="00506490" w:rsidRPr="006923AF" w:rsidRDefault="00506490" w:rsidP="00D12DC1">
            <w:pPr>
              <w:jc w:val="center"/>
              <w:rPr>
                <w:rFonts w:ascii="宋体" w:eastAsia="宋体" w:hAnsi="宋体"/>
                <w:sz w:val="20"/>
                <w:szCs w:val="20"/>
              </w:rPr>
            </w:pPr>
          </w:p>
        </w:tc>
        <w:tc>
          <w:tcPr>
            <w:tcW w:w="704" w:type="pct"/>
            <w:vMerge/>
            <w:vAlign w:val="center"/>
          </w:tcPr>
          <w:p w14:paraId="4E85FF9D" w14:textId="77777777" w:rsidR="00506490" w:rsidRPr="006923AF" w:rsidRDefault="00506490" w:rsidP="00D12DC1">
            <w:pPr>
              <w:jc w:val="center"/>
              <w:rPr>
                <w:rFonts w:ascii="宋体" w:eastAsia="宋体" w:hAnsi="宋体"/>
                <w:sz w:val="20"/>
                <w:szCs w:val="20"/>
              </w:rPr>
            </w:pPr>
          </w:p>
        </w:tc>
      </w:tr>
      <w:tr w:rsidR="00F34AAD" w14:paraId="323207B4" w14:textId="77777777" w:rsidTr="00393D3B">
        <w:tc>
          <w:tcPr>
            <w:tcW w:w="1624" w:type="pct"/>
            <w:vMerge w:val="restart"/>
            <w:vAlign w:val="center"/>
          </w:tcPr>
          <w:p w14:paraId="3556A071" w14:textId="77777777" w:rsidR="00F34AAD" w:rsidRPr="006923AF" w:rsidRDefault="00F34AAD" w:rsidP="00D12DC1">
            <w:pPr>
              <w:jc w:val="center"/>
              <w:rPr>
                <w:rFonts w:ascii="宋体" w:eastAsia="宋体" w:hAnsi="宋体" w:cs="Times New Roman"/>
                <w:kern w:val="0"/>
                <w:sz w:val="20"/>
                <w:szCs w:val="20"/>
              </w:rPr>
            </w:pPr>
            <w:r w:rsidRPr="006923AF">
              <w:rPr>
                <w:rFonts w:ascii="宋体" w:eastAsia="宋体" w:hAnsi="宋体" w:cs="Times New Roman" w:hint="eastAsia"/>
                <w:kern w:val="0"/>
                <w:sz w:val="20"/>
                <w:szCs w:val="20"/>
              </w:rPr>
              <w:t>因兴趣择业</w:t>
            </w:r>
            <m:oMath>
              <m:r>
                <w:rPr>
                  <w:rFonts w:ascii="Cambria Math" w:eastAsia="宋体" w:hAnsi="Cambria Math" w:cs="Times New Roman"/>
                  <w:kern w:val="0"/>
                  <w:sz w:val="20"/>
                  <w:szCs w:val="20"/>
                </w:rPr>
                <m:t>×</m:t>
              </m:r>
            </m:oMath>
            <w:r w:rsidRPr="006923AF">
              <w:rPr>
                <w:rFonts w:ascii="宋体" w:eastAsia="宋体" w:hAnsi="宋体" w:cs="Times New Roman" w:hint="eastAsia"/>
                <w:kern w:val="0"/>
                <w:sz w:val="20"/>
                <w:szCs w:val="20"/>
              </w:rPr>
              <w:t>日均工作时长</w:t>
            </w:r>
          </w:p>
        </w:tc>
        <w:tc>
          <w:tcPr>
            <w:tcW w:w="984" w:type="pct"/>
            <w:vAlign w:val="center"/>
          </w:tcPr>
          <w:p w14:paraId="5755DE19" w14:textId="4B28721C" w:rsidR="00F34AAD" w:rsidRPr="00887A9C" w:rsidRDefault="00F34AAD" w:rsidP="00D12DC1">
            <w:pPr>
              <w:jc w:val="center"/>
              <w:rPr>
                <w:rFonts w:ascii="Times New Roman" w:eastAsia="宋体" w:hAnsi="Times New Roman" w:cs="Times New Roman"/>
                <w:sz w:val="20"/>
                <w:szCs w:val="20"/>
              </w:rPr>
            </w:pPr>
            <w:r w:rsidRPr="00887A9C">
              <w:rPr>
                <w:rFonts w:ascii="Times New Roman" w:eastAsia="宋体" w:hAnsi="Times New Roman" w:cs="Times New Roman"/>
                <w:sz w:val="20"/>
                <w:szCs w:val="20"/>
              </w:rPr>
              <w:t>-0.081</w:t>
            </w:r>
          </w:p>
        </w:tc>
        <w:tc>
          <w:tcPr>
            <w:tcW w:w="984" w:type="pct"/>
            <w:vAlign w:val="center"/>
          </w:tcPr>
          <w:p w14:paraId="14365720" w14:textId="543B75C7" w:rsidR="00F34AAD" w:rsidRPr="00887A9C" w:rsidRDefault="00F34AAD" w:rsidP="00D12DC1">
            <w:pPr>
              <w:jc w:val="center"/>
              <w:rPr>
                <w:rFonts w:ascii="Times New Roman" w:eastAsia="宋体" w:hAnsi="Times New Roman" w:cs="Times New Roman"/>
                <w:sz w:val="20"/>
                <w:szCs w:val="20"/>
              </w:rPr>
            </w:pPr>
            <w:r w:rsidRPr="00887A9C">
              <w:rPr>
                <w:rFonts w:ascii="Times New Roman" w:eastAsia="宋体" w:hAnsi="Times New Roman" w:cs="Times New Roman"/>
                <w:sz w:val="20"/>
                <w:szCs w:val="20"/>
              </w:rPr>
              <w:t>0.390</w:t>
            </w:r>
            <w:r w:rsidRPr="00174FAE">
              <w:rPr>
                <w:rFonts w:ascii="Times New Roman" w:eastAsia="宋体" w:hAnsi="Times New Roman" w:cs="Times New Roman"/>
                <w:sz w:val="20"/>
                <w:szCs w:val="20"/>
                <w:vertAlign w:val="superscript"/>
              </w:rPr>
              <w:t>**</w:t>
            </w:r>
          </w:p>
        </w:tc>
        <w:tc>
          <w:tcPr>
            <w:tcW w:w="704" w:type="pct"/>
            <w:vMerge w:val="restart"/>
            <w:vAlign w:val="center"/>
          </w:tcPr>
          <w:p w14:paraId="03B92BA3" w14:textId="5CD30818" w:rsidR="00F34AAD" w:rsidRPr="008C4D68" w:rsidRDefault="00F34AAD" w:rsidP="00D12DC1">
            <w:pPr>
              <w:jc w:val="center"/>
              <w:rPr>
                <w:rFonts w:ascii="Times New Roman" w:eastAsia="宋体" w:hAnsi="Times New Roman" w:cs="Times New Roman"/>
                <w:sz w:val="20"/>
                <w:szCs w:val="20"/>
              </w:rPr>
            </w:pPr>
            <w:r w:rsidRPr="008C4D68">
              <w:rPr>
                <w:rFonts w:ascii="Times New Roman" w:eastAsia="宋体" w:hAnsi="Times New Roman" w:cs="Times New Roman"/>
                <w:sz w:val="20"/>
                <w:szCs w:val="20"/>
              </w:rPr>
              <w:t>5.56</w:t>
            </w:r>
            <w:r w:rsidRPr="008C4D68">
              <w:rPr>
                <w:rFonts w:ascii="Times New Roman" w:eastAsia="宋体" w:hAnsi="Times New Roman" w:cs="Times New Roman"/>
                <w:sz w:val="20"/>
                <w:szCs w:val="20"/>
                <w:vertAlign w:val="superscript"/>
              </w:rPr>
              <w:t>*</w:t>
            </w:r>
          </w:p>
        </w:tc>
        <w:tc>
          <w:tcPr>
            <w:tcW w:w="704" w:type="pct"/>
            <w:vMerge w:val="restart"/>
            <w:vAlign w:val="center"/>
          </w:tcPr>
          <w:p w14:paraId="71CBCADA" w14:textId="5DD7FECF" w:rsidR="00F34AAD" w:rsidRPr="006923AF" w:rsidRDefault="00F34AAD" w:rsidP="00D12DC1">
            <w:pPr>
              <w:jc w:val="center"/>
              <w:rPr>
                <w:rFonts w:ascii="宋体" w:eastAsia="宋体" w:hAnsi="宋体"/>
                <w:sz w:val="20"/>
                <w:szCs w:val="20"/>
              </w:rPr>
            </w:pPr>
            <w:r>
              <w:rPr>
                <w:rFonts w:ascii="宋体" w:eastAsia="宋体" w:hAnsi="宋体" w:hint="eastAsia"/>
                <w:sz w:val="20"/>
                <w:szCs w:val="20"/>
              </w:rPr>
              <w:t>显著</w:t>
            </w:r>
          </w:p>
        </w:tc>
      </w:tr>
      <w:tr w:rsidR="00F34AAD" w14:paraId="281AD844" w14:textId="77777777" w:rsidTr="00393D3B">
        <w:tc>
          <w:tcPr>
            <w:tcW w:w="1624" w:type="pct"/>
            <w:vMerge/>
            <w:tcBorders>
              <w:bottom w:val="single" w:sz="12" w:space="0" w:color="auto"/>
            </w:tcBorders>
            <w:vAlign w:val="center"/>
          </w:tcPr>
          <w:p w14:paraId="445E5DA1" w14:textId="77777777" w:rsidR="00F34AAD" w:rsidRPr="006923AF" w:rsidRDefault="00F34AAD" w:rsidP="00D12DC1">
            <w:pPr>
              <w:jc w:val="center"/>
              <w:rPr>
                <w:rFonts w:ascii="宋体" w:eastAsia="宋体" w:hAnsi="宋体" w:cs="Times New Roman"/>
                <w:kern w:val="0"/>
                <w:sz w:val="20"/>
                <w:szCs w:val="20"/>
              </w:rPr>
            </w:pPr>
          </w:p>
        </w:tc>
        <w:tc>
          <w:tcPr>
            <w:tcW w:w="984" w:type="pct"/>
            <w:tcBorders>
              <w:bottom w:val="single" w:sz="12" w:space="0" w:color="auto"/>
            </w:tcBorders>
            <w:vAlign w:val="center"/>
          </w:tcPr>
          <w:p w14:paraId="733AD023" w14:textId="181E693A" w:rsidR="00F34AAD" w:rsidRPr="00887A9C" w:rsidRDefault="00F34AAD" w:rsidP="00D12DC1">
            <w:pPr>
              <w:jc w:val="center"/>
              <w:rPr>
                <w:rFonts w:ascii="Times New Roman" w:eastAsia="宋体" w:hAnsi="Times New Roman" w:cs="Times New Roman"/>
                <w:sz w:val="20"/>
                <w:szCs w:val="20"/>
              </w:rPr>
            </w:pPr>
            <w:r w:rsidRPr="00887A9C">
              <w:rPr>
                <w:rFonts w:ascii="Times New Roman" w:eastAsia="宋体" w:hAnsi="Times New Roman" w:cs="Times New Roman"/>
                <w:sz w:val="20"/>
                <w:szCs w:val="20"/>
              </w:rPr>
              <w:t>(0.147)</w:t>
            </w:r>
          </w:p>
        </w:tc>
        <w:tc>
          <w:tcPr>
            <w:tcW w:w="984" w:type="pct"/>
            <w:tcBorders>
              <w:bottom w:val="single" w:sz="12" w:space="0" w:color="auto"/>
            </w:tcBorders>
            <w:vAlign w:val="center"/>
          </w:tcPr>
          <w:p w14:paraId="324FC913" w14:textId="46236399" w:rsidR="00F34AAD" w:rsidRPr="00887A9C" w:rsidRDefault="00F34AAD" w:rsidP="00D12DC1">
            <w:pPr>
              <w:jc w:val="center"/>
              <w:rPr>
                <w:rFonts w:ascii="Times New Roman" w:eastAsia="宋体" w:hAnsi="Times New Roman" w:cs="Times New Roman"/>
                <w:sz w:val="20"/>
                <w:szCs w:val="20"/>
              </w:rPr>
            </w:pPr>
            <w:r w:rsidRPr="00887A9C">
              <w:rPr>
                <w:rFonts w:ascii="Times New Roman" w:eastAsia="宋体" w:hAnsi="Times New Roman" w:cs="Times New Roman"/>
                <w:sz w:val="20"/>
                <w:szCs w:val="20"/>
              </w:rPr>
              <w:t>(0.135)</w:t>
            </w:r>
          </w:p>
        </w:tc>
        <w:tc>
          <w:tcPr>
            <w:tcW w:w="704" w:type="pct"/>
            <w:vMerge/>
            <w:tcBorders>
              <w:bottom w:val="single" w:sz="12" w:space="0" w:color="auto"/>
            </w:tcBorders>
            <w:vAlign w:val="center"/>
          </w:tcPr>
          <w:p w14:paraId="39E1A935" w14:textId="77777777" w:rsidR="00F34AAD" w:rsidRPr="006923AF" w:rsidRDefault="00F34AAD" w:rsidP="00D12DC1">
            <w:pPr>
              <w:jc w:val="center"/>
              <w:rPr>
                <w:rFonts w:ascii="宋体" w:eastAsia="宋体" w:hAnsi="宋体"/>
                <w:sz w:val="20"/>
                <w:szCs w:val="20"/>
              </w:rPr>
            </w:pPr>
          </w:p>
        </w:tc>
        <w:tc>
          <w:tcPr>
            <w:tcW w:w="704" w:type="pct"/>
            <w:vMerge/>
            <w:tcBorders>
              <w:bottom w:val="single" w:sz="12" w:space="0" w:color="auto"/>
            </w:tcBorders>
            <w:vAlign w:val="center"/>
          </w:tcPr>
          <w:p w14:paraId="21251EC9" w14:textId="77777777" w:rsidR="00F34AAD" w:rsidRPr="006923AF" w:rsidRDefault="00F34AAD" w:rsidP="00D12DC1">
            <w:pPr>
              <w:jc w:val="center"/>
              <w:rPr>
                <w:rFonts w:ascii="宋体" w:eastAsia="宋体" w:hAnsi="宋体"/>
                <w:sz w:val="20"/>
                <w:szCs w:val="20"/>
              </w:rPr>
            </w:pPr>
          </w:p>
        </w:tc>
      </w:tr>
    </w:tbl>
    <w:p w14:paraId="05C97BF2" w14:textId="2570B8A3" w:rsidR="00D04311" w:rsidRPr="00C06B05" w:rsidRDefault="008E4DF5" w:rsidP="00C06B05">
      <w:pPr>
        <w:autoSpaceDE w:val="0"/>
        <w:autoSpaceDN w:val="0"/>
        <w:adjustRightInd w:val="0"/>
        <w:spacing w:afterLines="100" w:after="312"/>
        <w:ind w:firstLineChars="200" w:firstLine="400"/>
        <w:rPr>
          <w:rFonts w:ascii="Times New Roman" w:eastAsia="宋体" w:hAnsi="Times New Roman" w:cs="Times New Roman"/>
          <w:kern w:val="0"/>
          <w:sz w:val="20"/>
          <w:szCs w:val="20"/>
        </w:rPr>
      </w:pPr>
      <w:r w:rsidRPr="00CA25F5">
        <w:rPr>
          <w:rFonts w:ascii="Times New Roman" w:eastAsia="宋体" w:hAnsi="Times New Roman" w:cs="Times New Roman"/>
          <w:kern w:val="0"/>
          <w:sz w:val="20"/>
          <w:szCs w:val="20"/>
        </w:rPr>
        <w:t>注：（</w:t>
      </w:r>
      <w:r w:rsidRPr="00CA25F5">
        <w:rPr>
          <w:rFonts w:ascii="Times New Roman" w:eastAsia="宋体" w:hAnsi="Times New Roman" w:cs="Times New Roman"/>
          <w:kern w:val="0"/>
          <w:sz w:val="20"/>
          <w:szCs w:val="20"/>
        </w:rPr>
        <w:t>1</w:t>
      </w:r>
      <w:r w:rsidRPr="00CA25F5">
        <w:rPr>
          <w:rFonts w:ascii="Times New Roman" w:eastAsia="宋体" w:hAnsi="Times New Roman" w:cs="Times New Roman"/>
          <w:kern w:val="0"/>
          <w:sz w:val="20"/>
          <w:szCs w:val="20"/>
        </w:rPr>
        <w:t>）</w:t>
      </w:r>
      <w:r w:rsidRPr="00CA25F5">
        <w:rPr>
          <w:rFonts w:ascii="Times New Roman" w:eastAsia="宋体" w:hAnsi="Times New Roman" w:cs="Times New Roman"/>
          <w:kern w:val="0"/>
          <w:sz w:val="20"/>
          <w:szCs w:val="20"/>
          <w:vertAlign w:val="superscript"/>
        </w:rPr>
        <w:t>+</w:t>
      </w:r>
      <w:r w:rsidRPr="00CA25F5">
        <w:rPr>
          <w:rFonts w:ascii="Times New Roman" w:eastAsia="宋体" w:hAnsi="Times New Roman" w:cs="Times New Roman"/>
          <w:kern w:val="0"/>
          <w:sz w:val="20"/>
          <w:szCs w:val="20"/>
        </w:rPr>
        <w:t xml:space="preserve"> </w:t>
      </w:r>
      <w:r w:rsidRPr="00CA25F5">
        <w:rPr>
          <w:rFonts w:ascii="Times New Roman" w:eastAsia="宋体" w:hAnsi="Times New Roman" w:cs="Times New Roman"/>
          <w:i/>
          <w:iCs/>
          <w:kern w:val="0"/>
          <w:sz w:val="20"/>
          <w:szCs w:val="20"/>
        </w:rPr>
        <w:t>p</w:t>
      </w:r>
      <w:r w:rsidRPr="00CA25F5">
        <w:rPr>
          <w:rFonts w:ascii="Times New Roman" w:eastAsia="宋体" w:hAnsi="Times New Roman" w:cs="Times New Roman"/>
          <w:kern w:val="0"/>
          <w:sz w:val="20"/>
          <w:szCs w:val="20"/>
        </w:rPr>
        <w:t xml:space="preserve"> &lt; 0.1, </w:t>
      </w:r>
      <w:r w:rsidRPr="00CA25F5">
        <w:rPr>
          <w:rFonts w:ascii="Times New Roman" w:eastAsia="宋体" w:hAnsi="Times New Roman" w:cs="Times New Roman"/>
          <w:kern w:val="0"/>
          <w:sz w:val="20"/>
          <w:szCs w:val="20"/>
          <w:vertAlign w:val="superscript"/>
        </w:rPr>
        <w:t>*</w:t>
      </w:r>
      <w:r w:rsidRPr="00CA25F5">
        <w:rPr>
          <w:rFonts w:ascii="Times New Roman" w:eastAsia="宋体" w:hAnsi="Times New Roman" w:cs="Times New Roman"/>
          <w:kern w:val="0"/>
          <w:sz w:val="20"/>
          <w:szCs w:val="20"/>
        </w:rPr>
        <w:t xml:space="preserve"> </w:t>
      </w:r>
      <w:r w:rsidRPr="00CA25F5">
        <w:rPr>
          <w:rFonts w:ascii="Times New Roman" w:eastAsia="宋体" w:hAnsi="Times New Roman" w:cs="Times New Roman"/>
          <w:i/>
          <w:iCs/>
          <w:kern w:val="0"/>
          <w:sz w:val="20"/>
          <w:szCs w:val="20"/>
        </w:rPr>
        <w:t>p</w:t>
      </w:r>
      <w:r w:rsidRPr="00CA25F5">
        <w:rPr>
          <w:rFonts w:ascii="Times New Roman" w:eastAsia="宋体" w:hAnsi="Times New Roman" w:cs="Times New Roman"/>
          <w:kern w:val="0"/>
          <w:sz w:val="20"/>
          <w:szCs w:val="20"/>
        </w:rPr>
        <w:t xml:space="preserve"> &lt; 0.05, </w:t>
      </w:r>
      <w:r w:rsidRPr="00CA25F5">
        <w:rPr>
          <w:rFonts w:ascii="Times New Roman" w:eastAsia="宋体" w:hAnsi="Times New Roman" w:cs="Times New Roman"/>
          <w:kern w:val="0"/>
          <w:sz w:val="20"/>
          <w:szCs w:val="20"/>
          <w:vertAlign w:val="superscript"/>
        </w:rPr>
        <w:t>**</w:t>
      </w:r>
      <w:r w:rsidRPr="00CA25F5">
        <w:rPr>
          <w:rFonts w:ascii="Times New Roman" w:eastAsia="宋体" w:hAnsi="Times New Roman" w:cs="Times New Roman"/>
          <w:kern w:val="0"/>
          <w:sz w:val="20"/>
          <w:szCs w:val="20"/>
        </w:rPr>
        <w:t xml:space="preserve"> </w:t>
      </w:r>
      <w:r w:rsidRPr="00CA25F5">
        <w:rPr>
          <w:rFonts w:ascii="Times New Roman" w:eastAsia="宋体" w:hAnsi="Times New Roman" w:cs="Times New Roman"/>
          <w:i/>
          <w:iCs/>
          <w:kern w:val="0"/>
          <w:sz w:val="20"/>
          <w:szCs w:val="20"/>
        </w:rPr>
        <w:t>p</w:t>
      </w:r>
      <w:r w:rsidRPr="00CA25F5">
        <w:rPr>
          <w:rFonts w:ascii="Times New Roman" w:eastAsia="宋体" w:hAnsi="Times New Roman" w:cs="Times New Roman"/>
          <w:kern w:val="0"/>
          <w:sz w:val="20"/>
          <w:szCs w:val="20"/>
        </w:rPr>
        <w:t xml:space="preserve"> &lt; 0.01, </w:t>
      </w:r>
      <w:r w:rsidRPr="00CA25F5">
        <w:rPr>
          <w:rFonts w:ascii="Times New Roman" w:eastAsia="宋体" w:hAnsi="Times New Roman" w:cs="Times New Roman"/>
          <w:kern w:val="0"/>
          <w:sz w:val="20"/>
          <w:szCs w:val="20"/>
          <w:vertAlign w:val="superscript"/>
        </w:rPr>
        <w:t>***</w:t>
      </w:r>
      <w:r w:rsidRPr="00CA25F5">
        <w:rPr>
          <w:rFonts w:ascii="Times New Roman" w:eastAsia="宋体" w:hAnsi="Times New Roman" w:cs="Times New Roman"/>
          <w:kern w:val="0"/>
          <w:sz w:val="20"/>
          <w:szCs w:val="20"/>
        </w:rPr>
        <w:t xml:space="preserve"> </w:t>
      </w:r>
      <w:r w:rsidRPr="00CA25F5">
        <w:rPr>
          <w:rFonts w:ascii="Times New Roman" w:eastAsia="宋体" w:hAnsi="Times New Roman" w:cs="Times New Roman"/>
          <w:i/>
          <w:iCs/>
          <w:kern w:val="0"/>
          <w:sz w:val="20"/>
          <w:szCs w:val="20"/>
        </w:rPr>
        <w:t>p</w:t>
      </w:r>
      <w:r w:rsidRPr="00CA25F5">
        <w:rPr>
          <w:rFonts w:ascii="Times New Roman" w:eastAsia="宋体" w:hAnsi="Times New Roman" w:cs="Times New Roman"/>
          <w:kern w:val="0"/>
          <w:sz w:val="20"/>
          <w:szCs w:val="20"/>
        </w:rPr>
        <w:t xml:space="preserve"> &lt; 0.001</w:t>
      </w:r>
      <w:r w:rsidRPr="00CA25F5">
        <w:rPr>
          <w:rFonts w:ascii="Times New Roman" w:eastAsia="宋体" w:hAnsi="Times New Roman" w:cs="Times New Roman"/>
          <w:kern w:val="0"/>
          <w:sz w:val="20"/>
          <w:szCs w:val="20"/>
        </w:rPr>
        <w:t>；（</w:t>
      </w:r>
      <w:r w:rsidRPr="00CA25F5">
        <w:rPr>
          <w:rFonts w:ascii="Times New Roman" w:eastAsia="宋体" w:hAnsi="Times New Roman" w:cs="Times New Roman"/>
          <w:kern w:val="0"/>
          <w:sz w:val="20"/>
          <w:szCs w:val="20"/>
        </w:rPr>
        <w:t>2</w:t>
      </w:r>
      <w:r w:rsidRPr="00CA25F5">
        <w:rPr>
          <w:rFonts w:ascii="Times New Roman" w:eastAsia="宋体" w:hAnsi="Times New Roman" w:cs="Times New Roman"/>
          <w:kern w:val="0"/>
          <w:sz w:val="20"/>
          <w:szCs w:val="20"/>
        </w:rPr>
        <w:t>）括号内为稳健标准误</w:t>
      </w:r>
      <w:r w:rsidR="00E42056" w:rsidRPr="00CA25F5">
        <w:rPr>
          <w:rFonts w:ascii="Times New Roman" w:eastAsia="宋体" w:hAnsi="Times New Roman" w:cs="Times New Roman" w:hint="eastAsia"/>
          <w:kern w:val="0"/>
          <w:sz w:val="20"/>
          <w:szCs w:val="20"/>
        </w:rPr>
        <w:t>；（</w:t>
      </w:r>
      <w:r w:rsidR="00E42056" w:rsidRPr="00CA25F5">
        <w:rPr>
          <w:rFonts w:ascii="Times New Roman" w:eastAsia="宋体" w:hAnsi="Times New Roman" w:cs="Times New Roman" w:hint="eastAsia"/>
          <w:kern w:val="0"/>
          <w:sz w:val="20"/>
          <w:szCs w:val="20"/>
        </w:rPr>
        <w:t>3</w:t>
      </w:r>
      <w:r w:rsidR="00E42056" w:rsidRPr="00CA25F5">
        <w:rPr>
          <w:rFonts w:ascii="Times New Roman" w:eastAsia="宋体" w:hAnsi="Times New Roman" w:cs="Times New Roman" w:hint="eastAsia"/>
          <w:kern w:val="0"/>
          <w:sz w:val="20"/>
          <w:szCs w:val="20"/>
        </w:rPr>
        <w:t>）</w:t>
      </w:r>
      <w:r w:rsidR="00E42056" w:rsidRPr="00CA25F5">
        <w:rPr>
          <w:rFonts w:ascii="Times New Roman" w:eastAsia="宋体" w:hAnsi="Times New Roman" w:cs="Times New Roman"/>
          <w:sz w:val="20"/>
          <w:szCs w:val="20"/>
        </w:rPr>
        <w:t>χ²</w:t>
      </w:r>
      <w:r w:rsidR="00E42056" w:rsidRPr="00CA25F5">
        <w:rPr>
          <w:rFonts w:ascii="Times New Roman" w:eastAsia="宋体" w:hAnsi="Times New Roman" w:cs="Times New Roman" w:hint="eastAsia"/>
          <w:kern w:val="0"/>
          <w:sz w:val="20"/>
          <w:szCs w:val="20"/>
        </w:rPr>
        <w:t>自由度为</w:t>
      </w:r>
      <w:r w:rsidR="00E42056" w:rsidRPr="00CA25F5">
        <w:rPr>
          <w:rFonts w:ascii="Times New Roman" w:eastAsia="宋体" w:hAnsi="Times New Roman" w:cs="Times New Roman" w:hint="eastAsia"/>
          <w:kern w:val="0"/>
          <w:sz w:val="20"/>
          <w:szCs w:val="20"/>
        </w:rPr>
        <w:t>1</w:t>
      </w:r>
      <w:r w:rsidR="00E42056" w:rsidRPr="00CA25F5">
        <w:rPr>
          <w:rFonts w:ascii="Times New Roman" w:eastAsia="宋体" w:hAnsi="Times New Roman" w:cs="Times New Roman" w:hint="eastAsia"/>
          <w:kern w:val="0"/>
          <w:sz w:val="20"/>
          <w:szCs w:val="20"/>
        </w:rPr>
        <w:t>。</w:t>
      </w:r>
    </w:p>
    <w:sectPr w:rsidR="00D04311" w:rsidRPr="00C06B05">
      <w:footerReference w:type="even" r:id="rId25"/>
      <w:footerReference w:type="default" r:id="rId26"/>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63554" w14:textId="77777777" w:rsidR="0078304B" w:rsidRDefault="0078304B" w:rsidP="00692BB7">
      <w:r>
        <w:separator/>
      </w:r>
    </w:p>
  </w:endnote>
  <w:endnote w:type="continuationSeparator" w:id="0">
    <w:p w14:paraId="7C76FFF9" w14:textId="77777777" w:rsidR="0078304B" w:rsidRDefault="0078304B" w:rsidP="00692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3"/>
      </w:rPr>
      <w:id w:val="1987975284"/>
      <w:docPartObj>
        <w:docPartGallery w:val="Page Numbers (Bottom of Page)"/>
        <w:docPartUnique/>
      </w:docPartObj>
    </w:sdtPr>
    <w:sdtContent>
      <w:p w14:paraId="4BD67281" w14:textId="277B2B78" w:rsidR="00585F53" w:rsidRDefault="00585F53" w:rsidP="007C07C2">
        <w:pPr>
          <w:pStyle w:val="aff1"/>
          <w:framePr w:wrap="none" w:vAnchor="text" w:hAnchor="margin" w:xAlign="center" w:y="1"/>
          <w:rPr>
            <w:rStyle w:val="aff3"/>
          </w:rPr>
        </w:pPr>
        <w:r>
          <w:rPr>
            <w:rStyle w:val="aff3"/>
          </w:rPr>
          <w:fldChar w:fldCharType="begin"/>
        </w:r>
        <w:r>
          <w:rPr>
            <w:rStyle w:val="aff3"/>
          </w:rPr>
          <w:instrText xml:space="preserve"> PAGE </w:instrText>
        </w:r>
        <w:r>
          <w:rPr>
            <w:rStyle w:val="aff3"/>
          </w:rPr>
          <w:fldChar w:fldCharType="end"/>
        </w:r>
      </w:p>
    </w:sdtContent>
  </w:sdt>
  <w:p w14:paraId="105945C6" w14:textId="77777777" w:rsidR="00585F53" w:rsidRDefault="00585F53">
    <w:pPr>
      <w:pStyle w:val="af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3"/>
        <w:rFonts w:ascii="Times New Roman" w:eastAsia="宋体" w:hAnsi="Times New Roman" w:cs="Times New Roman"/>
      </w:rPr>
      <w:id w:val="1567531877"/>
      <w:docPartObj>
        <w:docPartGallery w:val="Page Numbers (Bottom of Page)"/>
        <w:docPartUnique/>
      </w:docPartObj>
    </w:sdtPr>
    <w:sdtContent>
      <w:p w14:paraId="578F3F27" w14:textId="3B488B47" w:rsidR="00585F53" w:rsidRPr="00585F53" w:rsidRDefault="00585F53" w:rsidP="007C07C2">
        <w:pPr>
          <w:pStyle w:val="aff1"/>
          <w:framePr w:wrap="none" w:vAnchor="text" w:hAnchor="margin" w:xAlign="center" w:y="1"/>
          <w:rPr>
            <w:rStyle w:val="aff3"/>
            <w:rFonts w:ascii="Times New Roman" w:eastAsia="宋体" w:hAnsi="Times New Roman" w:cs="Times New Roman"/>
          </w:rPr>
        </w:pPr>
        <w:r w:rsidRPr="00585F53">
          <w:rPr>
            <w:rStyle w:val="aff3"/>
            <w:rFonts w:ascii="Times New Roman" w:eastAsia="宋体" w:hAnsi="Times New Roman" w:cs="Times New Roman"/>
          </w:rPr>
          <w:fldChar w:fldCharType="begin"/>
        </w:r>
        <w:r w:rsidRPr="00585F53">
          <w:rPr>
            <w:rStyle w:val="aff3"/>
            <w:rFonts w:ascii="Times New Roman" w:eastAsia="宋体" w:hAnsi="Times New Roman" w:cs="Times New Roman"/>
          </w:rPr>
          <w:instrText xml:space="preserve"> PAGE </w:instrText>
        </w:r>
        <w:r w:rsidRPr="00585F53">
          <w:rPr>
            <w:rStyle w:val="aff3"/>
            <w:rFonts w:ascii="Times New Roman" w:eastAsia="宋体" w:hAnsi="Times New Roman" w:cs="Times New Roman"/>
          </w:rPr>
          <w:fldChar w:fldCharType="separate"/>
        </w:r>
        <w:r w:rsidRPr="00585F53">
          <w:rPr>
            <w:rStyle w:val="aff3"/>
            <w:rFonts w:ascii="Times New Roman" w:eastAsia="宋体" w:hAnsi="Times New Roman" w:cs="Times New Roman"/>
            <w:noProof/>
          </w:rPr>
          <w:t>6</w:t>
        </w:r>
        <w:r w:rsidRPr="00585F53">
          <w:rPr>
            <w:rStyle w:val="aff3"/>
            <w:rFonts w:ascii="Times New Roman" w:eastAsia="宋体" w:hAnsi="Times New Roman" w:cs="Times New Roman"/>
          </w:rPr>
          <w:fldChar w:fldCharType="end"/>
        </w:r>
      </w:p>
    </w:sdtContent>
  </w:sdt>
  <w:p w14:paraId="0EB1D6EF" w14:textId="77777777" w:rsidR="00585F53" w:rsidRDefault="00585F53">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AF98A" w14:textId="77777777" w:rsidR="0078304B" w:rsidRDefault="0078304B" w:rsidP="00692BB7">
      <w:r>
        <w:separator/>
      </w:r>
    </w:p>
  </w:footnote>
  <w:footnote w:type="continuationSeparator" w:id="0">
    <w:p w14:paraId="47E16EF6" w14:textId="77777777" w:rsidR="0078304B" w:rsidRDefault="0078304B" w:rsidP="00692BB7">
      <w:r>
        <w:continuationSeparator/>
      </w:r>
    </w:p>
  </w:footnote>
  <w:footnote w:id="1">
    <w:p w14:paraId="01150F11" w14:textId="73BAF407" w:rsidR="00AD1E18" w:rsidRPr="00F922D5" w:rsidRDefault="00AD1E18" w:rsidP="00DD748B">
      <w:pPr>
        <w:pStyle w:val="af8"/>
        <w:keepLines/>
        <w:wordWrap w:val="0"/>
        <w:ind w:firstLineChars="236" w:firstLine="425"/>
        <w:jc w:val="both"/>
      </w:pPr>
      <w:r w:rsidRPr="00D10CB7">
        <w:rPr>
          <w:rStyle w:val="afa"/>
          <w:rFonts w:ascii="Times New Roman" w:eastAsia="宋体" w:hAnsi="Times New Roman" w:cs="Times New Roman"/>
          <w:vertAlign w:val="baseline"/>
        </w:rPr>
        <w:footnoteRef/>
      </w:r>
      <w:r w:rsidR="00B97B7C">
        <w:rPr>
          <w:rFonts w:ascii="Times New Roman" w:eastAsia="宋体" w:hAnsi="Times New Roman" w:cs="Times New Roman" w:hint="eastAsia"/>
        </w:rPr>
        <w:t xml:space="preserve"> </w:t>
      </w:r>
      <w:r w:rsidRPr="00CD3D76">
        <w:rPr>
          <w:rFonts w:ascii="宋体" w:eastAsia="宋体" w:hAnsi="宋体" w:hint="eastAsia"/>
        </w:rPr>
        <w:t>曾思怡：《连续</w:t>
      </w:r>
      <w:r w:rsidRPr="001B0DEF">
        <w:rPr>
          <w:rFonts w:ascii="Times New Roman" w:eastAsia="宋体" w:hAnsi="Times New Roman" w:cs="Times New Roman"/>
        </w:rPr>
        <w:t>9</w:t>
      </w:r>
      <w:r w:rsidRPr="00CD3D76">
        <w:rPr>
          <w:rFonts w:ascii="宋体" w:eastAsia="宋体" w:hAnsi="宋体" w:hint="eastAsia"/>
        </w:rPr>
        <w:t>年最挣钱！这个行业年平均工资居首，近</w:t>
      </w:r>
      <w:r w:rsidRPr="001B0DEF">
        <w:rPr>
          <w:rFonts w:ascii="Times New Roman" w:eastAsia="宋体" w:hAnsi="Times New Roman" w:cs="Times New Roman"/>
        </w:rPr>
        <w:t>5</w:t>
      </w:r>
      <w:r w:rsidRPr="00CD3D76">
        <w:rPr>
          <w:rFonts w:ascii="宋体" w:eastAsia="宋体" w:hAnsi="宋体" w:hint="eastAsia"/>
        </w:rPr>
        <w:t>年涨幅超</w:t>
      </w:r>
      <w:r w:rsidRPr="001B0DEF">
        <w:rPr>
          <w:rFonts w:ascii="Times New Roman" w:eastAsia="宋体" w:hAnsi="Times New Roman" w:cs="Times New Roman"/>
        </w:rPr>
        <w:t>34%</w:t>
      </w:r>
      <w:r w:rsidRPr="00CD3D76">
        <w:rPr>
          <w:rFonts w:ascii="宋体" w:eastAsia="宋体" w:hAnsi="宋体" w:hint="eastAsia"/>
        </w:rPr>
        <w:t>》</w:t>
      </w:r>
      <w:r>
        <w:rPr>
          <w:rFonts w:ascii="宋体" w:eastAsia="宋体" w:hAnsi="宋体" w:hint="eastAsia"/>
        </w:rPr>
        <w:t>，《时代周报》</w:t>
      </w:r>
      <w:r w:rsidRPr="008C79F9">
        <w:rPr>
          <w:rFonts w:ascii="Times New Roman" w:eastAsia="宋体" w:hAnsi="Times New Roman" w:cs="Times New Roman"/>
        </w:rPr>
        <w:t>2025</w:t>
      </w:r>
      <w:r w:rsidRPr="008C79F9">
        <w:rPr>
          <w:rFonts w:ascii="Times New Roman" w:eastAsia="宋体" w:hAnsi="Times New Roman" w:cs="Times New Roman"/>
        </w:rPr>
        <w:t>年</w:t>
      </w:r>
      <w:r w:rsidRPr="008C79F9">
        <w:rPr>
          <w:rFonts w:ascii="Times New Roman" w:eastAsia="宋体" w:hAnsi="Times New Roman" w:cs="Times New Roman"/>
        </w:rPr>
        <w:t>5</w:t>
      </w:r>
      <w:r w:rsidRPr="008C79F9">
        <w:rPr>
          <w:rFonts w:ascii="Times New Roman" w:eastAsia="宋体" w:hAnsi="Times New Roman" w:cs="Times New Roman"/>
        </w:rPr>
        <w:t>月</w:t>
      </w:r>
      <w:r w:rsidRPr="008C79F9">
        <w:rPr>
          <w:rFonts w:ascii="Times New Roman" w:eastAsia="宋体" w:hAnsi="Times New Roman" w:cs="Times New Roman"/>
        </w:rPr>
        <w:t>26</w:t>
      </w:r>
      <w:r w:rsidRPr="008C79F9">
        <w:rPr>
          <w:rFonts w:ascii="Times New Roman" w:eastAsia="宋体" w:hAnsi="Times New Roman" w:cs="Times New Roman"/>
        </w:rPr>
        <w:t>日</w:t>
      </w:r>
      <w:r>
        <w:rPr>
          <w:rFonts w:ascii="宋体" w:eastAsia="宋体" w:hAnsi="宋体" w:hint="eastAsia"/>
        </w:rPr>
        <w:t>，网址：</w:t>
      </w:r>
      <w:hyperlink r:id="rId1" w:history="1">
        <w:r w:rsidRPr="00F02762">
          <w:rPr>
            <w:rStyle w:val="aff"/>
            <w:rFonts w:ascii="Times New Roman" w:eastAsia="宋体" w:hAnsi="Times New Roman" w:cs="Times New Roman"/>
          </w:rPr>
          <w:t>https://www.time-weekly.com/post/321426</w:t>
        </w:r>
      </w:hyperlink>
      <w:r>
        <w:rPr>
          <w:rFonts w:ascii="宋体" w:eastAsia="宋体" w:hAnsi="宋体" w:hint="eastAsia"/>
        </w:rPr>
        <w:t>。</w:t>
      </w:r>
    </w:p>
  </w:footnote>
  <w:footnote w:id="2">
    <w:p w14:paraId="6F49380B" w14:textId="30DB2A8F" w:rsidR="00553646" w:rsidRPr="0064491A" w:rsidRDefault="00553646" w:rsidP="00DD748B">
      <w:pPr>
        <w:pStyle w:val="af8"/>
        <w:keepLines/>
        <w:wordWrap w:val="0"/>
        <w:ind w:firstLineChars="236" w:firstLine="425"/>
        <w:jc w:val="both"/>
        <w:rPr>
          <w:rFonts w:ascii="Times New Roman" w:eastAsia="宋体" w:hAnsi="Times New Roman" w:cs="Times New Roman"/>
        </w:rPr>
      </w:pPr>
      <w:r w:rsidRPr="00D43323">
        <w:rPr>
          <w:rFonts w:ascii="Times New Roman" w:eastAsia="宋体" w:hAnsi="Times New Roman" w:cs="Times New Roman"/>
        </w:rPr>
        <w:footnoteRef/>
      </w:r>
      <w:r w:rsidRPr="00D43323">
        <w:rPr>
          <w:rFonts w:ascii="Times New Roman" w:eastAsia="宋体" w:hAnsi="Times New Roman" w:cs="Times New Roman"/>
        </w:rPr>
        <w:t xml:space="preserve"> </w:t>
      </w:r>
      <w:r w:rsidRPr="00D43323">
        <w:rPr>
          <w:rFonts w:ascii="Times New Roman" w:eastAsia="宋体" w:hAnsi="Times New Roman" w:cs="Times New Roman" w:hint="eastAsia"/>
        </w:rPr>
        <w:t>苏有鹏、朱梓鹏：《</w:t>
      </w:r>
      <w:r w:rsidRPr="00D43323">
        <w:rPr>
          <w:rFonts w:ascii="Times New Roman" w:eastAsia="宋体" w:hAnsi="Times New Roman" w:cs="Times New Roman"/>
        </w:rPr>
        <w:t>00</w:t>
      </w:r>
      <w:r w:rsidRPr="00D43323">
        <w:rPr>
          <w:rFonts w:ascii="Times New Roman" w:eastAsia="宋体" w:hAnsi="Times New Roman" w:cs="Times New Roman"/>
        </w:rPr>
        <w:t>后文科生敲代码：绕道进大厂，还是好选择吗？</w:t>
      </w:r>
      <w:r w:rsidRPr="00D43323">
        <w:rPr>
          <w:rFonts w:ascii="Times New Roman" w:eastAsia="宋体" w:hAnsi="Times New Roman" w:cs="Times New Roman" w:hint="eastAsia"/>
        </w:rPr>
        <w:t>》</w:t>
      </w:r>
      <w:r>
        <w:rPr>
          <w:rFonts w:ascii="Times New Roman" w:eastAsia="宋体" w:hAnsi="Times New Roman" w:cs="Times New Roman" w:hint="eastAsia"/>
        </w:rPr>
        <w:t>，《南方周末》</w:t>
      </w:r>
      <w:r>
        <w:rPr>
          <w:rFonts w:ascii="Times New Roman" w:eastAsia="宋体" w:hAnsi="Times New Roman" w:cs="Times New Roman" w:hint="eastAsia"/>
        </w:rPr>
        <w:t>2023</w:t>
      </w:r>
      <w:r>
        <w:rPr>
          <w:rFonts w:ascii="Times New Roman" w:eastAsia="宋体" w:hAnsi="Times New Roman" w:cs="Times New Roman" w:hint="eastAsia"/>
        </w:rPr>
        <w:t>年</w:t>
      </w:r>
      <w:r>
        <w:rPr>
          <w:rFonts w:ascii="Times New Roman" w:eastAsia="宋体" w:hAnsi="Times New Roman" w:cs="Times New Roman" w:hint="eastAsia"/>
        </w:rPr>
        <w:t>5</w:t>
      </w:r>
      <w:r>
        <w:rPr>
          <w:rFonts w:ascii="Times New Roman" w:eastAsia="宋体" w:hAnsi="Times New Roman" w:cs="Times New Roman" w:hint="eastAsia"/>
        </w:rPr>
        <w:t>月</w:t>
      </w:r>
      <w:r>
        <w:rPr>
          <w:rFonts w:ascii="Times New Roman" w:eastAsia="宋体" w:hAnsi="Times New Roman" w:cs="Times New Roman" w:hint="eastAsia"/>
        </w:rPr>
        <w:t>7</w:t>
      </w:r>
      <w:r>
        <w:rPr>
          <w:rFonts w:ascii="Times New Roman" w:eastAsia="宋体" w:hAnsi="Times New Roman" w:cs="Times New Roman" w:hint="eastAsia"/>
        </w:rPr>
        <w:t>日，网址：</w:t>
      </w:r>
      <w:hyperlink r:id="rId2" w:history="1">
        <w:r w:rsidRPr="00B9796F">
          <w:rPr>
            <w:rStyle w:val="aff"/>
            <w:rFonts w:ascii="Times New Roman" w:eastAsia="宋体" w:hAnsi="Times New Roman" w:cs="Times New Roman"/>
          </w:rPr>
          <w:t>https://www.infzm.com/contents/248568?source=131</w:t>
        </w:r>
      </w:hyperlink>
      <w:r>
        <w:rPr>
          <w:rFonts w:ascii="Times New Roman" w:eastAsia="宋体" w:hAnsi="Times New Roman" w:cs="Times New Roman" w:hint="eastAsia"/>
        </w:rPr>
        <w:t>；昂仔：《月薪</w:t>
      </w:r>
      <w:r>
        <w:rPr>
          <w:rFonts w:ascii="Times New Roman" w:eastAsia="宋体" w:hAnsi="Times New Roman" w:cs="Times New Roman" w:hint="eastAsia"/>
        </w:rPr>
        <w:t>5000</w:t>
      </w:r>
      <w:r>
        <w:rPr>
          <w:rFonts w:ascii="Times New Roman" w:eastAsia="宋体" w:hAnsi="Times New Roman" w:cs="Times New Roman" w:hint="eastAsia"/>
        </w:rPr>
        <w:t>的文科生，出路只有转码？》，《新周刊》</w:t>
      </w:r>
      <w:r>
        <w:rPr>
          <w:rFonts w:ascii="Times New Roman" w:eastAsia="宋体" w:hAnsi="Times New Roman" w:cs="Times New Roman" w:hint="eastAsia"/>
        </w:rPr>
        <w:t>2023</w:t>
      </w:r>
      <w:r>
        <w:rPr>
          <w:rFonts w:ascii="Times New Roman" w:eastAsia="宋体" w:hAnsi="Times New Roman" w:cs="Times New Roman" w:hint="eastAsia"/>
        </w:rPr>
        <w:t>年</w:t>
      </w:r>
      <w:r>
        <w:rPr>
          <w:rFonts w:ascii="Times New Roman" w:eastAsia="宋体" w:hAnsi="Times New Roman" w:cs="Times New Roman" w:hint="eastAsia"/>
        </w:rPr>
        <w:t>3</w:t>
      </w:r>
      <w:r>
        <w:rPr>
          <w:rFonts w:ascii="Times New Roman" w:eastAsia="宋体" w:hAnsi="Times New Roman" w:cs="Times New Roman" w:hint="eastAsia"/>
        </w:rPr>
        <w:t>月</w:t>
      </w:r>
      <w:r>
        <w:rPr>
          <w:rFonts w:ascii="Times New Roman" w:eastAsia="宋体" w:hAnsi="Times New Roman" w:cs="Times New Roman" w:hint="eastAsia"/>
        </w:rPr>
        <w:t>13</w:t>
      </w:r>
      <w:r>
        <w:rPr>
          <w:rFonts w:ascii="Times New Roman" w:eastAsia="宋体" w:hAnsi="Times New Roman" w:cs="Times New Roman" w:hint="eastAsia"/>
        </w:rPr>
        <w:t>日，网址：</w:t>
      </w:r>
      <w:hyperlink r:id="rId3" w:history="1">
        <w:r w:rsidRPr="007C07C2">
          <w:rPr>
            <w:rStyle w:val="aff"/>
            <w:rFonts w:ascii="Times New Roman" w:eastAsia="宋体" w:hAnsi="Times New Roman" w:cs="Times New Roman"/>
          </w:rPr>
          <w:t>https://www.neweekly.com.cn/article/shp2001807064</w:t>
        </w:r>
      </w:hyperlink>
      <w:r>
        <w:rPr>
          <w:rFonts w:ascii="Times New Roman" w:eastAsia="宋体" w:hAnsi="Times New Roman" w:cs="Times New Roman" w:hint="eastAsia"/>
        </w:rPr>
        <w:t>。</w:t>
      </w:r>
    </w:p>
  </w:footnote>
  <w:footnote w:id="3">
    <w:p w14:paraId="50EC5638" w14:textId="748F86A2" w:rsidR="0062346F" w:rsidRPr="00C463A8" w:rsidRDefault="0062346F" w:rsidP="00DD748B">
      <w:pPr>
        <w:pStyle w:val="af8"/>
        <w:keepLines/>
        <w:wordWrap w:val="0"/>
        <w:ind w:firstLineChars="236" w:firstLine="425"/>
        <w:jc w:val="both"/>
        <w:rPr>
          <w:rFonts w:ascii="Times New Roman" w:eastAsia="宋体" w:hAnsi="Times New Roman" w:cs="Times New Roman"/>
        </w:rPr>
      </w:pPr>
      <w:r w:rsidRPr="00190A47">
        <w:rPr>
          <w:rStyle w:val="afa"/>
          <w:rFonts w:ascii="宋体" w:eastAsia="宋体" w:hAnsi="宋体" w:cs="Times New Roman"/>
          <w:vertAlign w:val="baseline"/>
        </w:rPr>
        <w:footnoteRef/>
      </w:r>
      <w:r w:rsidRPr="00190A47">
        <w:rPr>
          <w:rFonts w:ascii="宋体" w:eastAsia="宋体" w:hAnsi="宋体" w:cs="Times New Roman"/>
        </w:rPr>
        <w:t xml:space="preserve"> </w:t>
      </w:r>
      <w:r w:rsidRPr="00190A47">
        <w:rPr>
          <w:rFonts w:ascii="Times New Roman" w:hAnsi="Times New Roman" w:cs="Times New Roman"/>
        </w:rPr>
        <w:t xml:space="preserve">Stack Overflow: 2024 Developer Survey, </w:t>
      </w:r>
      <w:r w:rsidRPr="00D75E08">
        <w:rPr>
          <w:rFonts w:ascii="宋体" w:eastAsia="宋体" w:hAnsi="宋体" w:cs="Times New Roman" w:hint="eastAsia"/>
        </w:rPr>
        <w:t>网址：</w:t>
      </w:r>
      <w:hyperlink r:id="rId4" w:history="1">
        <w:r w:rsidRPr="00800CFD">
          <w:rPr>
            <w:rStyle w:val="aff"/>
            <w:rFonts w:ascii="Times New Roman" w:hAnsi="Times New Roman" w:cs="Times New Roman"/>
          </w:rPr>
          <w:t>https://survey.stackoverflow.co/2024/work/</w:t>
        </w:r>
      </w:hyperlink>
      <w:r>
        <w:rPr>
          <w:rFonts w:ascii="Times New Roman" w:eastAsia="宋体" w:hAnsi="Times New Roman" w:cs="Times New Roman" w:hint="eastAsia"/>
        </w:rPr>
        <w:t>。</w:t>
      </w:r>
    </w:p>
  </w:footnote>
  <w:footnote w:id="4">
    <w:p w14:paraId="3454F61A" w14:textId="442FCF32" w:rsidR="00391098" w:rsidRPr="004A18BE" w:rsidRDefault="00391098" w:rsidP="00DD748B">
      <w:pPr>
        <w:pStyle w:val="af8"/>
        <w:keepLines/>
        <w:ind w:firstLineChars="236" w:firstLine="425"/>
        <w:jc w:val="both"/>
        <w:rPr>
          <w:rFonts w:ascii="Times New Roman" w:eastAsia="宋体" w:hAnsi="Times New Roman" w:cs="Times New Roman"/>
        </w:rPr>
      </w:pPr>
      <w:r w:rsidRPr="004A18BE">
        <w:rPr>
          <w:rStyle w:val="afa"/>
          <w:rFonts w:ascii="Times New Roman" w:eastAsia="宋体" w:hAnsi="Times New Roman" w:cs="Times New Roman"/>
          <w:vertAlign w:val="baseline"/>
        </w:rPr>
        <w:footnoteRef/>
      </w:r>
      <w:r w:rsidRPr="00C25A32">
        <w:rPr>
          <w:rFonts w:ascii="宋体" w:eastAsia="宋体" w:hAnsi="宋体" w:cs="Times New Roman"/>
        </w:rPr>
        <w:t>“我的工作机构可以很容易招聘到在技能上取代我的人”</w:t>
      </w:r>
      <w:r w:rsidRPr="004A18BE">
        <w:rPr>
          <w:rFonts w:ascii="Times New Roman" w:eastAsia="宋体" w:hAnsi="Times New Roman" w:cs="Times New Roman"/>
        </w:rPr>
        <w:t>已反向编码。重新编码后</w:t>
      </w:r>
      <w:r>
        <w:rPr>
          <w:rFonts w:ascii="Times New Roman" w:eastAsia="宋体" w:hAnsi="Times New Roman" w:cs="Times New Roman" w:hint="eastAsia"/>
        </w:rPr>
        <w:t>与其他</w:t>
      </w:r>
      <w:r>
        <w:rPr>
          <w:rFonts w:ascii="Times New Roman" w:eastAsia="宋体" w:hAnsi="Times New Roman" w:cs="Times New Roman" w:hint="eastAsia"/>
        </w:rPr>
        <w:t>3</w:t>
      </w:r>
      <w:r>
        <w:rPr>
          <w:rFonts w:ascii="Times New Roman" w:eastAsia="宋体" w:hAnsi="Times New Roman" w:cs="Times New Roman" w:hint="eastAsia"/>
        </w:rPr>
        <w:t>题的方向一致</w:t>
      </w:r>
      <w:r w:rsidRPr="004A18BE">
        <w:rPr>
          <w:rFonts w:ascii="Times New Roman" w:eastAsia="宋体" w:hAnsi="Times New Roman" w:cs="Times New Roman"/>
        </w:rPr>
        <w:t>，</w:t>
      </w:r>
      <w:r w:rsidR="00D40FE6" w:rsidRPr="00AB0998">
        <w:rPr>
          <w:rFonts w:ascii="宋体" w:eastAsia="宋体" w:hAnsi="宋体" w:hint="eastAsia"/>
        </w:rPr>
        <w:t>表示</w:t>
      </w:r>
      <w:r w:rsidR="00D40FE6">
        <w:rPr>
          <w:rFonts w:ascii="宋体" w:eastAsia="宋体" w:hAnsi="宋体" w:hint="eastAsia"/>
        </w:rPr>
        <w:t>程序员</w:t>
      </w:r>
      <w:r w:rsidR="00D40FE6" w:rsidRPr="00AB0998">
        <w:rPr>
          <w:rFonts w:ascii="宋体" w:eastAsia="宋体" w:hAnsi="宋体" w:hint="eastAsia"/>
        </w:rPr>
        <w:t>自评</w:t>
      </w:r>
      <w:r w:rsidR="00D40FE6">
        <w:rPr>
          <w:rFonts w:ascii="宋体" w:eastAsia="宋体" w:hAnsi="宋体" w:hint="eastAsia"/>
        </w:rPr>
        <w:t>的</w:t>
      </w:r>
      <w:r w:rsidR="00D40FE6" w:rsidRPr="00AB0998">
        <w:rPr>
          <w:rFonts w:ascii="宋体" w:eastAsia="宋体" w:hAnsi="宋体" w:hint="eastAsia"/>
        </w:rPr>
        <w:t>技能可替代性越低，</w:t>
      </w:r>
      <w:r w:rsidR="00D40FE6">
        <w:rPr>
          <w:rFonts w:ascii="宋体" w:eastAsia="宋体" w:hAnsi="宋体" w:hint="eastAsia"/>
        </w:rPr>
        <w:t>职业</w:t>
      </w:r>
      <w:r w:rsidR="00D40FE6" w:rsidRPr="00AB0998">
        <w:rPr>
          <w:rFonts w:ascii="宋体" w:eastAsia="宋体" w:hAnsi="宋体" w:hint="eastAsia"/>
        </w:rPr>
        <w:t>越不容易被取代；</w:t>
      </w:r>
      <w:r w:rsidR="00D40FE6">
        <w:rPr>
          <w:rFonts w:ascii="宋体" w:eastAsia="宋体" w:hAnsi="宋体" w:hint="eastAsia"/>
        </w:rPr>
        <w:t>得分越低，则</w:t>
      </w:r>
      <w:r w:rsidR="00D40FE6" w:rsidRPr="00AB0998">
        <w:rPr>
          <w:rFonts w:ascii="宋体" w:eastAsia="宋体" w:hAnsi="宋体" w:hint="eastAsia"/>
        </w:rPr>
        <w:t>代表</w:t>
      </w:r>
      <w:r w:rsidR="00D40FE6">
        <w:rPr>
          <w:rFonts w:ascii="宋体" w:eastAsia="宋体" w:hAnsi="宋体" w:hint="eastAsia"/>
        </w:rPr>
        <w:t>程序员</w:t>
      </w:r>
      <w:r w:rsidR="00D40FE6" w:rsidRPr="00AB0998">
        <w:rPr>
          <w:rFonts w:ascii="宋体" w:eastAsia="宋体" w:hAnsi="宋体" w:hint="eastAsia"/>
        </w:rPr>
        <w:t>自评</w:t>
      </w:r>
      <w:r w:rsidR="00D40FE6">
        <w:rPr>
          <w:rFonts w:ascii="宋体" w:eastAsia="宋体" w:hAnsi="宋体" w:hint="eastAsia"/>
        </w:rPr>
        <w:t>的</w:t>
      </w:r>
      <w:r w:rsidR="00D40FE6" w:rsidRPr="00AB0998">
        <w:rPr>
          <w:rFonts w:ascii="宋体" w:eastAsia="宋体" w:hAnsi="宋体" w:hint="eastAsia"/>
        </w:rPr>
        <w:t>技能可替代性越高，越容易遭遇淘汰。</w:t>
      </w:r>
    </w:p>
  </w:footnote>
  <w:footnote w:id="5">
    <w:p w14:paraId="266DAB73" w14:textId="7420F312" w:rsidR="00CC62D0" w:rsidRDefault="00CC62D0" w:rsidP="00DD748B">
      <w:pPr>
        <w:pStyle w:val="af8"/>
        <w:keepLines/>
        <w:ind w:firstLineChars="236" w:firstLine="425"/>
        <w:jc w:val="both"/>
      </w:pPr>
      <w:r w:rsidRPr="00F0378C">
        <w:rPr>
          <w:rStyle w:val="afa"/>
          <w:rFonts w:ascii="宋体" w:eastAsia="宋体" w:hAnsi="宋体"/>
          <w:color w:val="EE0000"/>
          <w:highlight w:val="yellow"/>
          <w:vertAlign w:val="baseline"/>
        </w:rPr>
        <w:footnoteRef/>
      </w:r>
      <w:r w:rsidRPr="00F0378C">
        <w:rPr>
          <w:rFonts w:ascii="宋体" w:eastAsia="宋体" w:hAnsi="宋体"/>
          <w:color w:val="EE0000"/>
          <w:highlight w:val="yellow"/>
        </w:rPr>
        <w:t xml:space="preserve"> </w:t>
      </w:r>
      <w:r w:rsidRPr="00F0378C">
        <w:rPr>
          <w:rFonts w:ascii="Times New Roman" w:eastAsia="宋体" w:hAnsi="Times New Roman" w:cs="Times New Roman"/>
          <w:color w:val="EE0000"/>
          <w:highlight w:val="yellow"/>
        </w:rPr>
        <w:t>国家统计局：《</w:t>
      </w:r>
      <w:bookmarkStart w:id="17" w:name="OLE_LINK36"/>
      <w:bookmarkStart w:id="18" w:name="OLE_LINK37"/>
      <w:r w:rsidRPr="00F0378C">
        <w:rPr>
          <w:rFonts w:ascii="Times New Roman" w:eastAsia="宋体" w:hAnsi="Times New Roman" w:cs="Times New Roman"/>
          <w:color w:val="EE0000"/>
          <w:highlight w:val="yellow"/>
        </w:rPr>
        <w:t>2024</w:t>
      </w:r>
      <w:r w:rsidRPr="00F0378C">
        <w:rPr>
          <w:rFonts w:ascii="Times New Roman" w:eastAsia="宋体" w:hAnsi="Times New Roman" w:cs="Times New Roman"/>
          <w:color w:val="EE0000"/>
          <w:highlight w:val="yellow"/>
        </w:rPr>
        <w:t>年城镇单位就业人员年平均工资情况</w:t>
      </w:r>
      <w:bookmarkEnd w:id="17"/>
      <w:bookmarkEnd w:id="18"/>
      <w:r w:rsidRPr="00F0378C">
        <w:rPr>
          <w:rFonts w:ascii="Times New Roman" w:eastAsia="宋体" w:hAnsi="Times New Roman" w:cs="Times New Roman"/>
          <w:color w:val="EE0000"/>
          <w:highlight w:val="yellow"/>
        </w:rPr>
        <w:t>》，</w:t>
      </w:r>
      <w:r w:rsidRPr="00F0378C">
        <w:rPr>
          <w:rFonts w:ascii="Times New Roman" w:eastAsia="宋体" w:hAnsi="Times New Roman" w:cs="Times New Roman"/>
          <w:color w:val="EE0000"/>
          <w:highlight w:val="yellow"/>
        </w:rPr>
        <w:t>2025</w:t>
      </w:r>
      <w:r w:rsidRPr="00F0378C">
        <w:rPr>
          <w:rFonts w:ascii="Times New Roman" w:eastAsia="宋体" w:hAnsi="Times New Roman" w:cs="Times New Roman"/>
          <w:color w:val="EE0000"/>
          <w:highlight w:val="yellow"/>
        </w:rPr>
        <w:t>年</w:t>
      </w:r>
      <w:r w:rsidRPr="00F0378C">
        <w:rPr>
          <w:rFonts w:ascii="Times New Roman" w:eastAsia="宋体" w:hAnsi="Times New Roman" w:cs="Times New Roman"/>
          <w:color w:val="EE0000"/>
          <w:highlight w:val="yellow"/>
        </w:rPr>
        <w:t>5</w:t>
      </w:r>
      <w:r w:rsidRPr="00F0378C">
        <w:rPr>
          <w:rFonts w:ascii="Times New Roman" w:eastAsia="宋体" w:hAnsi="Times New Roman" w:cs="Times New Roman"/>
          <w:color w:val="EE0000"/>
          <w:highlight w:val="yellow"/>
        </w:rPr>
        <w:t>月</w:t>
      </w:r>
      <w:r w:rsidRPr="00F0378C">
        <w:rPr>
          <w:rFonts w:ascii="Times New Roman" w:eastAsia="宋体" w:hAnsi="Times New Roman" w:cs="Times New Roman"/>
          <w:color w:val="EE0000"/>
          <w:highlight w:val="yellow"/>
        </w:rPr>
        <w:t>1</w:t>
      </w:r>
      <w:r w:rsidRPr="00F0378C">
        <w:rPr>
          <w:rFonts w:ascii="Times New Roman" w:eastAsia="宋体" w:hAnsi="Times New Roman" w:cs="Times New Roman" w:hint="eastAsia"/>
          <w:color w:val="EE0000"/>
          <w:highlight w:val="yellow"/>
        </w:rPr>
        <w:t>6</w:t>
      </w:r>
      <w:r w:rsidRPr="00F0378C">
        <w:rPr>
          <w:rFonts w:ascii="Times New Roman" w:eastAsia="宋体" w:hAnsi="Times New Roman" w:cs="Times New Roman"/>
          <w:color w:val="EE0000"/>
          <w:highlight w:val="yellow"/>
        </w:rPr>
        <w:t>日，</w:t>
      </w:r>
      <w:r w:rsidRPr="00F0378C">
        <w:rPr>
          <w:rFonts w:ascii="Times New Roman" w:eastAsia="宋体" w:hAnsi="Times New Roman" w:cs="Times New Roman" w:hint="eastAsia"/>
          <w:color w:val="EE0000"/>
          <w:highlight w:val="yellow"/>
        </w:rPr>
        <w:t>网址：</w:t>
      </w:r>
      <w:hyperlink r:id="rId5" w:history="1">
        <w:r w:rsidRPr="00F0378C">
          <w:rPr>
            <w:rStyle w:val="aff"/>
            <w:rFonts w:ascii="Times New Roman" w:hAnsi="Times New Roman" w:cs="Times New Roman"/>
            <w:color w:val="EE0000"/>
            <w:highlight w:val="yellow"/>
          </w:rPr>
          <w:t>https://www.stats.gov.cn/sj/zxfb/202505/t20250516_1959826.html</w:t>
        </w:r>
      </w:hyperlink>
      <w:r w:rsidRPr="00F0378C">
        <w:rPr>
          <w:rFonts w:ascii="Times New Roman" w:eastAsia="宋体" w:hAnsi="Times New Roman" w:cs="Times New Roman" w:hint="eastAsia"/>
          <w:color w:val="EE0000"/>
          <w:highlight w:val="yellow"/>
        </w:rPr>
        <w:t>。</w:t>
      </w:r>
    </w:p>
  </w:footnote>
  <w:footnote w:id="6">
    <w:p w14:paraId="1F53339E" w14:textId="4C918FFA" w:rsidR="00025451" w:rsidRPr="00025451" w:rsidRDefault="00025451" w:rsidP="00DD748B">
      <w:pPr>
        <w:pStyle w:val="af8"/>
        <w:keepLines/>
        <w:ind w:firstLineChars="236" w:firstLine="425"/>
        <w:jc w:val="both"/>
        <w:rPr>
          <w:rFonts w:ascii="宋体" w:eastAsia="宋体" w:hAnsi="宋体"/>
        </w:rPr>
      </w:pPr>
      <w:r w:rsidRPr="00025451">
        <w:rPr>
          <w:rStyle w:val="afa"/>
          <w:rFonts w:ascii="宋体" w:eastAsia="宋体" w:hAnsi="宋体"/>
          <w:vertAlign w:val="baseline"/>
        </w:rPr>
        <w:footnoteRef/>
      </w:r>
      <w:r w:rsidRPr="00025451">
        <w:rPr>
          <w:rFonts w:ascii="宋体" w:eastAsia="宋体" w:hAnsi="宋体"/>
        </w:rPr>
        <w:t xml:space="preserve"> 本文对</w:t>
      </w:r>
      <w:r w:rsidRPr="00025451">
        <w:rPr>
          <w:rFonts w:ascii="宋体" w:eastAsia="宋体" w:hAnsi="宋体" w:hint="eastAsia"/>
        </w:rPr>
        <w:t>“</w:t>
      </w:r>
      <w:r w:rsidR="003F2272">
        <w:rPr>
          <w:rFonts w:ascii="宋体" w:eastAsia="宋体" w:hAnsi="宋体" w:hint="eastAsia"/>
        </w:rPr>
        <w:t>因</w:t>
      </w:r>
      <w:r w:rsidRPr="00025451">
        <w:rPr>
          <w:rFonts w:ascii="宋体" w:eastAsia="宋体" w:hAnsi="宋体"/>
        </w:rPr>
        <w:t>兴趣</w:t>
      </w:r>
      <w:r w:rsidR="003F2272">
        <w:rPr>
          <w:rFonts w:ascii="宋体" w:eastAsia="宋体" w:hAnsi="宋体" w:hint="eastAsia"/>
        </w:rPr>
        <w:t>择业</w:t>
      </w:r>
      <w:r w:rsidRPr="00025451">
        <w:rPr>
          <w:rFonts w:ascii="宋体" w:eastAsia="宋体" w:hAnsi="宋体"/>
        </w:rPr>
        <w:t>”的理解不仅基于问卷题项，也参考了作者此前开展的</w:t>
      </w:r>
      <w:r w:rsidR="00B0237D">
        <w:rPr>
          <w:rFonts w:ascii="宋体" w:eastAsia="宋体" w:hAnsi="宋体" w:hint="eastAsia"/>
        </w:rPr>
        <w:t>半结构式</w:t>
      </w:r>
      <w:r w:rsidRPr="00025451">
        <w:rPr>
          <w:rFonts w:ascii="宋体" w:eastAsia="宋体" w:hAnsi="宋体"/>
        </w:rPr>
        <w:t>访谈。多位</w:t>
      </w:r>
      <w:r w:rsidR="00FD4C38">
        <w:rPr>
          <w:rFonts w:ascii="宋体" w:eastAsia="宋体" w:hAnsi="宋体" w:hint="eastAsia"/>
        </w:rPr>
        <w:t>因兴趣择业的</w:t>
      </w:r>
      <w:r w:rsidRPr="00025451">
        <w:rPr>
          <w:rFonts w:ascii="宋体" w:eastAsia="宋体" w:hAnsi="宋体"/>
        </w:rPr>
        <w:t>受访程序员明确表示，他们所指的“兴趣”主要体现为对编程、系统架构</w:t>
      </w:r>
      <w:r w:rsidR="00E46E9D">
        <w:rPr>
          <w:rFonts w:ascii="宋体" w:eastAsia="宋体" w:hAnsi="宋体" w:hint="eastAsia"/>
        </w:rPr>
        <w:t>、算法开发</w:t>
      </w:r>
      <w:r w:rsidRPr="00025451">
        <w:rPr>
          <w:rFonts w:ascii="宋体" w:eastAsia="宋体" w:hAnsi="宋体" w:hint="eastAsia"/>
        </w:rPr>
        <w:t>等</w:t>
      </w:r>
      <w:r w:rsidRPr="00025451">
        <w:rPr>
          <w:rFonts w:ascii="宋体" w:eastAsia="宋体" w:hAnsi="宋体"/>
        </w:rPr>
        <w:t>技术工作的热爱</w:t>
      </w:r>
      <w:r w:rsidR="00DC210D">
        <w:rPr>
          <w:rFonts w:ascii="宋体" w:eastAsia="宋体" w:hAnsi="宋体" w:hint="eastAsia"/>
        </w:rPr>
        <w:t>和求知欲</w:t>
      </w:r>
      <w:r w:rsidRPr="00025451">
        <w:rPr>
          <w:rFonts w:ascii="宋体" w:eastAsia="宋体" w:hAnsi="宋体"/>
        </w:rPr>
        <w:t>，以及由此激发的持续学习与自主探索的内在动力，而非一般性娱乐或短期好奇。</w:t>
      </w:r>
      <w:r w:rsidR="00F02079">
        <w:rPr>
          <w:rFonts w:ascii="宋体" w:eastAsia="宋体" w:hAnsi="宋体" w:hint="eastAsia"/>
        </w:rPr>
        <w:t>这种兴趣的形成与童年时期的数码游戏经验和计算机课程密切相关。</w:t>
      </w:r>
      <w:r w:rsidR="00DA2345">
        <w:rPr>
          <w:rFonts w:ascii="宋体" w:eastAsia="宋体" w:hAnsi="宋体" w:hint="eastAsia"/>
        </w:rPr>
        <w:t>程序员受兴趣驱动的劳动实践呼应了当前对兴趣工作的相关研究（何明洁、向南霓</w:t>
      </w:r>
      <w:r w:rsidR="00DA2345" w:rsidRPr="008033B8">
        <w:rPr>
          <w:rFonts w:ascii="Times New Roman" w:eastAsia="宋体" w:hAnsi="Times New Roman" w:cs="Times New Roman"/>
        </w:rPr>
        <w:t>,</w:t>
      </w:r>
      <w:r w:rsidR="00E369C7">
        <w:rPr>
          <w:rFonts w:ascii="Times New Roman" w:eastAsia="宋体" w:hAnsi="Times New Roman" w:cs="Times New Roman" w:hint="eastAsia"/>
        </w:rPr>
        <w:t xml:space="preserve"> </w:t>
      </w:r>
      <w:r w:rsidR="00DA2345" w:rsidRPr="008033B8">
        <w:rPr>
          <w:rFonts w:ascii="Times New Roman" w:eastAsia="宋体" w:hAnsi="Times New Roman" w:cs="Times New Roman"/>
        </w:rPr>
        <w:t xml:space="preserve">2022; </w:t>
      </w:r>
      <w:r w:rsidR="00DA2345">
        <w:rPr>
          <w:rFonts w:ascii="宋体" w:eastAsia="宋体" w:hAnsi="宋体" w:hint="eastAsia"/>
        </w:rPr>
        <w:t>郑广怀、张心</w:t>
      </w:r>
      <w:r w:rsidR="00DA2345" w:rsidRPr="008033B8">
        <w:rPr>
          <w:rFonts w:ascii="Times New Roman" w:eastAsia="宋体" w:hAnsi="Times New Roman" w:cs="Times New Roman"/>
        </w:rPr>
        <w:t>怡</w:t>
      </w:r>
      <w:r w:rsidR="00DA2345" w:rsidRPr="008033B8">
        <w:rPr>
          <w:rFonts w:ascii="Times New Roman" w:eastAsia="宋体" w:hAnsi="Times New Roman" w:cs="Times New Roman"/>
        </w:rPr>
        <w:t>, 2022</w:t>
      </w:r>
      <w:r w:rsidR="00DA2345">
        <w:rPr>
          <w:rFonts w:ascii="宋体" w:eastAsia="宋体" w:hAnsi="宋体" w:hint="eastAsia"/>
        </w:rPr>
        <w:t>）。</w:t>
      </w:r>
    </w:p>
  </w:footnote>
  <w:footnote w:id="7">
    <w:p w14:paraId="6F6F776C" w14:textId="079B52D9" w:rsidR="00241567" w:rsidRPr="009F039C" w:rsidRDefault="00C05CB9" w:rsidP="00123A78">
      <w:pPr>
        <w:pStyle w:val="af8"/>
        <w:keepLines/>
        <w:ind w:firstLineChars="236" w:firstLine="425"/>
        <w:jc w:val="both"/>
        <w:rPr>
          <w:rFonts w:ascii="宋体" w:eastAsia="宋体" w:hAnsi="宋体"/>
        </w:rPr>
      </w:pPr>
      <w:r w:rsidRPr="009F039C">
        <w:rPr>
          <w:rStyle w:val="afa"/>
          <w:rFonts w:ascii="宋体" w:eastAsia="宋体" w:hAnsi="宋体"/>
          <w:vertAlign w:val="baseline"/>
        </w:rPr>
        <w:footnoteRef/>
      </w:r>
      <w:r w:rsidRPr="009F039C">
        <w:rPr>
          <w:rFonts w:ascii="宋体" w:eastAsia="宋体" w:hAnsi="宋体"/>
        </w:rPr>
        <w:t xml:space="preserve"> </w:t>
      </w:r>
      <w:r w:rsidR="00241567" w:rsidRPr="00241567">
        <w:rPr>
          <w:rFonts w:ascii="宋体" w:eastAsia="宋体" w:hAnsi="宋体"/>
        </w:rPr>
        <w:t>问卷中原有</w:t>
      </w:r>
      <w:r w:rsidR="00241567" w:rsidRPr="00D968C1">
        <w:rPr>
          <w:rFonts w:ascii="Times New Roman" w:eastAsia="宋体" w:hAnsi="Times New Roman" w:cs="Times New Roman"/>
        </w:rPr>
        <w:t>9</w:t>
      </w:r>
      <w:r w:rsidR="00241567" w:rsidRPr="00241567">
        <w:rPr>
          <w:rFonts w:ascii="宋体" w:eastAsia="宋体" w:hAnsi="宋体"/>
        </w:rPr>
        <w:t>个具体的岗位划分，为便于分析与呈现，本文将其归纳为“支持类”和“前沿类”两大类别。支持类包括前端开发、后端开发、运营维持、测试、数据和艺术视觉类等</w:t>
      </w:r>
      <w:r w:rsidR="00241567" w:rsidRPr="00A9459C">
        <w:rPr>
          <w:rFonts w:ascii="Times New Roman" w:eastAsia="宋体" w:hAnsi="Times New Roman" w:cs="Times New Roman"/>
        </w:rPr>
        <w:t>6</w:t>
      </w:r>
      <w:r w:rsidR="00241567" w:rsidRPr="00241567">
        <w:rPr>
          <w:rFonts w:ascii="宋体" w:eastAsia="宋体" w:hAnsi="宋体"/>
        </w:rPr>
        <w:t>个岗位</w:t>
      </w:r>
      <w:r w:rsidR="0005610F">
        <w:rPr>
          <w:rFonts w:ascii="宋体" w:eastAsia="宋体" w:hAnsi="宋体" w:hint="eastAsia"/>
        </w:rPr>
        <w:t>，</w:t>
      </w:r>
      <w:r w:rsidR="0005610F" w:rsidRPr="00235308">
        <w:rPr>
          <w:rFonts w:ascii="宋体" w:eastAsia="宋体" w:hAnsi="宋体"/>
        </w:rPr>
        <w:t>这些岗位侧重于维护现有系统、应用开发和日常运营管理</w:t>
      </w:r>
      <w:r w:rsidR="00241567" w:rsidRPr="00235308">
        <w:rPr>
          <w:rFonts w:ascii="宋体" w:eastAsia="宋体" w:hAnsi="宋体"/>
        </w:rPr>
        <w:t>；</w:t>
      </w:r>
      <w:r w:rsidR="00241567" w:rsidRPr="00241567">
        <w:rPr>
          <w:rFonts w:ascii="宋体" w:eastAsia="宋体" w:hAnsi="宋体"/>
        </w:rPr>
        <w:t>前沿类则包括人工智能、算法和统筹架构类等</w:t>
      </w:r>
      <w:r w:rsidR="00241567" w:rsidRPr="00A9459C">
        <w:rPr>
          <w:rFonts w:ascii="Times New Roman" w:eastAsia="宋体" w:hAnsi="Times New Roman" w:cs="Times New Roman"/>
        </w:rPr>
        <w:t>3</w:t>
      </w:r>
      <w:r w:rsidR="00241567" w:rsidRPr="00241567">
        <w:rPr>
          <w:rFonts w:ascii="宋体" w:eastAsia="宋体" w:hAnsi="宋体"/>
        </w:rPr>
        <w:t>个岗位</w:t>
      </w:r>
      <w:r w:rsidR="009C3141">
        <w:rPr>
          <w:rFonts w:ascii="宋体" w:eastAsia="宋体" w:hAnsi="宋体" w:hint="eastAsia"/>
        </w:rPr>
        <w:t>，</w:t>
      </w:r>
      <w:r w:rsidR="00DD2831">
        <w:rPr>
          <w:rFonts w:ascii="宋体" w:eastAsia="宋体" w:hAnsi="宋体" w:hint="eastAsia"/>
        </w:rPr>
        <w:t>聚</w:t>
      </w:r>
      <w:r w:rsidR="009C3141" w:rsidRPr="00FA6144">
        <w:rPr>
          <w:rFonts w:ascii="宋体" w:eastAsia="宋体" w:hAnsi="宋体" w:hint="eastAsia"/>
        </w:rPr>
        <w:t>焦</w:t>
      </w:r>
      <w:r w:rsidR="009C3141" w:rsidRPr="00FA6144">
        <w:rPr>
          <w:rFonts w:ascii="宋体" w:eastAsia="宋体" w:hAnsi="宋体"/>
        </w:rPr>
        <w:t>于技术的</w:t>
      </w:r>
      <w:r w:rsidR="0018256C">
        <w:rPr>
          <w:rFonts w:ascii="宋体" w:eastAsia="宋体" w:hAnsi="宋体" w:hint="eastAsia"/>
        </w:rPr>
        <w:t>创新</w:t>
      </w:r>
      <w:r w:rsidR="009C3141" w:rsidRPr="00FA6144">
        <w:rPr>
          <w:rFonts w:ascii="宋体" w:eastAsia="宋体" w:hAnsi="宋体"/>
        </w:rPr>
        <w:t>研发及</w:t>
      </w:r>
      <w:r w:rsidR="0013110E">
        <w:rPr>
          <w:rFonts w:ascii="宋体" w:eastAsia="宋体" w:hAnsi="宋体" w:hint="eastAsia"/>
        </w:rPr>
        <w:t>跨部门的技术整合</w:t>
      </w:r>
      <w:r w:rsidR="00241567" w:rsidRPr="00FA6144">
        <w:rPr>
          <w:rFonts w:ascii="宋体" w:eastAsia="宋体" w:hAnsi="宋体"/>
        </w:rPr>
        <w:t>。</w:t>
      </w:r>
    </w:p>
  </w:footnote>
  <w:footnote w:id="8">
    <w:p w14:paraId="0A0B850A" w14:textId="757E34AA" w:rsidR="00E17DCD" w:rsidRPr="00F404D7" w:rsidRDefault="00E17DCD" w:rsidP="002B0B5D">
      <w:pPr>
        <w:pStyle w:val="af8"/>
        <w:keepLines/>
        <w:wordWrap w:val="0"/>
        <w:ind w:firstLineChars="236" w:firstLine="425"/>
        <w:jc w:val="both"/>
        <w:rPr>
          <w:rFonts w:ascii="Times New Roman" w:eastAsia="宋体" w:hAnsi="Times New Roman" w:cs="Times New Roman"/>
          <w:color w:val="333333"/>
          <w:shd w:val="clear" w:color="auto" w:fill="FFFFFF"/>
        </w:rPr>
      </w:pPr>
      <w:r w:rsidRPr="00AE35F7">
        <w:rPr>
          <w:rStyle w:val="afa"/>
          <w:rFonts w:ascii="宋体" w:eastAsia="宋体" w:hAnsi="宋体" w:cs="Times New Roman"/>
          <w:color w:val="000000" w:themeColor="text1"/>
          <w:vertAlign w:val="baseline"/>
        </w:rPr>
        <w:footnoteRef/>
      </w:r>
      <w:r w:rsidRPr="00AE35F7">
        <w:rPr>
          <w:rFonts w:ascii="宋体" w:eastAsia="宋体" w:hAnsi="宋体" w:cs="Times New Roman"/>
          <w:color w:val="000000" w:themeColor="text1"/>
        </w:rPr>
        <w:t xml:space="preserve"> </w:t>
      </w:r>
      <w:r>
        <w:rPr>
          <w:rFonts w:ascii="宋体" w:eastAsia="宋体" w:hAnsi="宋体" w:cs="Times New Roman" w:hint="eastAsia"/>
          <w:color w:val="000000" w:themeColor="text1"/>
        </w:rPr>
        <w:t>“</w:t>
      </w:r>
      <w:r w:rsidRPr="00AE35F7">
        <w:rPr>
          <w:rFonts w:ascii="Times New Roman" w:eastAsia="宋体" w:hAnsi="Times New Roman" w:cs="Times New Roman"/>
          <w:color w:val="000000" w:themeColor="text1"/>
        </w:rPr>
        <w:t>工作所在地区</w:t>
      </w:r>
      <w:r>
        <w:rPr>
          <w:rFonts w:ascii="Times New Roman" w:eastAsia="宋体" w:hAnsi="Times New Roman" w:cs="Times New Roman" w:hint="eastAsia"/>
          <w:color w:val="000000" w:themeColor="text1"/>
        </w:rPr>
        <w:t>”</w:t>
      </w:r>
      <w:r w:rsidRPr="00AE35F7">
        <w:rPr>
          <w:rFonts w:ascii="Times New Roman" w:eastAsia="宋体" w:hAnsi="Times New Roman" w:cs="Times New Roman"/>
          <w:color w:val="000000" w:themeColor="text1"/>
        </w:rPr>
        <w:t>按国家统计局界定的</w:t>
      </w:r>
      <w:r w:rsidRPr="00055D47">
        <w:rPr>
          <w:rFonts w:ascii="宋体" w:eastAsia="宋体" w:hAnsi="宋体" w:cs="Times New Roman"/>
          <w:color w:val="000000" w:themeColor="text1"/>
        </w:rPr>
        <w:t>“经济地带”</w:t>
      </w:r>
      <w:r w:rsidRPr="00AE35F7">
        <w:rPr>
          <w:rFonts w:ascii="Times New Roman" w:eastAsia="宋体" w:hAnsi="Times New Roman" w:cs="Times New Roman"/>
          <w:color w:val="000000" w:themeColor="text1"/>
        </w:rPr>
        <w:t>划分：东北地区包括辽宁、吉林和黑龙江</w:t>
      </w:r>
      <w:r w:rsidRPr="00AE35F7">
        <w:rPr>
          <w:rFonts w:ascii="Times New Roman" w:eastAsia="宋体" w:hAnsi="Times New Roman" w:cs="Times New Roman"/>
          <w:color w:val="000000" w:themeColor="text1"/>
        </w:rPr>
        <w:t>3</w:t>
      </w:r>
      <w:r w:rsidRPr="00AE35F7">
        <w:rPr>
          <w:rFonts w:ascii="Times New Roman" w:eastAsia="宋体" w:hAnsi="Times New Roman" w:cs="Times New Roman"/>
          <w:color w:val="000000" w:themeColor="text1"/>
        </w:rPr>
        <w:t>省，东部</w:t>
      </w:r>
      <w:r w:rsidRPr="00AE35F7">
        <w:rPr>
          <w:rFonts w:ascii="Times New Roman" w:eastAsia="宋体" w:hAnsi="Times New Roman" w:cs="Times New Roman"/>
          <w:color w:val="000000" w:themeColor="text1"/>
        </w:rPr>
        <w:t>10</w:t>
      </w:r>
      <w:r w:rsidRPr="00AE35F7">
        <w:rPr>
          <w:rFonts w:ascii="Times New Roman" w:eastAsia="宋体" w:hAnsi="Times New Roman" w:cs="Times New Roman"/>
          <w:color w:val="000000" w:themeColor="text1"/>
        </w:rPr>
        <w:t>省（</w:t>
      </w:r>
      <w:r>
        <w:rPr>
          <w:rFonts w:ascii="Times New Roman" w:eastAsia="宋体" w:hAnsi="Times New Roman" w:cs="Times New Roman" w:hint="eastAsia"/>
          <w:color w:val="000000" w:themeColor="text1"/>
        </w:rPr>
        <w:t>直辖</w:t>
      </w:r>
      <w:r w:rsidRPr="00AE35F7">
        <w:rPr>
          <w:rFonts w:ascii="Times New Roman" w:eastAsia="宋体" w:hAnsi="Times New Roman" w:cs="Times New Roman"/>
          <w:color w:val="000000" w:themeColor="text1"/>
        </w:rPr>
        <w:t>市）包括</w:t>
      </w:r>
      <w:r w:rsidRPr="00AE35F7">
        <w:rPr>
          <w:rFonts w:ascii="Times New Roman" w:eastAsia="宋体" w:hAnsi="Times New Roman" w:cs="Times New Roman"/>
          <w:color w:val="000000" w:themeColor="text1"/>
          <w:shd w:val="clear" w:color="auto" w:fill="FFFFFF"/>
        </w:rPr>
        <w:t>北京、天津、河北、上海、江苏、浙江、福建、山东、广东和海南；中部</w:t>
      </w:r>
      <w:r w:rsidRPr="00AE35F7">
        <w:rPr>
          <w:rFonts w:ascii="Times New Roman" w:eastAsia="宋体" w:hAnsi="Times New Roman" w:cs="Times New Roman"/>
          <w:color w:val="000000" w:themeColor="text1"/>
          <w:shd w:val="clear" w:color="auto" w:fill="FFFFFF"/>
        </w:rPr>
        <w:t>6</w:t>
      </w:r>
      <w:r w:rsidRPr="00AE35F7">
        <w:rPr>
          <w:rFonts w:ascii="Times New Roman" w:eastAsia="宋体" w:hAnsi="Times New Roman" w:cs="Times New Roman"/>
          <w:color w:val="000000" w:themeColor="text1"/>
          <w:shd w:val="clear" w:color="auto" w:fill="FFFFFF"/>
        </w:rPr>
        <w:t>省包括山西、安徽、江西、河南、湖北和湖南；西部</w:t>
      </w:r>
      <w:r w:rsidRPr="00AE35F7">
        <w:rPr>
          <w:rFonts w:ascii="Times New Roman" w:eastAsia="宋体" w:hAnsi="Times New Roman" w:cs="Times New Roman"/>
          <w:color w:val="000000" w:themeColor="text1"/>
          <w:shd w:val="clear" w:color="auto" w:fill="FFFFFF"/>
        </w:rPr>
        <w:t>12</w:t>
      </w:r>
      <w:r w:rsidRPr="00AE35F7">
        <w:rPr>
          <w:rFonts w:ascii="Times New Roman" w:eastAsia="宋体" w:hAnsi="Times New Roman" w:cs="Times New Roman"/>
          <w:color w:val="000000" w:themeColor="text1"/>
          <w:shd w:val="clear" w:color="auto" w:fill="FFFFFF"/>
        </w:rPr>
        <w:t>省（</w:t>
      </w:r>
      <w:r>
        <w:rPr>
          <w:rFonts w:ascii="Times New Roman" w:eastAsia="宋体" w:hAnsi="Times New Roman" w:cs="Times New Roman" w:hint="eastAsia"/>
          <w:color w:val="000000" w:themeColor="text1"/>
          <w:shd w:val="clear" w:color="auto" w:fill="FFFFFF"/>
        </w:rPr>
        <w:t>自治</w:t>
      </w:r>
      <w:r w:rsidRPr="00AE35F7">
        <w:rPr>
          <w:rFonts w:ascii="Times New Roman" w:eastAsia="宋体" w:hAnsi="Times New Roman" w:cs="Times New Roman"/>
          <w:color w:val="000000" w:themeColor="text1"/>
          <w:shd w:val="clear" w:color="auto" w:fill="FFFFFF"/>
        </w:rPr>
        <w:t>区、</w:t>
      </w:r>
      <w:r>
        <w:rPr>
          <w:rFonts w:ascii="Times New Roman" w:eastAsia="宋体" w:hAnsi="Times New Roman" w:cs="Times New Roman" w:hint="eastAsia"/>
          <w:color w:val="000000" w:themeColor="text1"/>
          <w:shd w:val="clear" w:color="auto" w:fill="FFFFFF"/>
        </w:rPr>
        <w:t>直辖</w:t>
      </w:r>
      <w:r w:rsidRPr="00AE35F7">
        <w:rPr>
          <w:rFonts w:ascii="Times New Roman" w:eastAsia="宋体" w:hAnsi="Times New Roman" w:cs="Times New Roman"/>
          <w:color w:val="000000" w:themeColor="text1"/>
          <w:shd w:val="clear" w:color="auto" w:fill="FFFFFF"/>
        </w:rPr>
        <w:t>市）包括内蒙古、广西、重庆、四川、贵州、云南、西藏、陕西、甘肃、青海、宁夏和新疆。详见：</w:t>
      </w:r>
      <w:hyperlink r:id="rId6" w:history="1">
        <w:r w:rsidRPr="002A7BB5">
          <w:rPr>
            <w:rStyle w:val="aff"/>
            <w:rFonts w:ascii="Times New Roman" w:eastAsia="宋体" w:hAnsi="Times New Roman" w:cs="Times New Roman"/>
            <w:shd w:val="clear" w:color="auto" w:fill="FFFFFF"/>
          </w:rPr>
          <w:t>https://www.stats.gov.cn/zt_18555/zthd/sjtjr/d12kfr/tjzsqzs/202302/t20230216_1908940.html</w:t>
        </w:r>
      </w:hyperlink>
      <w:r w:rsidRPr="00AE35F7">
        <w:rPr>
          <w:rFonts w:ascii="Times New Roman" w:eastAsia="宋体" w:hAnsi="Times New Roman" w:cs="Times New Roman"/>
          <w:color w:val="000000" w:themeColor="text1"/>
          <w:shd w:val="clear" w:color="auto" w:fill="FFFFFF"/>
        </w:rPr>
        <w:t>。</w:t>
      </w:r>
    </w:p>
  </w:footnote>
  <w:footnote w:id="9">
    <w:p w14:paraId="2A93A225" w14:textId="77777777" w:rsidR="00E17DCD" w:rsidRPr="00AB2881" w:rsidRDefault="00E17DCD" w:rsidP="002B0B5D">
      <w:pPr>
        <w:pStyle w:val="af8"/>
        <w:keepLines/>
        <w:ind w:firstLineChars="236" w:firstLine="425"/>
        <w:jc w:val="both"/>
        <w:rPr>
          <w:rFonts w:ascii="宋体" w:eastAsia="宋体" w:hAnsi="宋体"/>
        </w:rPr>
      </w:pPr>
      <w:r w:rsidRPr="00AB2881">
        <w:rPr>
          <w:rStyle w:val="afa"/>
          <w:rFonts w:ascii="宋体" w:eastAsia="宋体" w:hAnsi="宋体"/>
          <w:vertAlign w:val="baseline"/>
        </w:rPr>
        <w:footnoteRef/>
      </w:r>
      <w:r w:rsidRPr="00AB2881">
        <w:rPr>
          <w:rFonts w:ascii="宋体" w:eastAsia="宋体" w:hAnsi="宋体"/>
        </w:rPr>
        <w:t xml:space="preserve"> </w:t>
      </w:r>
      <w:r>
        <w:rPr>
          <w:rFonts w:ascii="宋体" w:eastAsia="宋体" w:hAnsi="宋体" w:hint="eastAsia"/>
        </w:rPr>
        <w:t>“</w:t>
      </w:r>
      <w:r w:rsidRPr="00AB2881">
        <w:rPr>
          <w:rFonts w:ascii="宋体" w:eastAsia="宋体" w:hAnsi="宋体" w:hint="eastAsia"/>
        </w:rPr>
        <w:t>主要生活困难</w:t>
      </w:r>
      <w:r>
        <w:rPr>
          <w:rFonts w:ascii="宋体" w:eastAsia="宋体" w:hAnsi="宋体" w:hint="eastAsia"/>
        </w:rPr>
        <w:t>”在问卷中由题项“自工作以来，您遇到的最主要的生活问题”测量，为多选题，选项</w:t>
      </w:r>
      <w:r w:rsidRPr="00AB2881">
        <w:rPr>
          <w:rFonts w:ascii="宋体" w:eastAsia="宋体" w:hAnsi="宋体" w:hint="eastAsia"/>
        </w:rPr>
        <w:t>包括购房经济压力大、工作强度高或压力大、子女就学困难、子女教育费用过高、自己或家人的医疗资源少及看病难、自己或家人的医疗支出大而难以负担、自己和家人之间的冲突、找不到合适的伴侣</w:t>
      </w:r>
      <w:r>
        <w:rPr>
          <w:rFonts w:ascii="宋体" w:eastAsia="宋体" w:hAnsi="宋体" w:hint="eastAsia"/>
        </w:rPr>
        <w:t>，以及没有这些生活方面的问题</w:t>
      </w:r>
      <w:r w:rsidRPr="00AB2881">
        <w:rPr>
          <w:rFonts w:ascii="宋体" w:eastAsia="宋体" w:hAnsi="宋体" w:hint="eastAsia"/>
        </w:rPr>
        <w:t>。受访程序员</w:t>
      </w:r>
      <w:r>
        <w:rPr>
          <w:rFonts w:ascii="宋体" w:eastAsia="宋体" w:hAnsi="宋体" w:hint="eastAsia"/>
        </w:rPr>
        <w:t>若选择“没有这些生活方面的问题”</w:t>
      </w:r>
      <w:r w:rsidRPr="00AB2881">
        <w:rPr>
          <w:rFonts w:ascii="宋体" w:eastAsia="宋体" w:hAnsi="宋体" w:hint="eastAsia"/>
        </w:rPr>
        <w:t>则被视</w:t>
      </w:r>
      <w:r>
        <w:rPr>
          <w:rFonts w:ascii="宋体" w:eastAsia="宋体" w:hAnsi="宋体" w:hint="eastAsia"/>
        </w:rPr>
        <w:t>为不存在“主要生活困难”，在变量中被标记为</w:t>
      </w:r>
      <w:r w:rsidRPr="00AB2881">
        <w:rPr>
          <w:rFonts w:ascii="宋体" w:eastAsia="宋体" w:hAnsi="宋体" w:hint="eastAsia"/>
        </w:rPr>
        <w:t>“无（</w:t>
      </w:r>
      <w:r w:rsidRPr="00A4199E">
        <w:rPr>
          <w:rFonts w:ascii="Times New Roman" w:eastAsia="宋体" w:hAnsi="Times New Roman" w:cs="Times New Roman"/>
        </w:rPr>
        <w:t>0</w:t>
      </w:r>
      <w:r w:rsidRPr="00AB2881">
        <w:rPr>
          <w:rFonts w:ascii="宋体" w:eastAsia="宋体" w:hAnsi="宋体" w:hint="eastAsia"/>
        </w:rPr>
        <w:t>）”</w:t>
      </w:r>
      <w:r>
        <w:rPr>
          <w:rFonts w:ascii="宋体" w:eastAsia="宋体" w:hAnsi="宋体" w:hint="eastAsia"/>
        </w:rPr>
        <w:t>；若未选择该项，则视为</w:t>
      </w:r>
      <w:r w:rsidRPr="00AB2881">
        <w:rPr>
          <w:rFonts w:ascii="宋体" w:eastAsia="宋体" w:hAnsi="宋体" w:hint="eastAsia"/>
        </w:rPr>
        <w:t>存在</w:t>
      </w:r>
      <w:r>
        <w:rPr>
          <w:rFonts w:ascii="宋体" w:eastAsia="宋体" w:hAnsi="宋体" w:hint="eastAsia"/>
        </w:rPr>
        <w:t>其余选项所表述的</w:t>
      </w:r>
      <w:r w:rsidRPr="00E72E74">
        <w:rPr>
          <w:rFonts w:ascii="Times New Roman" w:eastAsia="宋体" w:hAnsi="Times New Roman" w:cs="Times New Roman"/>
        </w:rPr>
        <w:t>1</w:t>
      </w:r>
      <w:r w:rsidRPr="00E72E74">
        <w:rPr>
          <w:rFonts w:ascii="Times New Roman" w:eastAsia="宋体" w:hAnsi="Times New Roman" w:cs="Times New Roman"/>
        </w:rPr>
        <w:t>～</w:t>
      </w:r>
      <w:r w:rsidRPr="00E72E74">
        <w:rPr>
          <w:rFonts w:ascii="Times New Roman" w:eastAsia="宋体" w:hAnsi="Times New Roman" w:cs="Times New Roman"/>
        </w:rPr>
        <w:t>3</w:t>
      </w:r>
      <w:r>
        <w:rPr>
          <w:rFonts w:ascii="宋体" w:eastAsia="宋体" w:hAnsi="宋体" w:hint="eastAsia"/>
        </w:rPr>
        <w:t>个</w:t>
      </w:r>
      <w:r w:rsidRPr="00AB2881">
        <w:rPr>
          <w:rFonts w:ascii="宋体" w:eastAsia="宋体" w:hAnsi="宋体" w:hint="eastAsia"/>
        </w:rPr>
        <w:t>“主要生活困难”，</w:t>
      </w:r>
      <w:r>
        <w:rPr>
          <w:rFonts w:ascii="宋体" w:eastAsia="宋体" w:hAnsi="宋体" w:hint="eastAsia"/>
        </w:rPr>
        <w:t>并标作</w:t>
      </w:r>
      <w:r w:rsidRPr="00AB2881">
        <w:rPr>
          <w:rFonts w:ascii="宋体" w:eastAsia="宋体" w:hAnsi="宋体" w:hint="eastAsia"/>
        </w:rPr>
        <w:t>“有（</w:t>
      </w:r>
      <w:r w:rsidRPr="009138B3">
        <w:rPr>
          <w:rFonts w:ascii="Times New Roman" w:eastAsia="宋体" w:hAnsi="Times New Roman" w:cs="Times New Roman"/>
        </w:rPr>
        <w:t>1</w:t>
      </w:r>
      <w:r w:rsidRPr="00AB2881">
        <w:rPr>
          <w:rFonts w:ascii="宋体" w:eastAsia="宋体" w:hAnsi="宋体" w:hint="eastAsia"/>
        </w:rPr>
        <w:t>）”。</w:t>
      </w:r>
    </w:p>
  </w:footnote>
  <w:footnote w:id="10">
    <w:p w14:paraId="794A4E72" w14:textId="77777777" w:rsidR="00E861F6" w:rsidRPr="00E96D53" w:rsidRDefault="00E861F6" w:rsidP="009F4A80">
      <w:pPr>
        <w:pStyle w:val="af8"/>
        <w:keepLines/>
        <w:ind w:firstLineChars="236" w:firstLine="425"/>
        <w:jc w:val="both"/>
        <w:rPr>
          <w:rFonts w:ascii="宋体" w:eastAsia="宋体" w:hAnsi="宋体"/>
        </w:rPr>
      </w:pPr>
      <w:r w:rsidRPr="00E96D53">
        <w:rPr>
          <w:rStyle w:val="afa"/>
          <w:rFonts w:ascii="宋体" w:eastAsia="宋体" w:hAnsi="宋体"/>
          <w:vertAlign w:val="baseline"/>
        </w:rPr>
        <w:footnoteRef/>
      </w:r>
      <w:r>
        <w:rPr>
          <w:rFonts w:ascii="宋体" w:eastAsia="宋体" w:hAnsi="宋体" w:cs="Times New Roman" w:hint="eastAsia"/>
        </w:rPr>
        <w:t xml:space="preserve"> </w:t>
      </w:r>
      <w:r w:rsidRPr="00860C6B">
        <w:rPr>
          <w:rFonts w:ascii="宋体" w:eastAsia="宋体" w:hAnsi="宋体" w:cs="Times New Roman"/>
        </w:rPr>
        <w:t>为避免遗漏关键变量对模型造成混淆影响，在主要分析“因收入择业”调节作用的模型</w:t>
      </w:r>
      <w:r w:rsidRPr="00DB36AF">
        <w:rPr>
          <w:rFonts w:ascii="Times New Roman" w:eastAsia="宋体" w:hAnsi="Times New Roman" w:cs="Times New Roman"/>
        </w:rPr>
        <w:t>2</w:t>
      </w:r>
      <w:r w:rsidRPr="00860C6B">
        <w:rPr>
          <w:rFonts w:ascii="宋体" w:eastAsia="宋体" w:hAnsi="宋体" w:cs="Times New Roman"/>
        </w:rPr>
        <w:t>和模型</w:t>
      </w:r>
      <w:r w:rsidRPr="00DB36AF">
        <w:rPr>
          <w:rFonts w:ascii="Times New Roman" w:eastAsia="宋体" w:hAnsi="Times New Roman" w:cs="Times New Roman"/>
        </w:rPr>
        <w:t>3</w:t>
      </w:r>
      <w:r w:rsidRPr="00860C6B">
        <w:rPr>
          <w:rFonts w:ascii="宋体" w:eastAsia="宋体" w:hAnsi="宋体" w:cs="Times New Roman"/>
        </w:rPr>
        <w:t>中，“因兴趣择业”亦作为控制变量纳入；同理，在模型</w:t>
      </w:r>
      <w:r w:rsidRPr="00DB36AF">
        <w:rPr>
          <w:rFonts w:ascii="Times New Roman" w:eastAsia="宋体" w:hAnsi="Times New Roman" w:cs="Times New Roman"/>
        </w:rPr>
        <w:t>4</w:t>
      </w:r>
      <w:r w:rsidRPr="00860C6B">
        <w:rPr>
          <w:rFonts w:ascii="宋体" w:eastAsia="宋体" w:hAnsi="宋体" w:cs="Times New Roman"/>
        </w:rPr>
        <w:t>和模型</w:t>
      </w:r>
      <w:r w:rsidRPr="00DB36AF">
        <w:rPr>
          <w:rFonts w:ascii="Times New Roman" w:eastAsia="宋体" w:hAnsi="Times New Roman" w:cs="Times New Roman"/>
        </w:rPr>
        <w:t>5</w:t>
      </w:r>
      <w:r w:rsidRPr="00860C6B">
        <w:rPr>
          <w:rFonts w:ascii="宋体" w:eastAsia="宋体" w:hAnsi="宋体" w:cs="Times New Roman"/>
        </w:rPr>
        <w:t>中，也控制了“因收入择业”变量，以提高调节效应识别的准确性。</w:t>
      </w:r>
    </w:p>
  </w:footnote>
  <w:footnote w:id="11">
    <w:p w14:paraId="329AA813" w14:textId="77777777" w:rsidR="00016841" w:rsidRPr="00DB6F1E" w:rsidRDefault="00016841" w:rsidP="00016841">
      <w:pPr>
        <w:pStyle w:val="af8"/>
        <w:keepLines/>
        <w:ind w:firstLineChars="236" w:firstLine="425"/>
        <w:jc w:val="both"/>
      </w:pPr>
      <w:r w:rsidRPr="002A13F0">
        <w:rPr>
          <w:rFonts w:ascii="宋体" w:eastAsia="宋体" w:hAnsi="宋体" w:cs="Times New Roman"/>
          <w:color w:val="EE0000"/>
          <w:highlight w:val="yellow"/>
        </w:rPr>
        <w:footnoteRef/>
      </w:r>
      <w:r w:rsidRPr="002A13F0">
        <w:rPr>
          <w:rFonts w:ascii="宋体" w:eastAsia="宋体" w:hAnsi="宋体" w:cs="Times New Roman"/>
          <w:color w:val="EE0000"/>
          <w:highlight w:val="yellow"/>
        </w:rPr>
        <w:t xml:space="preserve"> </w:t>
      </w:r>
      <w:r w:rsidRPr="002A13F0">
        <w:rPr>
          <w:rFonts w:ascii="宋体" w:eastAsia="宋体" w:hAnsi="宋体" w:cs="Times New Roman" w:hint="eastAsia"/>
          <w:color w:val="EE0000"/>
          <w:highlight w:val="yellow"/>
        </w:rPr>
        <w:t>该俗语最早可见于清代小说《乾隆游江南》第十九回，原句为：“</w:t>
      </w:r>
      <w:r w:rsidRPr="002A13F0">
        <w:rPr>
          <w:rFonts w:ascii="宋体" w:eastAsia="宋体" w:hAnsi="宋体" w:cs="Times New Roman"/>
          <w:color w:val="EE0000"/>
          <w:highlight w:val="yellow"/>
        </w:rPr>
        <w:t>有情饮水饱，无情吃饭饥。</w:t>
      </w:r>
      <w:r w:rsidRPr="002A13F0">
        <w:rPr>
          <w:rFonts w:ascii="宋体" w:eastAsia="宋体" w:hAnsi="宋体" w:cs="Times New Roman" w:hint="eastAsia"/>
          <w:color w:val="EE0000"/>
          <w:highlight w:val="yellow"/>
        </w:rPr>
        <w:t>”其本义并非讨论物质丰歉，而是强调人际情谊与主观感受对“满足感”的深刻影响。该俗语后在粤语地区广泛流传，</w:t>
      </w:r>
      <w:r w:rsidRPr="002A13F0">
        <w:rPr>
          <w:rFonts w:ascii="宋体" w:eastAsia="宋体" w:hAnsi="宋体" w:cs="Times New Roman"/>
          <w:color w:val="EE0000"/>
          <w:highlight w:val="yellow"/>
        </w:rPr>
        <w:t>并被引申为对“仅依赖物质条件而缺乏意义联结”的经验概括。</w:t>
      </w:r>
    </w:p>
  </w:footnote>
  <w:footnote w:id="12">
    <w:p w14:paraId="27F77BC7" w14:textId="77777777" w:rsidR="000A5D6D" w:rsidRPr="00DA78E2" w:rsidRDefault="000A5D6D" w:rsidP="000A5D6D">
      <w:pPr>
        <w:pStyle w:val="af8"/>
        <w:keepLines/>
        <w:ind w:firstLineChars="236" w:firstLine="425"/>
        <w:jc w:val="both"/>
      </w:pPr>
      <w:r w:rsidRPr="004C3D0B">
        <w:rPr>
          <w:rFonts w:ascii="宋体" w:eastAsia="宋体" w:hAnsi="宋体" w:cs="Times New Roman"/>
          <w:color w:val="EE0000"/>
          <w:highlight w:val="yellow"/>
        </w:rPr>
        <w:footnoteRef/>
      </w:r>
      <w:r w:rsidRPr="004C3D0B">
        <w:rPr>
          <w:rFonts w:ascii="宋体" w:eastAsia="宋体" w:hAnsi="宋体" w:cs="Times New Roman"/>
          <w:color w:val="EE0000"/>
          <w:highlight w:val="yellow"/>
        </w:rPr>
        <w:t xml:space="preserve"> 由于倾向得分匹配需要在处理组和对照组之间寻找倾向得分相近的个体，在</w:t>
      </w:r>
      <w:r w:rsidRPr="004C3D0B">
        <w:rPr>
          <w:rFonts w:ascii="宋体" w:eastAsia="宋体" w:hAnsi="宋体" w:cs="Times New Roman" w:hint="eastAsia"/>
          <w:color w:val="EE0000"/>
          <w:highlight w:val="yellow"/>
        </w:rPr>
        <w:t>半径匹配范围的限制下，</w:t>
      </w:r>
      <w:r w:rsidRPr="004C3D0B">
        <w:rPr>
          <w:rFonts w:ascii="宋体" w:eastAsia="宋体" w:hAnsi="宋体" w:cs="Times New Roman"/>
          <w:color w:val="EE0000"/>
          <w:highlight w:val="yellow"/>
        </w:rPr>
        <w:t>无法找到合适匹配对象的样本</w:t>
      </w:r>
      <w:r w:rsidRPr="004C3D0B">
        <w:rPr>
          <w:rFonts w:ascii="宋体" w:eastAsia="宋体" w:hAnsi="宋体" w:cs="Times New Roman" w:hint="eastAsia"/>
          <w:color w:val="EE0000"/>
          <w:highlight w:val="yellow"/>
        </w:rPr>
        <w:t>会被自</w:t>
      </w:r>
      <w:r w:rsidRPr="004C3D0B">
        <w:rPr>
          <w:rFonts w:ascii="宋体" w:eastAsia="宋体" w:hAnsi="宋体" w:cs="Times New Roman"/>
          <w:color w:val="EE0000"/>
          <w:highlight w:val="yellow"/>
        </w:rPr>
        <w:t>动剔除。因此，匹配后的样本量较原始样本略有减少</w:t>
      </w:r>
      <w:r w:rsidRPr="004C3D0B">
        <w:rPr>
          <w:rFonts w:ascii="宋体" w:eastAsia="宋体" w:hAnsi="宋体" w:cs="Times New Roman" w:hint="eastAsia"/>
          <w:color w:val="EE0000"/>
          <w:highlight w:val="yellow"/>
        </w:rPr>
        <w:t>。</w:t>
      </w:r>
      <w:r w:rsidRPr="004C3D0B">
        <w:rPr>
          <w:rFonts w:ascii="宋体" w:eastAsia="宋体" w:hAnsi="宋体" w:cs="Times New Roman"/>
          <w:color w:val="EE0000"/>
          <w:highlight w:val="yellow"/>
        </w:rPr>
        <w:t>每组匹配后的样本量仅减少</w:t>
      </w:r>
      <w:r w:rsidRPr="004C3D0B">
        <w:rPr>
          <w:rFonts w:ascii="宋体" w:eastAsia="宋体" w:hAnsi="宋体" w:cs="Times New Roman" w:hint="eastAsia"/>
          <w:color w:val="EE0000"/>
          <w:highlight w:val="yellow"/>
        </w:rPr>
        <w:t>不超过</w:t>
      </w:r>
      <w:r w:rsidRPr="004C3D0B">
        <w:rPr>
          <w:rFonts w:ascii="Times New Roman" w:eastAsia="宋体" w:hAnsi="Times New Roman" w:cs="Times New Roman"/>
          <w:color w:val="EE0000"/>
          <w:highlight w:val="yellow"/>
        </w:rPr>
        <w:t>0.2%</w:t>
      </w:r>
      <w:r w:rsidRPr="004C3D0B">
        <w:rPr>
          <w:rFonts w:ascii="宋体" w:eastAsia="宋体" w:hAnsi="宋体" w:cs="Times New Roman"/>
          <w:color w:val="EE0000"/>
          <w:highlight w:val="yellow"/>
        </w:rPr>
        <w:t>，说明处理组与对照组在倾向得分上的重叠程度较高，匹配质量良好。</w:t>
      </w:r>
    </w:p>
  </w:footnote>
  <w:footnote w:id="13">
    <w:p w14:paraId="303C6393" w14:textId="3EB8B11C" w:rsidR="00EE28A3" w:rsidRPr="00EE28A3" w:rsidRDefault="00A527D2" w:rsidP="00EE28A3">
      <w:pPr>
        <w:pStyle w:val="af8"/>
        <w:keepLines/>
        <w:wordWrap w:val="0"/>
        <w:ind w:firstLineChars="236" w:firstLine="425"/>
        <w:jc w:val="both"/>
        <w:rPr>
          <w:rFonts w:ascii="Times New Roman" w:eastAsia="宋体" w:hAnsi="Times New Roman" w:cs="Times New Roman"/>
        </w:rPr>
      </w:pPr>
      <w:r w:rsidRPr="004E7C55">
        <w:rPr>
          <w:rStyle w:val="afa"/>
          <w:rFonts w:ascii="宋体" w:eastAsia="宋体" w:hAnsi="宋体" w:cs="Times New Roman"/>
          <w:vertAlign w:val="baseline"/>
        </w:rPr>
        <w:footnoteRef/>
      </w:r>
      <w:r w:rsidRPr="004E7C55">
        <w:rPr>
          <w:rFonts w:ascii="宋体" w:eastAsia="宋体" w:hAnsi="宋体" w:cs="Times New Roman"/>
        </w:rPr>
        <w:t xml:space="preserve"> </w:t>
      </w:r>
      <w:r w:rsidRPr="00961D82">
        <w:rPr>
          <w:rFonts w:ascii="Times New Roman" w:eastAsia="宋体" w:hAnsi="Times New Roman" w:cs="Times New Roman"/>
        </w:rPr>
        <w:t>Msmash: StackOverflow Usage Plummets as AI Chatbots Rise</w:t>
      </w:r>
      <w:r w:rsidRPr="00961D82">
        <w:rPr>
          <w:rFonts w:ascii="Times New Roman" w:eastAsia="宋体" w:hAnsi="Times New Roman" w:cs="Times New Roman"/>
        </w:rPr>
        <w:t>，</w:t>
      </w:r>
      <w:r w:rsidRPr="00961D82">
        <w:rPr>
          <w:rFonts w:ascii="Times New Roman" w:eastAsia="宋体" w:hAnsi="Times New Roman" w:cs="Times New Roman"/>
        </w:rPr>
        <w:t>2025</w:t>
      </w:r>
      <w:r w:rsidRPr="00961D82">
        <w:rPr>
          <w:rFonts w:ascii="Times New Roman" w:eastAsia="宋体" w:hAnsi="Times New Roman" w:cs="Times New Roman"/>
        </w:rPr>
        <w:t>年</w:t>
      </w:r>
      <w:r w:rsidRPr="00961D82">
        <w:rPr>
          <w:rFonts w:ascii="Times New Roman" w:eastAsia="宋体" w:hAnsi="Times New Roman" w:cs="Times New Roman"/>
        </w:rPr>
        <w:t>1</w:t>
      </w:r>
      <w:r w:rsidRPr="00961D82">
        <w:rPr>
          <w:rFonts w:ascii="Times New Roman" w:eastAsia="宋体" w:hAnsi="Times New Roman" w:cs="Times New Roman"/>
        </w:rPr>
        <w:t>月</w:t>
      </w:r>
      <w:r w:rsidRPr="00961D82">
        <w:rPr>
          <w:rFonts w:ascii="Times New Roman" w:eastAsia="宋体" w:hAnsi="Times New Roman" w:cs="Times New Roman"/>
        </w:rPr>
        <w:t>10</w:t>
      </w:r>
      <w:r w:rsidRPr="00961D82">
        <w:rPr>
          <w:rFonts w:ascii="Times New Roman" w:eastAsia="宋体" w:hAnsi="Times New Roman" w:cs="Times New Roman"/>
        </w:rPr>
        <w:t>日，网址：</w:t>
      </w:r>
      <w:hyperlink r:id="rId7" w:history="1">
        <w:r w:rsidRPr="00961D82">
          <w:rPr>
            <w:rStyle w:val="aff"/>
            <w:rFonts w:ascii="Times New Roman" w:eastAsia="宋体" w:hAnsi="Times New Roman" w:cs="Times New Roman"/>
          </w:rPr>
          <w:t>https://developers.slashdot.org/story/25/01/10/1729248/stackoverflow-usage-plummets-as-ai-chatbots-rise?utm_source=chatgpt.com</w:t>
        </w:r>
      </w:hyperlink>
      <w:r w:rsidR="00D1640D">
        <w:rPr>
          <w:rFonts w:ascii="Times New Roman" w:eastAsia="宋体" w:hAnsi="Times New Roman" w:cs="Times New Roman" w:hint="eastAsia"/>
        </w:rPr>
        <w:t>；闻乐：《悲报！</w:t>
      </w:r>
      <w:r w:rsidR="00D1640D">
        <w:rPr>
          <w:rFonts w:ascii="Times New Roman" w:eastAsia="宋体" w:hAnsi="Times New Roman" w:cs="Times New Roman" w:hint="eastAsia"/>
        </w:rPr>
        <w:t>Stack</w:t>
      </w:r>
      <w:r w:rsidR="00D1640D">
        <w:rPr>
          <w:rFonts w:ascii="Times New Roman" w:eastAsia="宋体" w:hAnsi="Times New Roman" w:cs="Times New Roman"/>
        </w:rPr>
        <w:t xml:space="preserve"> Overflo</w:t>
      </w:r>
      <w:r w:rsidR="00D1640D">
        <w:rPr>
          <w:rFonts w:ascii="Times New Roman" w:eastAsia="宋体" w:hAnsi="Times New Roman" w:cs="Times New Roman" w:hint="eastAsia"/>
        </w:rPr>
        <w:t>w</w:t>
      </w:r>
      <w:r w:rsidR="00D1640D">
        <w:rPr>
          <w:rFonts w:ascii="Times New Roman" w:eastAsia="宋体" w:hAnsi="Times New Roman" w:cs="Times New Roman" w:hint="eastAsia"/>
        </w:rPr>
        <w:t>彻底凉了，比</w:t>
      </w:r>
      <w:r w:rsidR="00D1640D">
        <w:rPr>
          <w:rFonts w:ascii="Times New Roman" w:eastAsia="宋体" w:hAnsi="Times New Roman" w:cs="Times New Roman" w:hint="eastAsia"/>
        </w:rPr>
        <w:t>18</w:t>
      </w:r>
      <w:r w:rsidR="00D1640D">
        <w:rPr>
          <w:rFonts w:ascii="Times New Roman" w:eastAsia="宋体" w:hAnsi="Times New Roman" w:cs="Times New Roman" w:hint="eastAsia"/>
        </w:rPr>
        <w:t>年前上线首月问题数量还少》，</w:t>
      </w:r>
      <w:r w:rsidR="00842966">
        <w:rPr>
          <w:rFonts w:ascii="Times New Roman" w:eastAsia="宋体" w:hAnsi="Times New Roman" w:cs="Times New Roman" w:hint="eastAsia"/>
        </w:rPr>
        <w:t>量子位，</w:t>
      </w:r>
      <w:r w:rsidR="00EE28A3">
        <w:rPr>
          <w:rFonts w:ascii="Times New Roman" w:eastAsia="宋体" w:hAnsi="Times New Roman" w:cs="Times New Roman" w:hint="eastAsia"/>
        </w:rPr>
        <w:t>2026</w:t>
      </w:r>
      <w:r w:rsidR="00EE28A3">
        <w:rPr>
          <w:rFonts w:ascii="Times New Roman" w:eastAsia="宋体" w:hAnsi="Times New Roman" w:cs="Times New Roman" w:hint="eastAsia"/>
        </w:rPr>
        <w:t>年</w:t>
      </w:r>
      <w:r w:rsidR="00EE28A3">
        <w:rPr>
          <w:rFonts w:ascii="Times New Roman" w:eastAsia="宋体" w:hAnsi="Times New Roman" w:cs="Times New Roman" w:hint="eastAsia"/>
        </w:rPr>
        <w:t>1</w:t>
      </w:r>
      <w:r w:rsidR="00EE28A3">
        <w:rPr>
          <w:rFonts w:ascii="Times New Roman" w:eastAsia="宋体" w:hAnsi="Times New Roman" w:cs="Times New Roman" w:hint="eastAsia"/>
        </w:rPr>
        <w:t>月</w:t>
      </w:r>
      <w:r w:rsidR="00EE28A3">
        <w:rPr>
          <w:rFonts w:ascii="Times New Roman" w:eastAsia="宋体" w:hAnsi="Times New Roman" w:cs="Times New Roman" w:hint="eastAsia"/>
        </w:rPr>
        <w:t>5</w:t>
      </w:r>
      <w:r w:rsidR="00EE28A3">
        <w:rPr>
          <w:rFonts w:ascii="Times New Roman" w:eastAsia="宋体" w:hAnsi="Times New Roman" w:cs="Times New Roman" w:hint="eastAsia"/>
        </w:rPr>
        <w:t>日，网址：</w:t>
      </w:r>
      <w:hyperlink r:id="rId8" w:history="1">
        <w:r w:rsidR="00EE28A3" w:rsidRPr="004B1250">
          <w:rPr>
            <w:rStyle w:val="aff"/>
            <w:rFonts w:ascii="Times New Roman" w:eastAsia="宋体" w:hAnsi="Times New Roman" w:cs="Times New Roman"/>
          </w:rPr>
          <w:t>https://mp.weixin.qq.com/s/Zh57yuhBkCVwvJ9zZ2XiWQ</w:t>
        </w:r>
      </w:hyperlink>
      <w:r w:rsidR="00EE28A3">
        <w:rPr>
          <w:rFonts w:ascii="Times New Roman" w:eastAsia="宋体" w:hAnsi="Times New Roman" w:cs="Times New Roman" w:hint="eastAsia"/>
        </w:rPr>
        <w:t>。</w:t>
      </w:r>
    </w:p>
  </w:footnote>
  <w:footnote w:id="14">
    <w:p w14:paraId="146FD816" w14:textId="77777777" w:rsidR="00A527D2" w:rsidRPr="00CF0455" w:rsidRDefault="00A527D2" w:rsidP="00A527D2">
      <w:pPr>
        <w:pStyle w:val="af8"/>
        <w:keepLines/>
        <w:wordWrap w:val="0"/>
        <w:ind w:firstLineChars="236" w:firstLine="425"/>
        <w:jc w:val="both"/>
        <w:rPr>
          <w:rFonts w:ascii="Times New Roman" w:eastAsia="宋体" w:hAnsi="Times New Roman" w:cs="Times New Roman"/>
        </w:rPr>
      </w:pPr>
      <w:r w:rsidRPr="00402B86">
        <w:rPr>
          <w:rStyle w:val="afa"/>
          <w:rFonts w:ascii="宋体" w:eastAsia="宋体" w:hAnsi="宋体" w:cs="Times New Roman"/>
          <w:vertAlign w:val="baseline"/>
        </w:rPr>
        <w:footnoteRef/>
      </w:r>
      <w:r w:rsidRPr="00402B86">
        <w:rPr>
          <w:rFonts w:ascii="宋体" w:eastAsia="宋体" w:hAnsi="宋体" w:cs="Times New Roman"/>
        </w:rPr>
        <w:t xml:space="preserve"> </w:t>
      </w:r>
      <w:r w:rsidRPr="00CF0455">
        <w:rPr>
          <w:rFonts w:ascii="Times New Roman" w:eastAsia="宋体" w:hAnsi="Times New Roman" w:cs="Times New Roman"/>
        </w:rPr>
        <w:t>Stack Exchange (Data Explorer): Questions Per Month, 2025</w:t>
      </w:r>
      <w:r w:rsidRPr="00CF0455">
        <w:rPr>
          <w:rFonts w:ascii="Times New Roman" w:eastAsia="宋体" w:hAnsi="Times New Roman" w:cs="Times New Roman"/>
        </w:rPr>
        <w:t>年</w:t>
      </w:r>
      <w:r w:rsidRPr="00CF0455">
        <w:rPr>
          <w:rFonts w:ascii="Times New Roman" w:eastAsia="宋体" w:hAnsi="Times New Roman" w:cs="Times New Roman"/>
        </w:rPr>
        <w:t>7</w:t>
      </w:r>
      <w:r w:rsidRPr="00CF0455">
        <w:rPr>
          <w:rFonts w:ascii="Times New Roman" w:eastAsia="宋体" w:hAnsi="Times New Roman" w:cs="Times New Roman"/>
        </w:rPr>
        <w:t>月</w:t>
      </w:r>
      <w:r w:rsidRPr="00CF0455">
        <w:rPr>
          <w:rFonts w:ascii="Times New Roman" w:eastAsia="宋体" w:hAnsi="Times New Roman" w:cs="Times New Roman"/>
        </w:rPr>
        <w:t>1</w:t>
      </w:r>
      <w:r w:rsidRPr="00CF0455">
        <w:rPr>
          <w:rFonts w:ascii="Times New Roman" w:eastAsia="宋体" w:hAnsi="Times New Roman" w:cs="Times New Roman"/>
        </w:rPr>
        <w:t>日，网址：</w:t>
      </w:r>
      <w:hyperlink r:id="rId9" w:anchor="resultSets" w:history="1">
        <w:r w:rsidRPr="00CF0455">
          <w:rPr>
            <w:rStyle w:val="aff"/>
            <w:rFonts w:ascii="Times New Roman" w:eastAsia="宋体" w:hAnsi="Times New Roman" w:cs="Times New Roman"/>
          </w:rPr>
          <w:t>https://data.stackexchange.com/stackoverflow/query/1882532/questions-per-month#resultSets</w:t>
        </w:r>
      </w:hyperlink>
      <w:r w:rsidRPr="00CF0455">
        <w:rPr>
          <w:rFonts w:ascii="Times New Roman" w:eastAsia="宋体" w:hAnsi="Times New Roman" w:cs="Times New Roman"/>
        </w:rPr>
        <w:t>。</w:t>
      </w:r>
    </w:p>
  </w:footnote>
  <w:footnote w:id="15">
    <w:p w14:paraId="3D8CC83E" w14:textId="1A36DCB6" w:rsidR="00255688" w:rsidRPr="008C7EC6" w:rsidRDefault="00FF1D63" w:rsidP="008C7EC6">
      <w:pPr>
        <w:pStyle w:val="af8"/>
        <w:keepLines/>
        <w:wordWrap w:val="0"/>
        <w:ind w:firstLineChars="236" w:firstLine="425"/>
        <w:jc w:val="both"/>
        <w:rPr>
          <w:rFonts w:ascii="Times New Roman" w:eastAsia="宋体" w:hAnsi="Times New Roman" w:cs="Times New Roman"/>
        </w:rPr>
      </w:pPr>
      <w:r w:rsidRPr="00BC3C6C">
        <w:rPr>
          <w:rFonts w:ascii="Times New Roman" w:eastAsia="宋体" w:hAnsi="Times New Roman" w:cs="Times New Roman"/>
          <w:color w:val="EE0000"/>
          <w:highlight w:val="yellow"/>
        </w:rPr>
        <w:footnoteRef/>
      </w:r>
      <w:r w:rsidR="008C7EC6" w:rsidRPr="00BC3C6C">
        <w:rPr>
          <w:rFonts w:ascii="Times New Roman" w:eastAsia="宋体" w:hAnsi="Times New Roman" w:cs="Times New Roman" w:hint="eastAsia"/>
          <w:color w:val="EE0000"/>
          <w:highlight w:val="yellow"/>
        </w:rPr>
        <w:t xml:space="preserve"> </w:t>
      </w:r>
      <w:r w:rsidR="00255688" w:rsidRPr="00BC3C6C">
        <w:rPr>
          <w:rFonts w:ascii="Times New Roman" w:eastAsia="宋体" w:hAnsi="Times New Roman" w:cs="Times New Roman"/>
          <w:color w:val="EE0000"/>
          <w:highlight w:val="yellow"/>
        </w:rPr>
        <w:t>本文所称</w:t>
      </w:r>
      <w:r w:rsidR="00255688" w:rsidRPr="00BC3C6C">
        <w:rPr>
          <w:rFonts w:ascii="宋体" w:eastAsia="宋体" w:hAnsi="宋体" w:cs="Times New Roman"/>
          <w:color w:val="EE0000"/>
          <w:highlight w:val="yellow"/>
        </w:rPr>
        <w:t>“人工智能岗位”，</w:t>
      </w:r>
      <w:r w:rsidR="00255688" w:rsidRPr="00BC3C6C">
        <w:rPr>
          <w:rFonts w:ascii="Times New Roman" w:eastAsia="宋体" w:hAnsi="Times New Roman" w:cs="Times New Roman"/>
          <w:color w:val="EE0000"/>
          <w:highlight w:val="yellow"/>
        </w:rPr>
        <w:t>系根据受访者自报的主要工作内容进行划分，指直接参与人工智能大模型训练与开发</w:t>
      </w:r>
      <w:r w:rsidR="00255688" w:rsidRPr="00BC3C6C">
        <w:rPr>
          <w:rFonts w:ascii="Times New Roman" w:eastAsia="宋体" w:hAnsi="Times New Roman" w:cs="Times New Roman" w:hint="eastAsia"/>
          <w:color w:val="EE0000"/>
          <w:highlight w:val="yellow"/>
        </w:rPr>
        <w:t>的程序员（</w:t>
      </w:r>
      <w:r w:rsidR="00255688" w:rsidRPr="00BC3C6C">
        <w:rPr>
          <w:rFonts w:ascii="Times New Roman" w:eastAsia="宋体" w:hAnsi="Times New Roman" w:cs="Times New Roman" w:hint="eastAsia"/>
          <w:i/>
          <w:iCs/>
          <w:color w:val="EE0000"/>
          <w:highlight w:val="yellow"/>
        </w:rPr>
        <w:t>N</w:t>
      </w:r>
      <w:r w:rsidR="00255688" w:rsidRPr="00BC3C6C">
        <w:rPr>
          <w:rFonts w:ascii="Times New Roman" w:eastAsia="宋体" w:hAnsi="Times New Roman" w:cs="Times New Roman" w:hint="eastAsia"/>
          <w:color w:val="EE0000"/>
          <w:highlight w:val="yellow"/>
        </w:rPr>
        <w:t xml:space="preserve"> = 553</w:t>
      </w:r>
      <w:r w:rsidR="00255688" w:rsidRPr="00BC3C6C">
        <w:rPr>
          <w:rFonts w:ascii="Times New Roman" w:eastAsia="宋体" w:hAnsi="Times New Roman" w:cs="Times New Roman" w:hint="eastAsia"/>
          <w:color w:val="EE0000"/>
          <w:highlight w:val="yellow"/>
        </w:rPr>
        <w:t>）</w:t>
      </w:r>
      <w:r w:rsidR="00255688" w:rsidRPr="00BC3C6C">
        <w:rPr>
          <w:rFonts w:ascii="Times New Roman" w:eastAsia="宋体" w:hAnsi="Times New Roman" w:cs="Times New Roman"/>
          <w:color w:val="EE0000"/>
          <w:highlight w:val="yellow"/>
        </w:rPr>
        <w:t>，未直接从事上述工作的程序员被归为非人工智能岗位</w:t>
      </w:r>
      <w:r w:rsidR="00255688" w:rsidRPr="00BC3C6C">
        <w:rPr>
          <w:rFonts w:ascii="Times New Roman" w:eastAsia="宋体" w:hAnsi="Times New Roman" w:cs="Times New Roman" w:hint="eastAsia"/>
          <w:color w:val="EE0000"/>
          <w:highlight w:val="yellow"/>
        </w:rPr>
        <w:t>（</w:t>
      </w:r>
      <w:r w:rsidR="00255688" w:rsidRPr="00BC3C6C">
        <w:rPr>
          <w:rFonts w:ascii="Times New Roman" w:eastAsia="宋体" w:hAnsi="Times New Roman" w:cs="Times New Roman" w:hint="eastAsia"/>
          <w:i/>
          <w:iCs/>
          <w:color w:val="EE0000"/>
          <w:highlight w:val="yellow"/>
        </w:rPr>
        <w:t>N</w:t>
      </w:r>
      <w:r w:rsidR="00255688" w:rsidRPr="00BC3C6C">
        <w:rPr>
          <w:rFonts w:ascii="Times New Roman" w:eastAsia="宋体" w:hAnsi="Times New Roman" w:cs="Times New Roman" w:hint="eastAsia"/>
          <w:color w:val="EE0000"/>
          <w:highlight w:val="yellow"/>
        </w:rPr>
        <w:t xml:space="preserve"> = </w:t>
      </w:r>
      <w:r w:rsidR="00255688" w:rsidRPr="00BC3C6C">
        <w:rPr>
          <w:rFonts w:ascii="Times New Roman" w:eastAsia="宋体" w:hAnsi="Times New Roman" w:cs="Times New Roman"/>
          <w:color w:val="EE0000"/>
          <w:highlight w:val="yellow"/>
        </w:rPr>
        <w:t>13932</w:t>
      </w:r>
      <w:r w:rsidR="00255688" w:rsidRPr="00BC3C6C">
        <w:rPr>
          <w:rFonts w:ascii="Times New Roman" w:eastAsia="宋体" w:hAnsi="Times New Roman" w:cs="Times New Roman" w:hint="eastAsia"/>
          <w:color w:val="EE0000"/>
          <w:highlight w:val="yellow"/>
        </w:rPr>
        <w:t>）</w:t>
      </w:r>
      <w:r w:rsidR="00255688" w:rsidRPr="00BC3C6C">
        <w:rPr>
          <w:rFonts w:ascii="Times New Roman" w:eastAsia="宋体" w:hAnsi="Times New Roman" w:cs="Times New Roman"/>
          <w:color w:val="EE0000"/>
          <w:highlight w:val="yellow"/>
        </w:rPr>
        <w:t>。</w:t>
      </w:r>
    </w:p>
  </w:footnote>
  <w:footnote w:id="16">
    <w:p w14:paraId="7970E2E3" w14:textId="77777777" w:rsidR="00E22EAE" w:rsidRPr="00DF5288" w:rsidRDefault="00E22EAE" w:rsidP="007D2A82">
      <w:pPr>
        <w:pStyle w:val="af8"/>
        <w:keepLines/>
        <w:ind w:firstLineChars="233" w:firstLine="419"/>
        <w:jc w:val="both"/>
        <w:rPr>
          <w:rFonts w:ascii="Times New Roman" w:eastAsia="宋体" w:hAnsi="Times New Roman" w:cs="Times New Roman"/>
        </w:rPr>
      </w:pPr>
      <w:r w:rsidRPr="00D42F74">
        <w:rPr>
          <w:rStyle w:val="afa"/>
          <w:rFonts w:ascii="宋体" w:eastAsia="宋体" w:hAnsi="宋体" w:cs="Times New Roman"/>
          <w:vertAlign w:val="baseline"/>
        </w:rPr>
        <w:footnoteRef/>
      </w:r>
      <w:r w:rsidRPr="00D42F74">
        <w:rPr>
          <w:rFonts w:ascii="宋体" w:eastAsia="宋体" w:hAnsi="宋体" w:cs="Times New Roman"/>
        </w:rPr>
        <w:t xml:space="preserve"> </w:t>
      </w:r>
      <w:r w:rsidRPr="00DF5288">
        <w:rPr>
          <w:rFonts w:ascii="Times New Roman" w:eastAsia="宋体" w:hAnsi="Times New Roman" w:cs="Times New Roman"/>
        </w:rPr>
        <w:t>《中共中央关于制定国民经济和社会发展第十五个五年规划的建议》，新华社，</w:t>
      </w:r>
      <w:r w:rsidRPr="00DF5288">
        <w:rPr>
          <w:rFonts w:ascii="Times New Roman" w:eastAsia="宋体" w:hAnsi="Times New Roman" w:cs="Times New Roman"/>
        </w:rPr>
        <w:t>2025</w:t>
      </w:r>
      <w:r w:rsidRPr="00DF5288">
        <w:rPr>
          <w:rFonts w:ascii="Times New Roman" w:eastAsia="宋体" w:hAnsi="Times New Roman" w:cs="Times New Roman"/>
        </w:rPr>
        <w:t>年</w:t>
      </w:r>
      <w:r w:rsidRPr="00DF5288">
        <w:rPr>
          <w:rFonts w:ascii="Times New Roman" w:eastAsia="宋体" w:hAnsi="Times New Roman" w:cs="Times New Roman"/>
        </w:rPr>
        <w:t>10</w:t>
      </w:r>
      <w:r w:rsidRPr="00DF5288">
        <w:rPr>
          <w:rFonts w:ascii="Times New Roman" w:eastAsia="宋体" w:hAnsi="Times New Roman" w:cs="Times New Roman"/>
        </w:rPr>
        <w:t>月</w:t>
      </w:r>
      <w:r w:rsidRPr="00DF5288">
        <w:rPr>
          <w:rFonts w:ascii="Times New Roman" w:eastAsia="宋体" w:hAnsi="Times New Roman" w:cs="Times New Roman"/>
        </w:rPr>
        <w:t>28</w:t>
      </w:r>
      <w:r w:rsidRPr="00DF5288">
        <w:rPr>
          <w:rFonts w:ascii="Times New Roman" w:eastAsia="宋体" w:hAnsi="Times New Roman" w:cs="Times New Roman"/>
        </w:rPr>
        <w:t>日，网址：</w:t>
      </w:r>
      <w:hyperlink r:id="rId10" w:history="1">
        <w:r w:rsidRPr="00DF5288">
          <w:rPr>
            <w:rStyle w:val="aff"/>
            <w:rFonts w:ascii="Times New Roman" w:eastAsia="宋体" w:hAnsi="Times New Roman" w:cs="Times New Roman"/>
          </w:rPr>
          <w:t>http://politics.people.com.cn/n1/2025/1028/c1001-40591520.html</w:t>
        </w:r>
      </w:hyperlink>
      <w:r w:rsidRPr="00DF5288">
        <w:rPr>
          <w:rFonts w:ascii="Times New Roman" w:eastAsia="宋体" w:hAnsi="Times New Roman" w:cs="Times New Roman"/>
        </w:rPr>
        <w:t>。</w:t>
      </w:r>
    </w:p>
  </w:footnote>
  <w:footnote w:id="17">
    <w:p w14:paraId="4BF1DED8" w14:textId="14993C70" w:rsidR="00FC10A9" w:rsidRPr="00C50C50" w:rsidRDefault="00E22EAE" w:rsidP="00C50C50">
      <w:pPr>
        <w:pStyle w:val="af8"/>
        <w:keepLines/>
        <w:ind w:firstLineChars="236" w:firstLine="425"/>
        <w:jc w:val="both"/>
        <w:rPr>
          <w:rFonts w:ascii="宋体" w:eastAsia="宋体" w:hAnsi="宋体" w:cs="Times New Roman"/>
          <w:color w:val="EE0000"/>
        </w:rPr>
      </w:pPr>
      <w:r w:rsidRPr="00B8685A">
        <w:rPr>
          <w:rFonts w:ascii="宋体" w:eastAsia="宋体" w:hAnsi="宋体" w:cs="Times New Roman"/>
          <w:color w:val="EE0000"/>
          <w:highlight w:val="yellow"/>
        </w:rPr>
        <w:footnoteRef/>
      </w:r>
      <w:r w:rsidRPr="00B8685A">
        <w:rPr>
          <w:rFonts w:ascii="宋体" w:eastAsia="宋体" w:hAnsi="宋体" w:cs="Times New Roman"/>
          <w:color w:val="EE0000"/>
          <w:highlight w:val="yellow"/>
        </w:rPr>
        <w:t xml:space="preserve"> </w:t>
      </w:r>
      <w:r w:rsidR="001157F7" w:rsidRPr="001157F7">
        <w:rPr>
          <w:rFonts w:ascii="宋体" w:eastAsia="宋体" w:hAnsi="宋体" w:cs="Times New Roman"/>
          <w:color w:val="EE0000"/>
          <w:highlight w:val="yellow"/>
        </w:rPr>
        <w:t>为进一步考察</w:t>
      </w:r>
      <w:r w:rsidR="00D4542F">
        <w:rPr>
          <w:rFonts w:ascii="宋体" w:eastAsia="宋体" w:hAnsi="宋体" w:cs="Times New Roman" w:hint="eastAsia"/>
          <w:color w:val="EE0000"/>
          <w:highlight w:val="yellow"/>
        </w:rPr>
        <w:t>高</w:t>
      </w:r>
      <w:r w:rsidR="001157F7" w:rsidRPr="001157F7">
        <w:rPr>
          <w:rFonts w:ascii="宋体" w:eastAsia="宋体" w:hAnsi="宋体" w:cs="Times New Roman"/>
          <w:color w:val="EE0000"/>
          <w:highlight w:val="yellow"/>
        </w:rPr>
        <w:t>工时对兴趣的反向影响，本文在补充分析中以</w:t>
      </w:r>
      <w:r w:rsidR="009C66AB">
        <w:rPr>
          <w:rFonts w:ascii="宋体" w:eastAsia="宋体" w:hAnsi="宋体" w:cs="Times New Roman" w:hint="eastAsia"/>
          <w:color w:val="EE0000"/>
          <w:highlight w:val="yellow"/>
        </w:rPr>
        <w:t>“</w:t>
      </w:r>
      <w:r w:rsidR="001157F7" w:rsidRPr="001157F7">
        <w:rPr>
          <w:rFonts w:ascii="宋体" w:eastAsia="宋体" w:hAnsi="宋体" w:cs="Times New Roman"/>
          <w:color w:val="EE0000"/>
          <w:highlight w:val="yellow"/>
        </w:rPr>
        <w:t>日均工时是否超过</w:t>
      </w:r>
      <w:r w:rsidR="001157F7" w:rsidRPr="006D5FDB">
        <w:rPr>
          <w:rFonts w:ascii="Times New Roman" w:eastAsia="宋体" w:hAnsi="Times New Roman" w:cs="Times New Roman"/>
          <w:color w:val="EE0000"/>
          <w:highlight w:val="yellow"/>
        </w:rPr>
        <w:t>8</w:t>
      </w:r>
      <w:r w:rsidR="001157F7" w:rsidRPr="001157F7">
        <w:rPr>
          <w:rFonts w:ascii="宋体" w:eastAsia="宋体" w:hAnsi="宋体" w:cs="Times New Roman"/>
          <w:color w:val="EE0000"/>
          <w:highlight w:val="yellow"/>
        </w:rPr>
        <w:t>小时</w:t>
      </w:r>
      <w:r w:rsidR="009C66AB">
        <w:rPr>
          <w:rFonts w:ascii="宋体" w:eastAsia="宋体" w:hAnsi="宋体" w:cs="Times New Roman" w:hint="eastAsia"/>
          <w:color w:val="EE0000"/>
          <w:highlight w:val="yellow"/>
        </w:rPr>
        <w:t>”</w:t>
      </w:r>
      <w:r w:rsidR="001157F7" w:rsidRPr="001157F7">
        <w:rPr>
          <w:rFonts w:ascii="宋体" w:eastAsia="宋体" w:hAnsi="宋体" w:cs="Times New Roman"/>
          <w:color w:val="EE0000"/>
          <w:highlight w:val="yellow"/>
        </w:rPr>
        <w:t>为自变量，以</w:t>
      </w:r>
      <w:r w:rsidR="00784E67">
        <w:rPr>
          <w:rFonts w:ascii="宋体" w:eastAsia="宋体" w:hAnsi="宋体" w:cs="Times New Roman" w:hint="eastAsia"/>
          <w:color w:val="EE0000"/>
          <w:highlight w:val="yellow"/>
        </w:rPr>
        <w:t>“</w:t>
      </w:r>
      <w:r w:rsidR="001157F7" w:rsidRPr="001157F7">
        <w:rPr>
          <w:rFonts w:ascii="宋体" w:eastAsia="宋体" w:hAnsi="宋体" w:cs="Times New Roman"/>
          <w:color w:val="EE0000"/>
          <w:highlight w:val="yellow"/>
        </w:rPr>
        <w:t>业余时间是否从事专业学习</w:t>
      </w:r>
      <w:r w:rsidR="00784E67">
        <w:rPr>
          <w:rFonts w:ascii="宋体" w:eastAsia="宋体" w:hAnsi="宋体" w:cs="Times New Roman" w:hint="eastAsia"/>
          <w:color w:val="EE0000"/>
          <w:highlight w:val="yellow"/>
        </w:rPr>
        <w:t>”</w:t>
      </w:r>
      <w:r w:rsidR="001157F7" w:rsidRPr="001157F7">
        <w:rPr>
          <w:rFonts w:ascii="宋体" w:eastAsia="宋体" w:hAnsi="宋体" w:cs="Times New Roman"/>
          <w:color w:val="EE0000"/>
          <w:highlight w:val="yellow"/>
        </w:rPr>
        <w:t>为因变量，进行了</w:t>
      </w:r>
      <w:r w:rsidR="001157F7" w:rsidRPr="005577A8">
        <w:rPr>
          <w:rFonts w:ascii="Times New Roman" w:eastAsia="宋体" w:hAnsi="Times New Roman" w:cs="Times New Roman"/>
          <w:color w:val="EE0000"/>
          <w:highlight w:val="yellow"/>
        </w:rPr>
        <w:t>Logit</w:t>
      </w:r>
      <w:r w:rsidR="001157F7" w:rsidRPr="001157F7">
        <w:rPr>
          <w:rFonts w:ascii="宋体" w:eastAsia="宋体" w:hAnsi="宋体" w:cs="Times New Roman"/>
          <w:color w:val="EE0000"/>
          <w:highlight w:val="yellow"/>
        </w:rPr>
        <w:t>回归（控制收入动机及全部协变量）。</w:t>
      </w:r>
      <w:r w:rsidR="006A501F">
        <w:rPr>
          <w:rFonts w:ascii="宋体" w:eastAsia="宋体" w:hAnsi="宋体" w:cs="Times New Roman" w:hint="eastAsia"/>
          <w:color w:val="EE0000"/>
          <w:highlight w:val="yellow"/>
        </w:rPr>
        <w:t>结果显示，</w:t>
      </w:r>
      <w:r w:rsidR="001F5E48" w:rsidRPr="001F5E48">
        <w:rPr>
          <w:rFonts w:ascii="宋体" w:eastAsia="宋体" w:hAnsi="宋体" w:cs="Times New Roman"/>
          <w:color w:val="EE0000"/>
          <w:highlight w:val="yellow"/>
        </w:rPr>
        <w:t>高工时与业余时间从事专业学习的可能性呈显著负相关</w:t>
      </w:r>
      <w:r w:rsidR="001F5E48">
        <w:rPr>
          <w:rFonts w:ascii="宋体" w:eastAsia="宋体" w:hAnsi="宋体" w:cs="Times New Roman" w:hint="eastAsia"/>
          <w:color w:val="EE0000"/>
          <w:highlight w:val="yellow"/>
        </w:rPr>
        <w:t>（</w:t>
      </w:r>
      <w:r w:rsidRPr="00265A7B">
        <w:rPr>
          <w:rFonts w:ascii="Times New Roman" w:eastAsia="宋体" w:hAnsi="Times New Roman" w:cs="Times New Roman"/>
          <w:color w:val="EE0000"/>
          <w:highlight w:val="yellow"/>
        </w:rPr>
        <w:t>OR = 0.937</w:t>
      </w:r>
      <w:r w:rsidRPr="00265A7B">
        <w:rPr>
          <w:rFonts w:ascii="Times New Roman" w:eastAsia="宋体" w:hAnsi="Times New Roman" w:cs="Times New Roman"/>
          <w:color w:val="EE0000"/>
          <w:highlight w:val="yellow"/>
        </w:rPr>
        <w:t>，</w:t>
      </w:r>
      <w:r w:rsidRPr="00F16B2C">
        <w:rPr>
          <w:rFonts w:ascii="Times New Roman" w:eastAsia="宋体" w:hAnsi="Times New Roman" w:cs="Times New Roman"/>
          <w:i/>
          <w:iCs/>
          <w:color w:val="EE0000"/>
          <w:highlight w:val="yellow"/>
        </w:rPr>
        <w:t>p</w:t>
      </w:r>
      <w:r w:rsidRPr="00265A7B">
        <w:rPr>
          <w:rFonts w:ascii="Times New Roman" w:eastAsia="宋体" w:hAnsi="Times New Roman" w:cs="Times New Roman"/>
          <w:color w:val="EE0000"/>
          <w:highlight w:val="yellow"/>
        </w:rPr>
        <w:t xml:space="preserve"> = 0.071</w:t>
      </w:r>
      <w:r w:rsidRPr="00B8685A">
        <w:rPr>
          <w:rFonts w:ascii="宋体" w:eastAsia="宋体" w:hAnsi="宋体" w:cs="Times New Roman"/>
          <w:color w:val="EE0000"/>
          <w:highlight w:val="yellow"/>
        </w:rPr>
        <w:t>）</w:t>
      </w:r>
      <w:r w:rsidR="0051705E">
        <w:rPr>
          <w:rFonts w:ascii="宋体" w:eastAsia="宋体" w:hAnsi="宋体" w:cs="Times New Roman" w:hint="eastAsia"/>
          <w:color w:val="EE0000"/>
          <w:highlight w:val="yellow"/>
        </w:rPr>
        <w:t>，</w:t>
      </w:r>
      <w:r w:rsidRPr="00B8685A">
        <w:rPr>
          <w:rFonts w:ascii="宋体" w:eastAsia="宋体" w:hAnsi="宋体" w:cs="Times New Roman"/>
          <w:color w:val="EE0000"/>
          <w:highlight w:val="yellow"/>
        </w:rPr>
        <w:t>表明</w:t>
      </w:r>
      <w:r w:rsidR="00FC10A9">
        <w:rPr>
          <w:rFonts w:ascii="宋体" w:eastAsia="宋体" w:hAnsi="宋体" w:cs="Times New Roman" w:hint="eastAsia"/>
          <w:color w:val="EE0000"/>
          <w:highlight w:val="yellow"/>
        </w:rPr>
        <w:t>在较高劳动强度下，</w:t>
      </w:r>
      <w:r w:rsidR="00160BAD">
        <w:rPr>
          <w:rFonts w:ascii="宋体" w:eastAsia="宋体" w:hAnsi="宋体" w:cs="Times New Roman" w:hint="eastAsia"/>
          <w:color w:val="EE0000"/>
          <w:highlight w:val="yellow"/>
        </w:rPr>
        <w:t>劳动者将兴趣转化为持续专业投入的行为能力受到抑制，从而在行为层面印证了兴趣</w:t>
      </w:r>
      <w:r w:rsidRPr="00B8685A">
        <w:rPr>
          <w:rFonts w:ascii="宋体" w:eastAsia="宋体" w:hAnsi="宋体" w:cs="Times New Roman"/>
          <w:color w:val="EE0000"/>
          <w:highlight w:val="yellow"/>
        </w:rPr>
        <w:t>在高劳动强度</w:t>
      </w:r>
      <w:r w:rsidR="00C50C50">
        <w:rPr>
          <w:rFonts w:ascii="宋体" w:eastAsia="宋体" w:hAnsi="宋体" w:cs="Times New Roman" w:hint="eastAsia"/>
          <w:color w:val="EE0000"/>
          <w:highlight w:val="yellow"/>
        </w:rPr>
        <w:t>情境中的</w:t>
      </w:r>
      <w:r w:rsidRPr="00B8685A">
        <w:rPr>
          <w:rFonts w:ascii="宋体" w:eastAsia="宋体" w:hAnsi="宋体" w:cs="Times New Roman"/>
          <w:color w:val="EE0000"/>
          <w:highlight w:val="yellow"/>
        </w:rPr>
        <w:t>脆弱性。</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90A"/>
    <w:multiLevelType w:val="hybridMultilevel"/>
    <w:tmpl w:val="91829F06"/>
    <w:lvl w:ilvl="0" w:tplc="0F8E133E">
      <w:numFmt w:val="bullet"/>
      <w:lvlText w:val=""/>
      <w:lvlJc w:val="left"/>
      <w:pPr>
        <w:ind w:left="360" w:hanging="360"/>
      </w:pPr>
      <w:rPr>
        <w:rFonts w:ascii="Wingdings" w:eastAsia="宋体"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054070C"/>
    <w:multiLevelType w:val="hybridMultilevel"/>
    <w:tmpl w:val="8934FAB8"/>
    <w:lvl w:ilvl="0" w:tplc="A0346322">
      <w:start w:val="51"/>
      <w:numFmt w:val="bullet"/>
      <w:lvlText w:val="—"/>
      <w:lvlJc w:val="left"/>
      <w:pPr>
        <w:ind w:left="360" w:hanging="360"/>
      </w:pPr>
      <w:rPr>
        <w:rFonts w:ascii="Times New Roman" w:eastAsia="仿宋"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D5A1957"/>
    <w:multiLevelType w:val="hybridMultilevel"/>
    <w:tmpl w:val="4A309B84"/>
    <w:lvl w:ilvl="0" w:tplc="A40257F0">
      <w:start w:val="1"/>
      <w:numFmt w:val="decimal"/>
      <w:lvlText w:val="（%1）"/>
      <w:lvlJc w:val="left"/>
      <w:pPr>
        <w:ind w:left="1004" w:hanging="720"/>
      </w:pPr>
      <w:rPr>
        <w:rFonts w:ascii="Times New Roman" w:hAnsi="Times New Roman" w:cs="Times New Roman" w:hint="default"/>
      </w:rPr>
    </w:lvl>
    <w:lvl w:ilvl="1" w:tplc="04090005">
      <w:start w:val="1"/>
      <w:numFmt w:val="bullet"/>
      <w:lvlText w:val=""/>
      <w:lvlJc w:val="left"/>
      <w:pPr>
        <w:ind w:left="1164" w:hanging="440"/>
      </w:pPr>
      <w:rPr>
        <w:rFonts w:ascii="Wingdings" w:hAnsi="Wingdings" w:hint="default"/>
      </w:r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3" w15:restartNumberingAfterBreak="0">
    <w:nsid w:val="3CF40A33"/>
    <w:multiLevelType w:val="hybridMultilevel"/>
    <w:tmpl w:val="26FCE8AA"/>
    <w:lvl w:ilvl="0" w:tplc="C422CE9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4A2068EE"/>
    <w:multiLevelType w:val="multilevel"/>
    <w:tmpl w:val="94F8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03B64"/>
    <w:multiLevelType w:val="hybridMultilevel"/>
    <w:tmpl w:val="AB4C00B8"/>
    <w:lvl w:ilvl="0" w:tplc="6C8E11F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31057FF"/>
    <w:multiLevelType w:val="hybridMultilevel"/>
    <w:tmpl w:val="F7D667BC"/>
    <w:lvl w:ilvl="0" w:tplc="9FBEA4C8">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57D7628"/>
    <w:multiLevelType w:val="hybridMultilevel"/>
    <w:tmpl w:val="1A34B2B8"/>
    <w:lvl w:ilvl="0" w:tplc="E3026EAC">
      <w:start w:val="1"/>
      <w:numFmt w:val="decimal"/>
      <w:lvlText w:val="%1、"/>
      <w:lvlJc w:val="left"/>
      <w:pPr>
        <w:ind w:left="360" w:hanging="360"/>
      </w:pPr>
      <w:rPr>
        <w:rFonts w:hint="default"/>
        <w:color w:val="auto"/>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BE35054"/>
    <w:multiLevelType w:val="hybridMultilevel"/>
    <w:tmpl w:val="EF286358"/>
    <w:lvl w:ilvl="0" w:tplc="47A62E1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49F7B6B"/>
    <w:multiLevelType w:val="hybridMultilevel"/>
    <w:tmpl w:val="6C58D180"/>
    <w:lvl w:ilvl="0" w:tplc="8EBC2900">
      <w:numFmt w:val="bullet"/>
      <w:lvlText w:val=""/>
      <w:lvlJc w:val="left"/>
      <w:pPr>
        <w:ind w:left="720" w:hanging="360"/>
      </w:pPr>
      <w:rPr>
        <w:rFonts w:ascii="Wingdings" w:eastAsia="宋体" w:hAnsi="Wingdings"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0" w15:restartNumberingAfterBreak="0">
    <w:nsid w:val="7A9454FB"/>
    <w:multiLevelType w:val="hybridMultilevel"/>
    <w:tmpl w:val="67AC9256"/>
    <w:lvl w:ilvl="0" w:tplc="E1BC9C16">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60014375">
    <w:abstractNumId w:val="1"/>
  </w:num>
  <w:num w:numId="2" w16cid:durableId="1049113891">
    <w:abstractNumId w:val="6"/>
  </w:num>
  <w:num w:numId="3" w16cid:durableId="902332064">
    <w:abstractNumId w:val="0"/>
  </w:num>
  <w:num w:numId="4" w16cid:durableId="1028527033">
    <w:abstractNumId w:val="9"/>
  </w:num>
  <w:num w:numId="5" w16cid:durableId="62681678">
    <w:abstractNumId w:val="3"/>
  </w:num>
  <w:num w:numId="6" w16cid:durableId="824660990">
    <w:abstractNumId w:val="10"/>
  </w:num>
  <w:num w:numId="7" w16cid:durableId="430901652">
    <w:abstractNumId w:val="5"/>
  </w:num>
  <w:num w:numId="8" w16cid:durableId="734277413">
    <w:abstractNumId w:val="4"/>
  </w:num>
  <w:num w:numId="9" w16cid:durableId="1183325538">
    <w:abstractNumId w:val="8"/>
  </w:num>
  <w:num w:numId="10" w16cid:durableId="874731954">
    <w:abstractNumId w:val="2"/>
  </w:num>
  <w:num w:numId="11" w16cid:durableId="57724961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icheng Sun">
    <w15:presenceInfo w15:providerId="Windows Live" w15:userId="da9dfeec876be6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73"/>
    <w:rsid w:val="00000133"/>
    <w:rsid w:val="0000024C"/>
    <w:rsid w:val="00000B3A"/>
    <w:rsid w:val="0000123B"/>
    <w:rsid w:val="000012BA"/>
    <w:rsid w:val="000019E0"/>
    <w:rsid w:val="00001E68"/>
    <w:rsid w:val="00001F6E"/>
    <w:rsid w:val="0000238D"/>
    <w:rsid w:val="00002455"/>
    <w:rsid w:val="000032A5"/>
    <w:rsid w:val="000038CC"/>
    <w:rsid w:val="00003E3A"/>
    <w:rsid w:val="0000457B"/>
    <w:rsid w:val="000049ED"/>
    <w:rsid w:val="00004A14"/>
    <w:rsid w:val="00004D17"/>
    <w:rsid w:val="00005590"/>
    <w:rsid w:val="00005649"/>
    <w:rsid w:val="00005712"/>
    <w:rsid w:val="0000598D"/>
    <w:rsid w:val="00005E53"/>
    <w:rsid w:val="000061AE"/>
    <w:rsid w:val="000061CD"/>
    <w:rsid w:val="00006D9E"/>
    <w:rsid w:val="000072DC"/>
    <w:rsid w:val="00007802"/>
    <w:rsid w:val="000103D4"/>
    <w:rsid w:val="00010944"/>
    <w:rsid w:val="000117B5"/>
    <w:rsid w:val="00012577"/>
    <w:rsid w:val="00012CDF"/>
    <w:rsid w:val="00013C77"/>
    <w:rsid w:val="000141D1"/>
    <w:rsid w:val="00016841"/>
    <w:rsid w:val="00016D62"/>
    <w:rsid w:val="00016D90"/>
    <w:rsid w:val="00017285"/>
    <w:rsid w:val="00017E41"/>
    <w:rsid w:val="000200E9"/>
    <w:rsid w:val="0002039E"/>
    <w:rsid w:val="000203EE"/>
    <w:rsid w:val="0002048E"/>
    <w:rsid w:val="00020965"/>
    <w:rsid w:val="000209AC"/>
    <w:rsid w:val="00020CB1"/>
    <w:rsid w:val="00021192"/>
    <w:rsid w:val="00021484"/>
    <w:rsid w:val="00022008"/>
    <w:rsid w:val="00022358"/>
    <w:rsid w:val="00022BEC"/>
    <w:rsid w:val="00022BEF"/>
    <w:rsid w:val="00022E84"/>
    <w:rsid w:val="00023E18"/>
    <w:rsid w:val="00024F77"/>
    <w:rsid w:val="00025451"/>
    <w:rsid w:val="000255B4"/>
    <w:rsid w:val="0002565B"/>
    <w:rsid w:val="00025774"/>
    <w:rsid w:val="00025B01"/>
    <w:rsid w:val="00025D29"/>
    <w:rsid w:val="0002601E"/>
    <w:rsid w:val="00026057"/>
    <w:rsid w:val="00026512"/>
    <w:rsid w:val="00026833"/>
    <w:rsid w:val="00026CED"/>
    <w:rsid w:val="00026DD3"/>
    <w:rsid w:val="00026E68"/>
    <w:rsid w:val="00027CED"/>
    <w:rsid w:val="00027F0F"/>
    <w:rsid w:val="00030B70"/>
    <w:rsid w:val="000310A6"/>
    <w:rsid w:val="000315A0"/>
    <w:rsid w:val="00031E1F"/>
    <w:rsid w:val="000321B1"/>
    <w:rsid w:val="000329F8"/>
    <w:rsid w:val="00032B31"/>
    <w:rsid w:val="00032BAE"/>
    <w:rsid w:val="00032F6B"/>
    <w:rsid w:val="00033142"/>
    <w:rsid w:val="00033DF0"/>
    <w:rsid w:val="000340DD"/>
    <w:rsid w:val="00035188"/>
    <w:rsid w:val="00035CE3"/>
    <w:rsid w:val="00035D98"/>
    <w:rsid w:val="00036BD0"/>
    <w:rsid w:val="00036EC1"/>
    <w:rsid w:val="00037310"/>
    <w:rsid w:val="00037619"/>
    <w:rsid w:val="00037DF0"/>
    <w:rsid w:val="000400C4"/>
    <w:rsid w:val="00040F1C"/>
    <w:rsid w:val="00040F5F"/>
    <w:rsid w:val="000412BD"/>
    <w:rsid w:val="000414BC"/>
    <w:rsid w:val="00041D86"/>
    <w:rsid w:val="00042E84"/>
    <w:rsid w:val="000435CF"/>
    <w:rsid w:val="00043C96"/>
    <w:rsid w:val="00044001"/>
    <w:rsid w:val="0004415C"/>
    <w:rsid w:val="000442C3"/>
    <w:rsid w:val="000443A1"/>
    <w:rsid w:val="0004467D"/>
    <w:rsid w:val="00044ABC"/>
    <w:rsid w:val="00044C87"/>
    <w:rsid w:val="0004542C"/>
    <w:rsid w:val="000456C0"/>
    <w:rsid w:val="00045C56"/>
    <w:rsid w:val="00045EB6"/>
    <w:rsid w:val="00046560"/>
    <w:rsid w:val="00046A34"/>
    <w:rsid w:val="00046A55"/>
    <w:rsid w:val="00047802"/>
    <w:rsid w:val="0005028E"/>
    <w:rsid w:val="000506A9"/>
    <w:rsid w:val="000509D7"/>
    <w:rsid w:val="00051D3F"/>
    <w:rsid w:val="0005260C"/>
    <w:rsid w:val="00052633"/>
    <w:rsid w:val="00052AC5"/>
    <w:rsid w:val="00052EFE"/>
    <w:rsid w:val="000532DE"/>
    <w:rsid w:val="00053744"/>
    <w:rsid w:val="00053958"/>
    <w:rsid w:val="0005396A"/>
    <w:rsid w:val="00053D8C"/>
    <w:rsid w:val="00054E0D"/>
    <w:rsid w:val="00055087"/>
    <w:rsid w:val="00055D47"/>
    <w:rsid w:val="00055E42"/>
    <w:rsid w:val="0005610F"/>
    <w:rsid w:val="00056738"/>
    <w:rsid w:val="00056B20"/>
    <w:rsid w:val="00056C1D"/>
    <w:rsid w:val="00056FB4"/>
    <w:rsid w:val="000571FB"/>
    <w:rsid w:val="0005732F"/>
    <w:rsid w:val="00057D3A"/>
    <w:rsid w:val="00057D5A"/>
    <w:rsid w:val="00057DB9"/>
    <w:rsid w:val="00057EED"/>
    <w:rsid w:val="000608F5"/>
    <w:rsid w:val="0006183B"/>
    <w:rsid w:val="0006249E"/>
    <w:rsid w:val="00063CBD"/>
    <w:rsid w:val="0006477A"/>
    <w:rsid w:val="00064C06"/>
    <w:rsid w:val="00065A5C"/>
    <w:rsid w:val="00065A95"/>
    <w:rsid w:val="000669B8"/>
    <w:rsid w:val="00066B86"/>
    <w:rsid w:val="00066D2A"/>
    <w:rsid w:val="00066EB5"/>
    <w:rsid w:val="0006703C"/>
    <w:rsid w:val="0006760B"/>
    <w:rsid w:val="000677D2"/>
    <w:rsid w:val="00067953"/>
    <w:rsid w:val="000679FE"/>
    <w:rsid w:val="00067E80"/>
    <w:rsid w:val="0007021C"/>
    <w:rsid w:val="000706A8"/>
    <w:rsid w:val="00070B71"/>
    <w:rsid w:val="00071F75"/>
    <w:rsid w:val="00072030"/>
    <w:rsid w:val="000721C1"/>
    <w:rsid w:val="0007298C"/>
    <w:rsid w:val="0007352B"/>
    <w:rsid w:val="000738FF"/>
    <w:rsid w:val="000741B2"/>
    <w:rsid w:val="00074246"/>
    <w:rsid w:val="000742B6"/>
    <w:rsid w:val="000744D1"/>
    <w:rsid w:val="000755B3"/>
    <w:rsid w:val="000758DD"/>
    <w:rsid w:val="00075E72"/>
    <w:rsid w:val="00076334"/>
    <w:rsid w:val="0007644B"/>
    <w:rsid w:val="00076619"/>
    <w:rsid w:val="00076ABF"/>
    <w:rsid w:val="00076E2C"/>
    <w:rsid w:val="0007708D"/>
    <w:rsid w:val="000772B8"/>
    <w:rsid w:val="000773B8"/>
    <w:rsid w:val="000778DA"/>
    <w:rsid w:val="00077A6D"/>
    <w:rsid w:val="00077E2A"/>
    <w:rsid w:val="00077F5F"/>
    <w:rsid w:val="0008023F"/>
    <w:rsid w:val="00080F4F"/>
    <w:rsid w:val="00081363"/>
    <w:rsid w:val="00081B83"/>
    <w:rsid w:val="00081D9A"/>
    <w:rsid w:val="000822D6"/>
    <w:rsid w:val="00082330"/>
    <w:rsid w:val="00082A02"/>
    <w:rsid w:val="0008340A"/>
    <w:rsid w:val="000837FB"/>
    <w:rsid w:val="00083DE3"/>
    <w:rsid w:val="00083FCD"/>
    <w:rsid w:val="0008408A"/>
    <w:rsid w:val="00084B00"/>
    <w:rsid w:val="00084E20"/>
    <w:rsid w:val="000850E9"/>
    <w:rsid w:val="00085713"/>
    <w:rsid w:val="00085D4B"/>
    <w:rsid w:val="00085DE7"/>
    <w:rsid w:val="00085EB6"/>
    <w:rsid w:val="000868F3"/>
    <w:rsid w:val="00086E4F"/>
    <w:rsid w:val="00086E83"/>
    <w:rsid w:val="00087849"/>
    <w:rsid w:val="00087A9C"/>
    <w:rsid w:val="00087BE3"/>
    <w:rsid w:val="00087C3E"/>
    <w:rsid w:val="00087D88"/>
    <w:rsid w:val="00090612"/>
    <w:rsid w:val="00090B03"/>
    <w:rsid w:val="0009140C"/>
    <w:rsid w:val="00091E95"/>
    <w:rsid w:val="000929F0"/>
    <w:rsid w:val="000944E1"/>
    <w:rsid w:val="00094783"/>
    <w:rsid w:val="00094FC1"/>
    <w:rsid w:val="00095CD1"/>
    <w:rsid w:val="0009738B"/>
    <w:rsid w:val="000973A2"/>
    <w:rsid w:val="00097D1D"/>
    <w:rsid w:val="000A0402"/>
    <w:rsid w:val="000A0CE1"/>
    <w:rsid w:val="000A0E6E"/>
    <w:rsid w:val="000A18D6"/>
    <w:rsid w:val="000A1D9A"/>
    <w:rsid w:val="000A21BC"/>
    <w:rsid w:val="000A310A"/>
    <w:rsid w:val="000A3F8F"/>
    <w:rsid w:val="000A44F1"/>
    <w:rsid w:val="000A4606"/>
    <w:rsid w:val="000A49DE"/>
    <w:rsid w:val="000A4AB5"/>
    <w:rsid w:val="000A4C2F"/>
    <w:rsid w:val="000A4D0E"/>
    <w:rsid w:val="000A597F"/>
    <w:rsid w:val="000A5D6D"/>
    <w:rsid w:val="000A5F67"/>
    <w:rsid w:val="000A63A6"/>
    <w:rsid w:val="000A64A4"/>
    <w:rsid w:val="000A7717"/>
    <w:rsid w:val="000A7D0D"/>
    <w:rsid w:val="000B0DFD"/>
    <w:rsid w:val="000B0FB0"/>
    <w:rsid w:val="000B0FF1"/>
    <w:rsid w:val="000B106B"/>
    <w:rsid w:val="000B1315"/>
    <w:rsid w:val="000B1512"/>
    <w:rsid w:val="000B2213"/>
    <w:rsid w:val="000B233B"/>
    <w:rsid w:val="000B28E6"/>
    <w:rsid w:val="000B2A73"/>
    <w:rsid w:val="000B2B19"/>
    <w:rsid w:val="000B2B6B"/>
    <w:rsid w:val="000B34EE"/>
    <w:rsid w:val="000B3EAD"/>
    <w:rsid w:val="000B45D2"/>
    <w:rsid w:val="000B49CD"/>
    <w:rsid w:val="000B4CAA"/>
    <w:rsid w:val="000B4ECD"/>
    <w:rsid w:val="000B5B11"/>
    <w:rsid w:val="000B5DEF"/>
    <w:rsid w:val="000B648A"/>
    <w:rsid w:val="000B6B99"/>
    <w:rsid w:val="000B723D"/>
    <w:rsid w:val="000B7B21"/>
    <w:rsid w:val="000B7E2E"/>
    <w:rsid w:val="000C0052"/>
    <w:rsid w:val="000C0DA2"/>
    <w:rsid w:val="000C0E58"/>
    <w:rsid w:val="000C127B"/>
    <w:rsid w:val="000C12B0"/>
    <w:rsid w:val="000C1AF1"/>
    <w:rsid w:val="000C2E0D"/>
    <w:rsid w:val="000C3297"/>
    <w:rsid w:val="000C3345"/>
    <w:rsid w:val="000C33B6"/>
    <w:rsid w:val="000C3C3E"/>
    <w:rsid w:val="000C3E0E"/>
    <w:rsid w:val="000C43EC"/>
    <w:rsid w:val="000C469C"/>
    <w:rsid w:val="000C4E15"/>
    <w:rsid w:val="000C5199"/>
    <w:rsid w:val="000C5739"/>
    <w:rsid w:val="000C5C83"/>
    <w:rsid w:val="000C69A9"/>
    <w:rsid w:val="000C799C"/>
    <w:rsid w:val="000C7D21"/>
    <w:rsid w:val="000D0164"/>
    <w:rsid w:val="000D0277"/>
    <w:rsid w:val="000D03E5"/>
    <w:rsid w:val="000D0A03"/>
    <w:rsid w:val="000D0A85"/>
    <w:rsid w:val="000D0FEB"/>
    <w:rsid w:val="000D1B20"/>
    <w:rsid w:val="000D1CA4"/>
    <w:rsid w:val="000D1CE5"/>
    <w:rsid w:val="000D25EF"/>
    <w:rsid w:val="000D2C8D"/>
    <w:rsid w:val="000D3720"/>
    <w:rsid w:val="000D3AAA"/>
    <w:rsid w:val="000D4C7F"/>
    <w:rsid w:val="000D4DD0"/>
    <w:rsid w:val="000D5108"/>
    <w:rsid w:val="000D51A0"/>
    <w:rsid w:val="000D6033"/>
    <w:rsid w:val="000D6165"/>
    <w:rsid w:val="000D65B3"/>
    <w:rsid w:val="000D6A7A"/>
    <w:rsid w:val="000D74C1"/>
    <w:rsid w:val="000D79FE"/>
    <w:rsid w:val="000D7D11"/>
    <w:rsid w:val="000D7ECA"/>
    <w:rsid w:val="000E0026"/>
    <w:rsid w:val="000E0B81"/>
    <w:rsid w:val="000E104C"/>
    <w:rsid w:val="000E1055"/>
    <w:rsid w:val="000E13DD"/>
    <w:rsid w:val="000E15CC"/>
    <w:rsid w:val="000E181A"/>
    <w:rsid w:val="000E1A90"/>
    <w:rsid w:val="000E1EF3"/>
    <w:rsid w:val="000E220C"/>
    <w:rsid w:val="000E259B"/>
    <w:rsid w:val="000E2CA5"/>
    <w:rsid w:val="000E5D5C"/>
    <w:rsid w:val="000E5F1D"/>
    <w:rsid w:val="000E61D3"/>
    <w:rsid w:val="000E63F1"/>
    <w:rsid w:val="000E7756"/>
    <w:rsid w:val="000F0120"/>
    <w:rsid w:val="000F072B"/>
    <w:rsid w:val="000F1561"/>
    <w:rsid w:val="000F2937"/>
    <w:rsid w:val="000F2A06"/>
    <w:rsid w:val="000F2C71"/>
    <w:rsid w:val="000F35C0"/>
    <w:rsid w:val="000F44F0"/>
    <w:rsid w:val="000F4648"/>
    <w:rsid w:val="000F4998"/>
    <w:rsid w:val="000F4A1A"/>
    <w:rsid w:val="000F4A9B"/>
    <w:rsid w:val="000F50E9"/>
    <w:rsid w:val="000F58B3"/>
    <w:rsid w:val="000F59F1"/>
    <w:rsid w:val="000F5CDC"/>
    <w:rsid w:val="000F5D32"/>
    <w:rsid w:val="000F5D7D"/>
    <w:rsid w:val="000F6098"/>
    <w:rsid w:val="000F62DA"/>
    <w:rsid w:val="000F6CA9"/>
    <w:rsid w:val="000F727F"/>
    <w:rsid w:val="000F7A52"/>
    <w:rsid w:val="000F7AE9"/>
    <w:rsid w:val="00100220"/>
    <w:rsid w:val="00100510"/>
    <w:rsid w:val="00101747"/>
    <w:rsid w:val="00102546"/>
    <w:rsid w:val="001026AC"/>
    <w:rsid w:val="001027E5"/>
    <w:rsid w:val="00102C34"/>
    <w:rsid w:val="00102E59"/>
    <w:rsid w:val="00103647"/>
    <w:rsid w:val="0010382A"/>
    <w:rsid w:val="00103963"/>
    <w:rsid w:val="00103A0C"/>
    <w:rsid w:val="00103E15"/>
    <w:rsid w:val="00103EA9"/>
    <w:rsid w:val="00104BD6"/>
    <w:rsid w:val="001057D6"/>
    <w:rsid w:val="00106450"/>
    <w:rsid w:val="00106888"/>
    <w:rsid w:val="00106985"/>
    <w:rsid w:val="00106A94"/>
    <w:rsid w:val="00106CC8"/>
    <w:rsid w:val="00106FBF"/>
    <w:rsid w:val="001071FA"/>
    <w:rsid w:val="00107463"/>
    <w:rsid w:val="0010773A"/>
    <w:rsid w:val="0010793E"/>
    <w:rsid w:val="00107C29"/>
    <w:rsid w:val="00107F4D"/>
    <w:rsid w:val="00110881"/>
    <w:rsid w:val="001109BE"/>
    <w:rsid w:val="00111647"/>
    <w:rsid w:val="001116ED"/>
    <w:rsid w:val="00112161"/>
    <w:rsid w:val="001122DB"/>
    <w:rsid w:val="00112EC6"/>
    <w:rsid w:val="00113A48"/>
    <w:rsid w:val="00113E21"/>
    <w:rsid w:val="00114B39"/>
    <w:rsid w:val="00114B40"/>
    <w:rsid w:val="00114E2A"/>
    <w:rsid w:val="001155C3"/>
    <w:rsid w:val="001157F7"/>
    <w:rsid w:val="00116910"/>
    <w:rsid w:val="00116E86"/>
    <w:rsid w:val="00117A7D"/>
    <w:rsid w:val="0012081A"/>
    <w:rsid w:val="00120C5D"/>
    <w:rsid w:val="00120DDC"/>
    <w:rsid w:val="00120FD9"/>
    <w:rsid w:val="001217B6"/>
    <w:rsid w:val="00121E06"/>
    <w:rsid w:val="00121FC8"/>
    <w:rsid w:val="0012213F"/>
    <w:rsid w:val="00122A44"/>
    <w:rsid w:val="00122D8B"/>
    <w:rsid w:val="001231C3"/>
    <w:rsid w:val="0012320D"/>
    <w:rsid w:val="001234CA"/>
    <w:rsid w:val="0012388E"/>
    <w:rsid w:val="00123A78"/>
    <w:rsid w:val="00123B9C"/>
    <w:rsid w:val="0012428A"/>
    <w:rsid w:val="00124466"/>
    <w:rsid w:val="001246AE"/>
    <w:rsid w:val="0012476F"/>
    <w:rsid w:val="0012487F"/>
    <w:rsid w:val="001248E6"/>
    <w:rsid w:val="00124F9D"/>
    <w:rsid w:val="001250CA"/>
    <w:rsid w:val="00125CC4"/>
    <w:rsid w:val="00126EF8"/>
    <w:rsid w:val="001274BC"/>
    <w:rsid w:val="001276ED"/>
    <w:rsid w:val="00127FFE"/>
    <w:rsid w:val="0013074F"/>
    <w:rsid w:val="00130F67"/>
    <w:rsid w:val="00130FAF"/>
    <w:rsid w:val="0013110E"/>
    <w:rsid w:val="00131A4B"/>
    <w:rsid w:val="0013267D"/>
    <w:rsid w:val="001330EA"/>
    <w:rsid w:val="00134368"/>
    <w:rsid w:val="001348C3"/>
    <w:rsid w:val="001349FE"/>
    <w:rsid w:val="00134A35"/>
    <w:rsid w:val="0013668F"/>
    <w:rsid w:val="00136BDB"/>
    <w:rsid w:val="00136F4A"/>
    <w:rsid w:val="00137920"/>
    <w:rsid w:val="00140291"/>
    <w:rsid w:val="00140803"/>
    <w:rsid w:val="00140B29"/>
    <w:rsid w:val="00140D8E"/>
    <w:rsid w:val="001412E9"/>
    <w:rsid w:val="001418BD"/>
    <w:rsid w:val="001422D2"/>
    <w:rsid w:val="00142409"/>
    <w:rsid w:val="00142791"/>
    <w:rsid w:val="00142C3A"/>
    <w:rsid w:val="001431F1"/>
    <w:rsid w:val="001431FB"/>
    <w:rsid w:val="00143A23"/>
    <w:rsid w:val="00143D48"/>
    <w:rsid w:val="001444EF"/>
    <w:rsid w:val="00144E2F"/>
    <w:rsid w:val="0014539C"/>
    <w:rsid w:val="001456DC"/>
    <w:rsid w:val="00145E20"/>
    <w:rsid w:val="0014613D"/>
    <w:rsid w:val="0014626C"/>
    <w:rsid w:val="0014668C"/>
    <w:rsid w:val="00147170"/>
    <w:rsid w:val="0014755C"/>
    <w:rsid w:val="00147582"/>
    <w:rsid w:val="00147628"/>
    <w:rsid w:val="00150018"/>
    <w:rsid w:val="0015080D"/>
    <w:rsid w:val="00150FB7"/>
    <w:rsid w:val="00152211"/>
    <w:rsid w:val="00152848"/>
    <w:rsid w:val="0015287A"/>
    <w:rsid w:val="0015331D"/>
    <w:rsid w:val="00154FBF"/>
    <w:rsid w:val="001557B3"/>
    <w:rsid w:val="00156955"/>
    <w:rsid w:val="00157FE5"/>
    <w:rsid w:val="00160BAD"/>
    <w:rsid w:val="00160DB2"/>
    <w:rsid w:val="001617AC"/>
    <w:rsid w:val="00161932"/>
    <w:rsid w:val="00162193"/>
    <w:rsid w:val="00162654"/>
    <w:rsid w:val="00162E86"/>
    <w:rsid w:val="0016302D"/>
    <w:rsid w:val="0016352C"/>
    <w:rsid w:val="00163565"/>
    <w:rsid w:val="00163B68"/>
    <w:rsid w:val="00163E4D"/>
    <w:rsid w:val="00164046"/>
    <w:rsid w:val="0016490A"/>
    <w:rsid w:val="001652D0"/>
    <w:rsid w:val="00166EB4"/>
    <w:rsid w:val="00167036"/>
    <w:rsid w:val="00167A71"/>
    <w:rsid w:val="001700D2"/>
    <w:rsid w:val="001704A5"/>
    <w:rsid w:val="001706B9"/>
    <w:rsid w:val="00170CF4"/>
    <w:rsid w:val="00170CFF"/>
    <w:rsid w:val="001710C9"/>
    <w:rsid w:val="0017122F"/>
    <w:rsid w:val="00171A04"/>
    <w:rsid w:val="00171C50"/>
    <w:rsid w:val="00172363"/>
    <w:rsid w:val="00172376"/>
    <w:rsid w:val="001724A8"/>
    <w:rsid w:val="001725F7"/>
    <w:rsid w:val="00172922"/>
    <w:rsid w:val="00173A3C"/>
    <w:rsid w:val="00174FAE"/>
    <w:rsid w:val="00175A7A"/>
    <w:rsid w:val="00175F13"/>
    <w:rsid w:val="0017642C"/>
    <w:rsid w:val="00176C44"/>
    <w:rsid w:val="001771CC"/>
    <w:rsid w:val="001775C0"/>
    <w:rsid w:val="0017770C"/>
    <w:rsid w:val="00177984"/>
    <w:rsid w:val="00177BE6"/>
    <w:rsid w:val="00177F2B"/>
    <w:rsid w:val="0018070D"/>
    <w:rsid w:val="00180712"/>
    <w:rsid w:val="001815E2"/>
    <w:rsid w:val="00181738"/>
    <w:rsid w:val="00181C42"/>
    <w:rsid w:val="00181EC9"/>
    <w:rsid w:val="00182115"/>
    <w:rsid w:val="0018224A"/>
    <w:rsid w:val="0018256C"/>
    <w:rsid w:val="00182FBF"/>
    <w:rsid w:val="001830EA"/>
    <w:rsid w:val="00183C7A"/>
    <w:rsid w:val="0018475C"/>
    <w:rsid w:val="00184DB3"/>
    <w:rsid w:val="00184E5E"/>
    <w:rsid w:val="00184FF9"/>
    <w:rsid w:val="00185677"/>
    <w:rsid w:val="001857FB"/>
    <w:rsid w:val="0018589D"/>
    <w:rsid w:val="00185B05"/>
    <w:rsid w:val="0018666B"/>
    <w:rsid w:val="001869C2"/>
    <w:rsid w:val="00186AA5"/>
    <w:rsid w:val="00186AA7"/>
    <w:rsid w:val="001879FA"/>
    <w:rsid w:val="001900D4"/>
    <w:rsid w:val="00190240"/>
    <w:rsid w:val="001902F9"/>
    <w:rsid w:val="00190B77"/>
    <w:rsid w:val="00191145"/>
    <w:rsid w:val="00191A66"/>
    <w:rsid w:val="001929AB"/>
    <w:rsid w:val="001945FF"/>
    <w:rsid w:val="00194672"/>
    <w:rsid w:val="00194BA3"/>
    <w:rsid w:val="00194C44"/>
    <w:rsid w:val="001950F9"/>
    <w:rsid w:val="00195248"/>
    <w:rsid w:val="00195670"/>
    <w:rsid w:val="00195A7B"/>
    <w:rsid w:val="00195D5B"/>
    <w:rsid w:val="00195E87"/>
    <w:rsid w:val="00196596"/>
    <w:rsid w:val="00196B26"/>
    <w:rsid w:val="001970B6"/>
    <w:rsid w:val="001A021C"/>
    <w:rsid w:val="001A03CF"/>
    <w:rsid w:val="001A0656"/>
    <w:rsid w:val="001A0C77"/>
    <w:rsid w:val="001A0ED6"/>
    <w:rsid w:val="001A177D"/>
    <w:rsid w:val="001A275E"/>
    <w:rsid w:val="001A2E11"/>
    <w:rsid w:val="001A2E13"/>
    <w:rsid w:val="001A347B"/>
    <w:rsid w:val="001A383B"/>
    <w:rsid w:val="001A3C10"/>
    <w:rsid w:val="001A3DB3"/>
    <w:rsid w:val="001A4406"/>
    <w:rsid w:val="001A4BA3"/>
    <w:rsid w:val="001A51F9"/>
    <w:rsid w:val="001A56F5"/>
    <w:rsid w:val="001A65A0"/>
    <w:rsid w:val="001A67B1"/>
    <w:rsid w:val="001A717A"/>
    <w:rsid w:val="001A7431"/>
    <w:rsid w:val="001A7AF5"/>
    <w:rsid w:val="001A7FE5"/>
    <w:rsid w:val="001B008D"/>
    <w:rsid w:val="001B01DC"/>
    <w:rsid w:val="001B02B1"/>
    <w:rsid w:val="001B06A4"/>
    <w:rsid w:val="001B07BE"/>
    <w:rsid w:val="001B086A"/>
    <w:rsid w:val="001B0DEF"/>
    <w:rsid w:val="001B1058"/>
    <w:rsid w:val="001B118D"/>
    <w:rsid w:val="001B13AA"/>
    <w:rsid w:val="001B1586"/>
    <w:rsid w:val="001B17FE"/>
    <w:rsid w:val="001B1DE0"/>
    <w:rsid w:val="001B1E81"/>
    <w:rsid w:val="001B2ABE"/>
    <w:rsid w:val="001B2D3B"/>
    <w:rsid w:val="001B2F5C"/>
    <w:rsid w:val="001B36E5"/>
    <w:rsid w:val="001B3862"/>
    <w:rsid w:val="001B45AA"/>
    <w:rsid w:val="001B4CEE"/>
    <w:rsid w:val="001B5425"/>
    <w:rsid w:val="001B5BC4"/>
    <w:rsid w:val="001B637F"/>
    <w:rsid w:val="001B68C0"/>
    <w:rsid w:val="001B6A08"/>
    <w:rsid w:val="001B6D05"/>
    <w:rsid w:val="001B7532"/>
    <w:rsid w:val="001B7AB0"/>
    <w:rsid w:val="001B7AD5"/>
    <w:rsid w:val="001B7AF8"/>
    <w:rsid w:val="001C0091"/>
    <w:rsid w:val="001C013D"/>
    <w:rsid w:val="001C0817"/>
    <w:rsid w:val="001C0D9F"/>
    <w:rsid w:val="001C102D"/>
    <w:rsid w:val="001C1187"/>
    <w:rsid w:val="001C151E"/>
    <w:rsid w:val="001C1C86"/>
    <w:rsid w:val="001C2129"/>
    <w:rsid w:val="001C2359"/>
    <w:rsid w:val="001C275D"/>
    <w:rsid w:val="001C2BCC"/>
    <w:rsid w:val="001C34CD"/>
    <w:rsid w:val="001C3862"/>
    <w:rsid w:val="001C3D9B"/>
    <w:rsid w:val="001C43CD"/>
    <w:rsid w:val="001C4656"/>
    <w:rsid w:val="001C4846"/>
    <w:rsid w:val="001C4ACB"/>
    <w:rsid w:val="001C50A1"/>
    <w:rsid w:val="001C50FB"/>
    <w:rsid w:val="001C5104"/>
    <w:rsid w:val="001C5171"/>
    <w:rsid w:val="001C519E"/>
    <w:rsid w:val="001C567D"/>
    <w:rsid w:val="001C59DA"/>
    <w:rsid w:val="001C5A3A"/>
    <w:rsid w:val="001C5C2F"/>
    <w:rsid w:val="001C655D"/>
    <w:rsid w:val="001C78AC"/>
    <w:rsid w:val="001C7E94"/>
    <w:rsid w:val="001D04A2"/>
    <w:rsid w:val="001D0B5A"/>
    <w:rsid w:val="001D12E9"/>
    <w:rsid w:val="001D1C29"/>
    <w:rsid w:val="001D2291"/>
    <w:rsid w:val="001D27BE"/>
    <w:rsid w:val="001D28EC"/>
    <w:rsid w:val="001D2970"/>
    <w:rsid w:val="001D2FBF"/>
    <w:rsid w:val="001D305E"/>
    <w:rsid w:val="001D3CF4"/>
    <w:rsid w:val="001D40A5"/>
    <w:rsid w:val="001D570A"/>
    <w:rsid w:val="001D5B16"/>
    <w:rsid w:val="001D5E38"/>
    <w:rsid w:val="001D6252"/>
    <w:rsid w:val="001D6BF3"/>
    <w:rsid w:val="001D6C47"/>
    <w:rsid w:val="001D7493"/>
    <w:rsid w:val="001D757C"/>
    <w:rsid w:val="001D79F1"/>
    <w:rsid w:val="001D7B5C"/>
    <w:rsid w:val="001E027D"/>
    <w:rsid w:val="001E061B"/>
    <w:rsid w:val="001E0F66"/>
    <w:rsid w:val="001E1158"/>
    <w:rsid w:val="001E2748"/>
    <w:rsid w:val="001E3534"/>
    <w:rsid w:val="001E3E57"/>
    <w:rsid w:val="001E3F1D"/>
    <w:rsid w:val="001E4B4F"/>
    <w:rsid w:val="001E4ED7"/>
    <w:rsid w:val="001E512E"/>
    <w:rsid w:val="001E5AAC"/>
    <w:rsid w:val="001E5F55"/>
    <w:rsid w:val="001E60D5"/>
    <w:rsid w:val="001E6728"/>
    <w:rsid w:val="001E6B1E"/>
    <w:rsid w:val="001E6D70"/>
    <w:rsid w:val="001E6E5C"/>
    <w:rsid w:val="001E709C"/>
    <w:rsid w:val="001E7770"/>
    <w:rsid w:val="001E79E4"/>
    <w:rsid w:val="001E7CFA"/>
    <w:rsid w:val="001F026A"/>
    <w:rsid w:val="001F0C2F"/>
    <w:rsid w:val="001F0D96"/>
    <w:rsid w:val="001F0FD0"/>
    <w:rsid w:val="001F1C70"/>
    <w:rsid w:val="001F1C80"/>
    <w:rsid w:val="001F1EC6"/>
    <w:rsid w:val="001F1F78"/>
    <w:rsid w:val="001F2656"/>
    <w:rsid w:val="001F2AAB"/>
    <w:rsid w:val="001F2B48"/>
    <w:rsid w:val="001F32A1"/>
    <w:rsid w:val="001F3420"/>
    <w:rsid w:val="001F3625"/>
    <w:rsid w:val="001F4C1F"/>
    <w:rsid w:val="001F4C3E"/>
    <w:rsid w:val="001F4FFF"/>
    <w:rsid w:val="001F5992"/>
    <w:rsid w:val="001F5E48"/>
    <w:rsid w:val="001F6780"/>
    <w:rsid w:val="001F69A0"/>
    <w:rsid w:val="001F6F02"/>
    <w:rsid w:val="001F71CF"/>
    <w:rsid w:val="002002EC"/>
    <w:rsid w:val="00202630"/>
    <w:rsid w:val="00202A60"/>
    <w:rsid w:val="00202A89"/>
    <w:rsid w:val="00203475"/>
    <w:rsid w:val="00204757"/>
    <w:rsid w:val="00205162"/>
    <w:rsid w:val="0020529D"/>
    <w:rsid w:val="0020529E"/>
    <w:rsid w:val="00205624"/>
    <w:rsid w:val="00205E4D"/>
    <w:rsid w:val="002060E6"/>
    <w:rsid w:val="00206C42"/>
    <w:rsid w:val="00206FCA"/>
    <w:rsid w:val="002075AD"/>
    <w:rsid w:val="0020788A"/>
    <w:rsid w:val="00207B73"/>
    <w:rsid w:val="0021007D"/>
    <w:rsid w:val="002102A0"/>
    <w:rsid w:val="0021065A"/>
    <w:rsid w:val="00210B87"/>
    <w:rsid w:val="00210CC9"/>
    <w:rsid w:val="0021186D"/>
    <w:rsid w:val="00211D8B"/>
    <w:rsid w:val="00213243"/>
    <w:rsid w:val="002136DA"/>
    <w:rsid w:val="00213998"/>
    <w:rsid w:val="00213B5A"/>
    <w:rsid w:val="00213D50"/>
    <w:rsid w:val="00213EC5"/>
    <w:rsid w:val="0021425D"/>
    <w:rsid w:val="00214833"/>
    <w:rsid w:val="00214AD9"/>
    <w:rsid w:val="002159A5"/>
    <w:rsid w:val="00215C6C"/>
    <w:rsid w:val="00215C98"/>
    <w:rsid w:val="00216171"/>
    <w:rsid w:val="00216F1A"/>
    <w:rsid w:val="0021724F"/>
    <w:rsid w:val="002173E3"/>
    <w:rsid w:val="00217A42"/>
    <w:rsid w:val="00217AA2"/>
    <w:rsid w:val="00217D37"/>
    <w:rsid w:val="002201D1"/>
    <w:rsid w:val="00220222"/>
    <w:rsid w:val="00220343"/>
    <w:rsid w:val="0022063F"/>
    <w:rsid w:val="00220C33"/>
    <w:rsid w:val="00220FA7"/>
    <w:rsid w:val="00221077"/>
    <w:rsid w:val="002217F5"/>
    <w:rsid w:val="00221D46"/>
    <w:rsid w:val="00222986"/>
    <w:rsid w:val="002229D4"/>
    <w:rsid w:val="00222C47"/>
    <w:rsid w:val="00223471"/>
    <w:rsid w:val="00223758"/>
    <w:rsid w:val="002237C6"/>
    <w:rsid w:val="00223845"/>
    <w:rsid w:val="0022384F"/>
    <w:rsid w:val="00223A07"/>
    <w:rsid w:val="0022437E"/>
    <w:rsid w:val="00224580"/>
    <w:rsid w:val="0022459B"/>
    <w:rsid w:val="0022515E"/>
    <w:rsid w:val="00225691"/>
    <w:rsid w:val="00225743"/>
    <w:rsid w:val="00225897"/>
    <w:rsid w:val="00225917"/>
    <w:rsid w:val="00225AB8"/>
    <w:rsid w:val="002260F8"/>
    <w:rsid w:val="00226256"/>
    <w:rsid w:val="0022707B"/>
    <w:rsid w:val="00227146"/>
    <w:rsid w:val="002274CD"/>
    <w:rsid w:val="00227552"/>
    <w:rsid w:val="00227743"/>
    <w:rsid w:val="002277EC"/>
    <w:rsid w:val="00227CB4"/>
    <w:rsid w:val="00230ADF"/>
    <w:rsid w:val="0023152D"/>
    <w:rsid w:val="00231FFE"/>
    <w:rsid w:val="00232645"/>
    <w:rsid w:val="00232BDB"/>
    <w:rsid w:val="00232CDE"/>
    <w:rsid w:val="002338EC"/>
    <w:rsid w:val="00234147"/>
    <w:rsid w:val="00234683"/>
    <w:rsid w:val="00234B94"/>
    <w:rsid w:val="00234BF4"/>
    <w:rsid w:val="00235050"/>
    <w:rsid w:val="0023507C"/>
    <w:rsid w:val="00235308"/>
    <w:rsid w:val="0023566E"/>
    <w:rsid w:val="00235C2A"/>
    <w:rsid w:val="00237374"/>
    <w:rsid w:val="00237797"/>
    <w:rsid w:val="002400BE"/>
    <w:rsid w:val="00240D9E"/>
    <w:rsid w:val="0024144D"/>
    <w:rsid w:val="0024152A"/>
    <w:rsid w:val="00241567"/>
    <w:rsid w:val="00241721"/>
    <w:rsid w:val="00242942"/>
    <w:rsid w:val="002435DD"/>
    <w:rsid w:val="00243C7B"/>
    <w:rsid w:val="00244280"/>
    <w:rsid w:val="002446B9"/>
    <w:rsid w:val="00244A2D"/>
    <w:rsid w:val="0024556B"/>
    <w:rsid w:val="0024595A"/>
    <w:rsid w:val="00245AC6"/>
    <w:rsid w:val="00246328"/>
    <w:rsid w:val="0024668A"/>
    <w:rsid w:val="00246CE0"/>
    <w:rsid w:val="00246E85"/>
    <w:rsid w:val="002471DB"/>
    <w:rsid w:val="002473A8"/>
    <w:rsid w:val="00247AC6"/>
    <w:rsid w:val="002500F0"/>
    <w:rsid w:val="002501F7"/>
    <w:rsid w:val="0025051B"/>
    <w:rsid w:val="0025052E"/>
    <w:rsid w:val="0025059B"/>
    <w:rsid w:val="002507CF"/>
    <w:rsid w:val="00250A82"/>
    <w:rsid w:val="00250AB2"/>
    <w:rsid w:val="00250B6B"/>
    <w:rsid w:val="002515BF"/>
    <w:rsid w:val="002519B5"/>
    <w:rsid w:val="0025243C"/>
    <w:rsid w:val="00252BE7"/>
    <w:rsid w:val="00253057"/>
    <w:rsid w:val="00254805"/>
    <w:rsid w:val="00255127"/>
    <w:rsid w:val="00255688"/>
    <w:rsid w:val="00255AD0"/>
    <w:rsid w:val="00255D3F"/>
    <w:rsid w:val="002564BC"/>
    <w:rsid w:val="002566A1"/>
    <w:rsid w:val="00256B95"/>
    <w:rsid w:val="00256E18"/>
    <w:rsid w:val="00256E4B"/>
    <w:rsid w:val="002573E5"/>
    <w:rsid w:val="0025760E"/>
    <w:rsid w:val="0026058B"/>
    <w:rsid w:val="00260938"/>
    <w:rsid w:val="002609AC"/>
    <w:rsid w:val="00260AF2"/>
    <w:rsid w:val="002618B5"/>
    <w:rsid w:val="002618E5"/>
    <w:rsid w:val="00262190"/>
    <w:rsid w:val="0026286E"/>
    <w:rsid w:val="00262940"/>
    <w:rsid w:val="00262946"/>
    <w:rsid w:val="00262C4C"/>
    <w:rsid w:val="00262D01"/>
    <w:rsid w:val="00262E93"/>
    <w:rsid w:val="002637A4"/>
    <w:rsid w:val="002646BD"/>
    <w:rsid w:val="00265A7B"/>
    <w:rsid w:val="00266A6B"/>
    <w:rsid w:val="002673AD"/>
    <w:rsid w:val="00267856"/>
    <w:rsid w:val="00267B31"/>
    <w:rsid w:val="00270ACB"/>
    <w:rsid w:val="00270CF5"/>
    <w:rsid w:val="002714C5"/>
    <w:rsid w:val="00271950"/>
    <w:rsid w:val="00271966"/>
    <w:rsid w:val="00271FE6"/>
    <w:rsid w:val="00272744"/>
    <w:rsid w:val="002727C7"/>
    <w:rsid w:val="0027291F"/>
    <w:rsid w:val="00273468"/>
    <w:rsid w:val="0027385D"/>
    <w:rsid w:val="00274865"/>
    <w:rsid w:val="002750E9"/>
    <w:rsid w:val="00275F4F"/>
    <w:rsid w:val="00276CD7"/>
    <w:rsid w:val="00276D6C"/>
    <w:rsid w:val="0027722F"/>
    <w:rsid w:val="00277D6C"/>
    <w:rsid w:val="00280B8B"/>
    <w:rsid w:val="00280D03"/>
    <w:rsid w:val="002811A9"/>
    <w:rsid w:val="00281273"/>
    <w:rsid w:val="00281924"/>
    <w:rsid w:val="00281FE3"/>
    <w:rsid w:val="0028268D"/>
    <w:rsid w:val="002828B2"/>
    <w:rsid w:val="002833EB"/>
    <w:rsid w:val="0028366D"/>
    <w:rsid w:val="00283A2F"/>
    <w:rsid w:val="00283B52"/>
    <w:rsid w:val="00284E98"/>
    <w:rsid w:val="00285D7B"/>
    <w:rsid w:val="0028634F"/>
    <w:rsid w:val="00287B87"/>
    <w:rsid w:val="00287FA2"/>
    <w:rsid w:val="002909F6"/>
    <w:rsid w:val="00290EB2"/>
    <w:rsid w:val="002927D8"/>
    <w:rsid w:val="002928AA"/>
    <w:rsid w:val="002936E9"/>
    <w:rsid w:val="002938E7"/>
    <w:rsid w:val="00294BDE"/>
    <w:rsid w:val="002957DB"/>
    <w:rsid w:val="00295A1E"/>
    <w:rsid w:val="00295C4C"/>
    <w:rsid w:val="00297566"/>
    <w:rsid w:val="00297AFD"/>
    <w:rsid w:val="00297B1E"/>
    <w:rsid w:val="00297D36"/>
    <w:rsid w:val="00297D7E"/>
    <w:rsid w:val="002A032C"/>
    <w:rsid w:val="002A0606"/>
    <w:rsid w:val="002A13F0"/>
    <w:rsid w:val="002A18A7"/>
    <w:rsid w:val="002A1BFF"/>
    <w:rsid w:val="002A23F6"/>
    <w:rsid w:val="002A26C0"/>
    <w:rsid w:val="002A2B24"/>
    <w:rsid w:val="002A3779"/>
    <w:rsid w:val="002A4344"/>
    <w:rsid w:val="002A4A53"/>
    <w:rsid w:val="002A4ABB"/>
    <w:rsid w:val="002A553A"/>
    <w:rsid w:val="002A55DC"/>
    <w:rsid w:val="002A59A6"/>
    <w:rsid w:val="002A5D4A"/>
    <w:rsid w:val="002A6522"/>
    <w:rsid w:val="002A6789"/>
    <w:rsid w:val="002A684C"/>
    <w:rsid w:val="002A74C6"/>
    <w:rsid w:val="002A7BB5"/>
    <w:rsid w:val="002B04F7"/>
    <w:rsid w:val="002B0865"/>
    <w:rsid w:val="002B08B3"/>
    <w:rsid w:val="002B0B5D"/>
    <w:rsid w:val="002B17FA"/>
    <w:rsid w:val="002B188B"/>
    <w:rsid w:val="002B1DFF"/>
    <w:rsid w:val="002B2D5C"/>
    <w:rsid w:val="002B39F6"/>
    <w:rsid w:val="002B3A52"/>
    <w:rsid w:val="002B3A70"/>
    <w:rsid w:val="002B3CCC"/>
    <w:rsid w:val="002B439E"/>
    <w:rsid w:val="002B4ED8"/>
    <w:rsid w:val="002B53E6"/>
    <w:rsid w:val="002B5823"/>
    <w:rsid w:val="002B5B2D"/>
    <w:rsid w:val="002B5E4D"/>
    <w:rsid w:val="002B6432"/>
    <w:rsid w:val="002B6D6A"/>
    <w:rsid w:val="002B6DE8"/>
    <w:rsid w:val="002B746E"/>
    <w:rsid w:val="002B79C4"/>
    <w:rsid w:val="002C02D4"/>
    <w:rsid w:val="002C02E7"/>
    <w:rsid w:val="002C0520"/>
    <w:rsid w:val="002C0884"/>
    <w:rsid w:val="002C1907"/>
    <w:rsid w:val="002C26C5"/>
    <w:rsid w:val="002C2804"/>
    <w:rsid w:val="002C2C4D"/>
    <w:rsid w:val="002C2FF4"/>
    <w:rsid w:val="002C32F5"/>
    <w:rsid w:val="002C3744"/>
    <w:rsid w:val="002C37E7"/>
    <w:rsid w:val="002C445F"/>
    <w:rsid w:val="002C4497"/>
    <w:rsid w:val="002C4C1B"/>
    <w:rsid w:val="002C4E16"/>
    <w:rsid w:val="002C596F"/>
    <w:rsid w:val="002C5D46"/>
    <w:rsid w:val="002C6D3A"/>
    <w:rsid w:val="002C6D65"/>
    <w:rsid w:val="002C702D"/>
    <w:rsid w:val="002C734B"/>
    <w:rsid w:val="002C7982"/>
    <w:rsid w:val="002D098C"/>
    <w:rsid w:val="002D12EC"/>
    <w:rsid w:val="002D1982"/>
    <w:rsid w:val="002D1A9E"/>
    <w:rsid w:val="002D1D94"/>
    <w:rsid w:val="002D306F"/>
    <w:rsid w:val="002D34AD"/>
    <w:rsid w:val="002D34E4"/>
    <w:rsid w:val="002D3830"/>
    <w:rsid w:val="002D3B94"/>
    <w:rsid w:val="002D3E48"/>
    <w:rsid w:val="002D42E7"/>
    <w:rsid w:val="002D5068"/>
    <w:rsid w:val="002D5099"/>
    <w:rsid w:val="002D6405"/>
    <w:rsid w:val="002D6AB2"/>
    <w:rsid w:val="002D6BDB"/>
    <w:rsid w:val="002D6C94"/>
    <w:rsid w:val="002D7B70"/>
    <w:rsid w:val="002D7C43"/>
    <w:rsid w:val="002D7CB9"/>
    <w:rsid w:val="002E0A30"/>
    <w:rsid w:val="002E16F3"/>
    <w:rsid w:val="002E369D"/>
    <w:rsid w:val="002E3AC6"/>
    <w:rsid w:val="002E3F95"/>
    <w:rsid w:val="002E4403"/>
    <w:rsid w:val="002E47C1"/>
    <w:rsid w:val="002E4DCD"/>
    <w:rsid w:val="002E56B4"/>
    <w:rsid w:val="002E56EF"/>
    <w:rsid w:val="002E5A6F"/>
    <w:rsid w:val="002E5C54"/>
    <w:rsid w:val="002E5F00"/>
    <w:rsid w:val="002E6580"/>
    <w:rsid w:val="002E6B12"/>
    <w:rsid w:val="002E6C8B"/>
    <w:rsid w:val="002E6E17"/>
    <w:rsid w:val="002E7368"/>
    <w:rsid w:val="002E7786"/>
    <w:rsid w:val="002E7A17"/>
    <w:rsid w:val="002F0D16"/>
    <w:rsid w:val="002F1087"/>
    <w:rsid w:val="002F19A9"/>
    <w:rsid w:val="002F1AE0"/>
    <w:rsid w:val="002F2418"/>
    <w:rsid w:val="002F294D"/>
    <w:rsid w:val="002F29ED"/>
    <w:rsid w:val="002F3591"/>
    <w:rsid w:val="002F4135"/>
    <w:rsid w:val="002F4EFE"/>
    <w:rsid w:val="002F5304"/>
    <w:rsid w:val="002F5B74"/>
    <w:rsid w:val="002F65B2"/>
    <w:rsid w:val="002F663C"/>
    <w:rsid w:val="002F6FE9"/>
    <w:rsid w:val="002F71EB"/>
    <w:rsid w:val="002F7406"/>
    <w:rsid w:val="002F7E13"/>
    <w:rsid w:val="003000C8"/>
    <w:rsid w:val="003001F8"/>
    <w:rsid w:val="003005B8"/>
    <w:rsid w:val="00300945"/>
    <w:rsid w:val="003009A0"/>
    <w:rsid w:val="00300E51"/>
    <w:rsid w:val="00300E63"/>
    <w:rsid w:val="00300FF0"/>
    <w:rsid w:val="00302046"/>
    <w:rsid w:val="00302345"/>
    <w:rsid w:val="00302620"/>
    <w:rsid w:val="00302815"/>
    <w:rsid w:val="00302BD5"/>
    <w:rsid w:val="00302DB9"/>
    <w:rsid w:val="003033ED"/>
    <w:rsid w:val="00303463"/>
    <w:rsid w:val="00304364"/>
    <w:rsid w:val="003043DD"/>
    <w:rsid w:val="00304AE0"/>
    <w:rsid w:val="00304B73"/>
    <w:rsid w:val="00304E9B"/>
    <w:rsid w:val="0030574B"/>
    <w:rsid w:val="003057C4"/>
    <w:rsid w:val="003059ED"/>
    <w:rsid w:val="003066C0"/>
    <w:rsid w:val="00306F33"/>
    <w:rsid w:val="0030741A"/>
    <w:rsid w:val="00310897"/>
    <w:rsid w:val="00310EE3"/>
    <w:rsid w:val="00311500"/>
    <w:rsid w:val="00311780"/>
    <w:rsid w:val="00311B32"/>
    <w:rsid w:val="003121F6"/>
    <w:rsid w:val="00312298"/>
    <w:rsid w:val="00312602"/>
    <w:rsid w:val="0031269A"/>
    <w:rsid w:val="00312CFC"/>
    <w:rsid w:val="003133F3"/>
    <w:rsid w:val="00313B3C"/>
    <w:rsid w:val="00313FB6"/>
    <w:rsid w:val="003145D3"/>
    <w:rsid w:val="00314A28"/>
    <w:rsid w:val="003152DF"/>
    <w:rsid w:val="00315393"/>
    <w:rsid w:val="003154F1"/>
    <w:rsid w:val="003158F8"/>
    <w:rsid w:val="00315A43"/>
    <w:rsid w:val="00315F28"/>
    <w:rsid w:val="003160CA"/>
    <w:rsid w:val="003167B1"/>
    <w:rsid w:val="0031683D"/>
    <w:rsid w:val="00316D1F"/>
    <w:rsid w:val="0032057C"/>
    <w:rsid w:val="00320FD9"/>
    <w:rsid w:val="00321158"/>
    <w:rsid w:val="0032175E"/>
    <w:rsid w:val="00321761"/>
    <w:rsid w:val="00321D80"/>
    <w:rsid w:val="0032217A"/>
    <w:rsid w:val="003224BA"/>
    <w:rsid w:val="00322A45"/>
    <w:rsid w:val="00322E3D"/>
    <w:rsid w:val="00322EFC"/>
    <w:rsid w:val="0032433A"/>
    <w:rsid w:val="00324F6F"/>
    <w:rsid w:val="00325AEB"/>
    <w:rsid w:val="0032608C"/>
    <w:rsid w:val="00326403"/>
    <w:rsid w:val="00326C0D"/>
    <w:rsid w:val="00326D69"/>
    <w:rsid w:val="0032744C"/>
    <w:rsid w:val="0032754B"/>
    <w:rsid w:val="00327D1C"/>
    <w:rsid w:val="00330036"/>
    <w:rsid w:val="0033003C"/>
    <w:rsid w:val="00330453"/>
    <w:rsid w:val="003306A5"/>
    <w:rsid w:val="0033075E"/>
    <w:rsid w:val="00330815"/>
    <w:rsid w:val="00330BE2"/>
    <w:rsid w:val="00331D76"/>
    <w:rsid w:val="003321FA"/>
    <w:rsid w:val="00332916"/>
    <w:rsid w:val="003329C2"/>
    <w:rsid w:val="0033323E"/>
    <w:rsid w:val="00333BAC"/>
    <w:rsid w:val="00334E07"/>
    <w:rsid w:val="00336CE3"/>
    <w:rsid w:val="0033789F"/>
    <w:rsid w:val="0034051C"/>
    <w:rsid w:val="0034157D"/>
    <w:rsid w:val="00341A88"/>
    <w:rsid w:val="00342309"/>
    <w:rsid w:val="003424D8"/>
    <w:rsid w:val="0034253D"/>
    <w:rsid w:val="00342C14"/>
    <w:rsid w:val="0034336D"/>
    <w:rsid w:val="0034371B"/>
    <w:rsid w:val="00343DBE"/>
    <w:rsid w:val="003445CD"/>
    <w:rsid w:val="0034477B"/>
    <w:rsid w:val="0034494D"/>
    <w:rsid w:val="0034520E"/>
    <w:rsid w:val="00345290"/>
    <w:rsid w:val="0034538F"/>
    <w:rsid w:val="0034602E"/>
    <w:rsid w:val="00346269"/>
    <w:rsid w:val="003464AB"/>
    <w:rsid w:val="00346B58"/>
    <w:rsid w:val="00346ECA"/>
    <w:rsid w:val="00347501"/>
    <w:rsid w:val="00347B4E"/>
    <w:rsid w:val="00347CE0"/>
    <w:rsid w:val="00347DE6"/>
    <w:rsid w:val="003500A4"/>
    <w:rsid w:val="00351CAC"/>
    <w:rsid w:val="00351DF4"/>
    <w:rsid w:val="00351EBC"/>
    <w:rsid w:val="003520EC"/>
    <w:rsid w:val="00352510"/>
    <w:rsid w:val="00352A6A"/>
    <w:rsid w:val="00353A76"/>
    <w:rsid w:val="00353C37"/>
    <w:rsid w:val="0035438D"/>
    <w:rsid w:val="00354720"/>
    <w:rsid w:val="003554B2"/>
    <w:rsid w:val="00355CE4"/>
    <w:rsid w:val="0035602B"/>
    <w:rsid w:val="003561DC"/>
    <w:rsid w:val="00356979"/>
    <w:rsid w:val="00356D70"/>
    <w:rsid w:val="00356FDB"/>
    <w:rsid w:val="00357492"/>
    <w:rsid w:val="003574F8"/>
    <w:rsid w:val="00357CAD"/>
    <w:rsid w:val="00357D91"/>
    <w:rsid w:val="0036035F"/>
    <w:rsid w:val="0036158C"/>
    <w:rsid w:val="0036171E"/>
    <w:rsid w:val="003618A7"/>
    <w:rsid w:val="003619EC"/>
    <w:rsid w:val="00362186"/>
    <w:rsid w:val="00362759"/>
    <w:rsid w:val="0036314D"/>
    <w:rsid w:val="003634F9"/>
    <w:rsid w:val="003637B7"/>
    <w:rsid w:val="00363B5B"/>
    <w:rsid w:val="00363E87"/>
    <w:rsid w:val="00365121"/>
    <w:rsid w:val="00365F7B"/>
    <w:rsid w:val="0036615E"/>
    <w:rsid w:val="00366E7C"/>
    <w:rsid w:val="00367089"/>
    <w:rsid w:val="00367C7D"/>
    <w:rsid w:val="00367F5C"/>
    <w:rsid w:val="003707C4"/>
    <w:rsid w:val="00370FF5"/>
    <w:rsid w:val="00371B54"/>
    <w:rsid w:val="0037242F"/>
    <w:rsid w:val="003724A2"/>
    <w:rsid w:val="00372E57"/>
    <w:rsid w:val="00373C2B"/>
    <w:rsid w:val="0037477F"/>
    <w:rsid w:val="00375625"/>
    <w:rsid w:val="00375A9E"/>
    <w:rsid w:val="00376372"/>
    <w:rsid w:val="0037657C"/>
    <w:rsid w:val="003776D3"/>
    <w:rsid w:val="003778D4"/>
    <w:rsid w:val="00377E4C"/>
    <w:rsid w:val="003800BB"/>
    <w:rsid w:val="0038010A"/>
    <w:rsid w:val="0038039F"/>
    <w:rsid w:val="0038045A"/>
    <w:rsid w:val="00380554"/>
    <w:rsid w:val="00380CF2"/>
    <w:rsid w:val="00380F22"/>
    <w:rsid w:val="0038145B"/>
    <w:rsid w:val="003818D8"/>
    <w:rsid w:val="00381B38"/>
    <w:rsid w:val="00382DA9"/>
    <w:rsid w:val="0038420F"/>
    <w:rsid w:val="003844B0"/>
    <w:rsid w:val="003845ED"/>
    <w:rsid w:val="00384A18"/>
    <w:rsid w:val="00385614"/>
    <w:rsid w:val="00386861"/>
    <w:rsid w:val="003909CC"/>
    <w:rsid w:val="00391098"/>
    <w:rsid w:val="00391177"/>
    <w:rsid w:val="00391925"/>
    <w:rsid w:val="00392126"/>
    <w:rsid w:val="00392366"/>
    <w:rsid w:val="00392937"/>
    <w:rsid w:val="00392992"/>
    <w:rsid w:val="00392E1B"/>
    <w:rsid w:val="00392E6D"/>
    <w:rsid w:val="003934EA"/>
    <w:rsid w:val="0039386C"/>
    <w:rsid w:val="003943CB"/>
    <w:rsid w:val="0039453D"/>
    <w:rsid w:val="00394B14"/>
    <w:rsid w:val="003953A7"/>
    <w:rsid w:val="00395702"/>
    <w:rsid w:val="003958F4"/>
    <w:rsid w:val="00395FD8"/>
    <w:rsid w:val="003964DB"/>
    <w:rsid w:val="00397AFB"/>
    <w:rsid w:val="00397F0D"/>
    <w:rsid w:val="003A0002"/>
    <w:rsid w:val="003A1405"/>
    <w:rsid w:val="003A1CA4"/>
    <w:rsid w:val="003A2278"/>
    <w:rsid w:val="003A2711"/>
    <w:rsid w:val="003A2D21"/>
    <w:rsid w:val="003A2D56"/>
    <w:rsid w:val="003A2ED8"/>
    <w:rsid w:val="003A31F5"/>
    <w:rsid w:val="003A3847"/>
    <w:rsid w:val="003A3C87"/>
    <w:rsid w:val="003A45A3"/>
    <w:rsid w:val="003A4E4C"/>
    <w:rsid w:val="003A5249"/>
    <w:rsid w:val="003A6137"/>
    <w:rsid w:val="003A633D"/>
    <w:rsid w:val="003A6AB4"/>
    <w:rsid w:val="003A7757"/>
    <w:rsid w:val="003A7E8F"/>
    <w:rsid w:val="003B0AD4"/>
    <w:rsid w:val="003B0DF6"/>
    <w:rsid w:val="003B10E1"/>
    <w:rsid w:val="003B1B52"/>
    <w:rsid w:val="003B1DE1"/>
    <w:rsid w:val="003B216B"/>
    <w:rsid w:val="003B247E"/>
    <w:rsid w:val="003B26CA"/>
    <w:rsid w:val="003B2F96"/>
    <w:rsid w:val="003B3268"/>
    <w:rsid w:val="003B36CB"/>
    <w:rsid w:val="003B3975"/>
    <w:rsid w:val="003B3CCB"/>
    <w:rsid w:val="003B4564"/>
    <w:rsid w:val="003B480B"/>
    <w:rsid w:val="003B48DF"/>
    <w:rsid w:val="003B50DF"/>
    <w:rsid w:val="003B5B62"/>
    <w:rsid w:val="003B709C"/>
    <w:rsid w:val="003B786B"/>
    <w:rsid w:val="003B795F"/>
    <w:rsid w:val="003B7DAF"/>
    <w:rsid w:val="003C0619"/>
    <w:rsid w:val="003C06C4"/>
    <w:rsid w:val="003C08F7"/>
    <w:rsid w:val="003C0C2E"/>
    <w:rsid w:val="003C1E02"/>
    <w:rsid w:val="003C2EF3"/>
    <w:rsid w:val="003C30E0"/>
    <w:rsid w:val="003C3C77"/>
    <w:rsid w:val="003C4553"/>
    <w:rsid w:val="003C4596"/>
    <w:rsid w:val="003C5510"/>
    <w:rsid w:val="003C57BC"/>
    <w:rsid w:val="003C58A9"/>
    <w:rsid w:val="003C6987"/>
    <w:rsid w:val="003C6F80"/>
    <w:rsid w:val="003C7746"/>
    <w:rsid w:val="003C7C9D"/>
    <w:rsid w:val="003D042E"/>
    <w:rsid w:val="003D054F"/>
    <w:rsid w:val="003D0DE7"/>
    <w:rsid w:val="003D226B"/>
    <w:rsid w:val="003D2784"/>
    <w:rsid w:val="003D411A"/>
    <w:rsid w:val="003D4AD3"/>
    <w:rsid w:val="003D4E9C"/>
    <w:rsid w:val="003D4EB9"/>
    <w:rsid w:val="003D5165"/>
    <w:rsid w:val="003D559C"/>
    <w:rsid w:val="003D5F18"/>
    <w:rsid w:val="003E04E4"/>
    <w:rsid w:val="003E08B0"/>
    <w:rsid w:val="003E0A49"/>
    <w:rsid w:val="003E0DE1"/>
    <w:rsid w:val="003E14CC"/>
    <w:rsid w:val="003E1613"/>
    <w:rsid w:val="003E23BA"/>
    <w:rsid w:val="003E2CF5"/>
    <w:rsid w:val="003E2E35"/>
    <w:rsid w:val="003E36B6"/>
    <w:rsid w:val="003E41A0"/>
    <w:rsid w:val="003E42F5"/>
    <w:rsid w:val="003E4596"/>
    <w:rsid w:val="003E486C"/>
    <w:rsid w:val="003E4EA0"/>
    <w:rsid w:val="003E5545"/>
    <w:rsid w:val="003E616E"/>
    <w:rsid w:val="003E653F"/>
    <w:rsid w:val="003E6916"/>
    <w:rsid w:val="003E7273"/>
    <w:rsid w:val="003E73D7"/>
    <w:rsid w:val="003E7661"/>
    <w:rsid w:val="003E7FF9"/>
    <w:rsid w:val="003F0392"/>
    <w:rsid w:val="003F03F1"/>
    <w:rsid w:val="003F040C"/>
    <w:rsid w:val="003F0FBA"/>
    <w:rsid w:val="003F1677"/>
    <w:rsid w:val="003F1ED4"/>
    <w:rsid w:val="003F2272"/>
    <w:rsid w:val="003F2678"/>
    <w:rsid w:val="003F2BF1"/>
    <w:rsid w:val="003F31BA"/>
    <w:rsid w:val="003F351B"/>
    <w:rsid w:val="003F3813"/>
    <w:rsid w:val="003F386E"/>
    <w:rsid w:val="003F39BD"/>
    <w:rsid w:val="003F3B04"/>
    <w:rsid w:val="003F3FCA"/>
    <w:rsid w:val="003F4CDE"/>
    <w:rsid w:val="003F4D56"/>
    <w:rsid w:val="003F5382"/>
    <w:rsid w:val="003F66D7"/>
    <w:rsid w:val="003F6B82"/>
    <w:rsid w:val="003F70BF"/>
    <w:rsid w:val="003F71BB"/>
    <w:rsid w:val="003F74F5"/>
    <w:rsid w:val="003F7607"/>
    <w:rsid w:val="003F782D"/>
    <w:rsid w:val="003F79BA"/>
    <w:rsid w:val="004011E8"/>
    <w:rsid w:val="004012EB"/>
    <w:rsid w:val="00402B86"/>
    <w:rsid w:val="00402C6A"/>
    <w:rsid w:val="00403A92"/>
    <w:rsid w:val="00404B87"/>
    <w:rsid w:val="0040547D"/>
    <w:rsid w:val="004056D7"/>
    <w:rsid w:val="00405A41"/>
    <w:rsid w:val="004060BC"/>
    <w:rsid w:val="00406166"/>
    <w:rsid w:val="004071AB"/>
    <w:rsid w:val="0040739A"/>
    <w:rsid w:val="00407A63"/>
    <w:rsid w:val="00407D0A"/>
    <w:rsid w:val="00410B99"/>
    <w:rsid w:val="00410D98"/>
    <w:rsid w:val="00411323"/>
    <w:rsid w:val="004119BF"/>
    <w:rsid w:val="00411AB8"/>
    <w:rsid w:val="00412318"/>
    <w:rsid w:val="004124B5"/>
    <w:rsid w:val="00412ABA"/>
    <w:rsid w:val="00412BC5"/>
    <w:rsid w:val="00412EAB"/>
    <w:rsid w:val="004135A5"/>
    <w:rsid w:val="00413CED"/>
    <w:rsid w:val="004150B6"/>
    <w:rsid w:val="0041646F"/>
    <w:rsid w:val="00416883"/>
    <w:rsid w:val="00416D7D"/>
    <w:rsid w:val="00417546"/>
    <w:rsid w:val="004201BF"/>
    <w:rsid w:val="004205BC"/>
    <w:rsid w:val="00420D61"/>
    <w:rsid w:val="004210A3"/>
    <w:rsid w:val="004210A5"/>
    <w:rsid w:val="0042112A"/>
    <w:rsid w:val="00421566"/>
    <w:rsid w:val="004218E3"/>
    <w:rsid w:val="0042198D"/>
    <w:rsid w:val="00421B11"/>
    <w:rsid w:val="0042246B"/>
    <w:rsid w:val="00422ADE"/>
    <w:rsid w:val="004246DA"/>
    <w:rsid w:val="0042545C"/>
    <w:rsid w:val="00425B65"/>
    <w:rsid w:val="004265B2"/>
    <w:rsid w:val="00426988"/>
    <w:rsid w:val="00426DF7"/>
    <w:rsid w:val="004272E1"/>
    <w:rsid w:val="00427A41"/>
    <w:rsid w:val="00427B06"/>
    <w:rsid w:val="00427BE9"/>
    <w:rsid w:val="00427F95"/>
    <w:rsid w:val="004302F8"/>
    <w:rsid w:val="0043038B"/>
    <w:rsid w:val="00431193"/>
    <w:rsid w:val="00431F39"/>
    <w:rsid w:val="004327AE"/>
    <w:rsid w:val="00433F3F"/>
    <w:rsid w:val="0043456A"/>
    <w:rsid w:val="00435272"/>
    <w:rsid w:val="00435C36"/>
    <w:rsid w:val="0043637B"/>
    <w:rsid w:val="00437910"/>
    <w:rsid w:val="00437A06"/>
    <w:rsid w:val="00440020"/>
    <w:rsid w:val="004400C0"/>
    <w:rsid w:val="00440741"/>
    <w:rsid w:val="00440C12"/>
    <w:rsid w:val="00440ECD"/>
    <w:rsid w:val="00440FF6"/>
    <w:rsid w:val="00441DAD"/>
    <w:rsid w:val="004421D2"/>
    <w:rsid w:val="00442585"/>
    <w:rsid w:val="00442782"/>
    <w:rsid w:val="00442870"/>
    <w:rsid w:val="00442C6B"/>
    <w:rsid w:val="004435DA"/>
    <w:rsid w:val="00443780"/>
    <w:rsid w:val="004441B7"/>
    <w:rsid w:val="00444635"/>
    <w:rsid w:val="0044469E"/>
    <w:rsid w:val="0044487A"/>
    <w:rsid w:val="004449D5"/>
    <w:rsid w:val="00444C10"/>
    <w:rsid w:val="00445FD1"/>
    <w:rsid w:val="004461EE"/>
    <w:rsid w:val="00446368"/>
    <w:rsid w:val="0044699F"/>
    <w:rsid w:val="00446BD7"/>
    <w:rsid w:val="0044734A"/>
    <w:rsid w:val="00447530"/>
    <w:rsid w:val="0044762D"/>
    <w:rsid w:val="00450024"/>
    <w:rsid w:val="004502A1"/>
    <w:rsid w:val="00451479"/>
    <w:rsid w:val="00451A91"/>
    <w:rsid w:val="00451B82"/>
    <w:rsid w:val="0045263B"/>
    <w:rsid w:val="00452D2C"/>
    <w:rsid w:val="00453C8F"/>
    <w:rsid w:val="004541C0"/>
    <w:rsid w:val="004546C6"/>
    <w:rsid w:val="004549B9"/>
    <w:rsid w:val="00454F45"/>
    <w:rsid w:val="00454FD8"/>
    <w:rsid w:val="00455251"/>
    <w:rsid w:val="0045645F"/>
    <w:rsid w:val="00456B4D"/>
    <w:rsid w:val="00456C6C"/>
    <w:rsid w:val="00456DC8"/>
    <w:rsid w:val="004573F6"/>
    <w:rsid w:val="0045743C"/>
    <w:rsid w:val="004602E4"/>
    <w:rsid w:val="0046038A"/>
    <w:rsid w:val="00460878"/>
    <w:rsid w:val="00460B03"/>
    <w:rsid w:val="004615D8"/>
    <w:rsid w:val="00461C21"/>
    <w:rsid w:val="00461E0E"/>
    <w:rsid w:val="00461E9F"/>
    <w:rsid w:val="004625EC"/>
    <w:rsid w:val="004626E8"/>
    <w:rsid w:val="00463437"/>
    <w:rsid w:val="0046379A"/>
    <w:rsid w:val="004642F5"/>
    <w:rsid w:val="0046555A"/>
    <w:rsid w:val="00465BA5"/>
    <w:rsid w:val="00465D2C"/>
    <w:rsid w:val="004662E0"/>
    <w:rsid w:val="00466B7E"/>
    <w:rsid w:val="00466BBD"/>
    <w:rsid w:val="00466FCC"/>
    <w:rsid w:val="00467686"/>
    <w:rsid w:val="00467971"/>
    <w:rsid w:val="004705AD"/>
    <w:rsid w:val="004714AA"/>
    <w:rsid w:val="00471508"/>
    <w:rsid w:val="00471712"/>
    <w:rsid w:val="00472055"/>
    <w:rsid w:val="0047229F"/>
    <w:rsid w:val="004732E9"/>
    <w:rsid w:val="004737A5"/>
    <w:rsid w:val="004737F1"/>
    <w:rsid w:val="00473F21"/>
    <w:rsid w:val="00473FF5"/>
    <w:rsid w:val="004742FB"/>
    <w:rsid w:val="00474332"/>
    <w:rsid w:val="00474B0A"/>
    <w:rsid w:val="00474DCD"/>
    <w:rsid w:val="004752B4"/>
    <w:rsid w:val="0047574C"/>
    <w:rsid w:val="00475F25"/>
    <w:rsid w:val="00476130"/>
    <w:rsid w:val="004764F2"/>
    <w:rsid w:val="004765FD"/>
    <w:rsid w:val="004767DF"/>
    <w:rsid w:val="004769AE"/>
    <w:rsid w:val="00476E47"/>
    <w:rsid w:val="0047751B"/>
    <w:rsid w:val="00477881"/>
    <w:rsid w:val="00477B2E"/>
    <w:rsid w:val="00480A28"/>
    <w:rsid w:val="00480FD2"/>
    <w:rsid w:val="004813D3"/>
    <w:rsid w:val="004814B3"/>
    <w:rsid w:val="00481883"/>
    <w:rsid w:val="00481AE8"/>
    <w:rsid w:val="00482AE9"/>
    <w:rsid w:val="00482D1C"/>
    <w:rsid w:val="00482DB8"/>
    <w:rsid w:val="00483C5C"/>
    <w:rsid w:val="00483D09"/>
    <w:rsid w:val="00483D21"/>
    <w:rsid w:val="00484238"/>
    <w:rsid w:val="0048431E"/>
    <w:rsid w:val="00484504"/>
    <w:rsid w:val="00484CA2"/>
    <w:rsid w:val="0048502C"/>
    <w:rsid w:val="00485058"/>
    <w:rsid w:val="0048517B"/>
    <w:rsid w:val="00485C6E"/>
    <w:rsid w:val="004864D3"/>
    <w:rsid w:val="00486CD7"/>
    <w:rsid w:val="004875DA"/>
    <w:rsid w:val="004876A2"/>
    <w:rsid w:val="004877E3"/>
    <w:rsid w:val="00490048"/>
    <w:rsid w:val="0049021E"/>
    <w:rsid w:val="00490948"/>
    <w:rsid w:val="00492745"/>
    <w:rsid w:val="00492B80"/>
    <w:rsid w:val="00493D2A"/>
    <w:rsid w:val="00493E8D"/>
    <w:rsid w:val="00494784"/>
    <w:rsid w:val="004949C5"/>
    <w:rsid w:val="00494A0A"/>
    <w:rsid w:val="0049508E"/>
    <w:rsid w:val="004950D3"/>
    <w:rsid w:val="00495569"/>
    <w:rsid w:val="004958C2"/>
    <w:rsid w:val="004958F5"/>
    <w:rsid w:val="00495AD5"/>
    <w:rsid w:val="0049688D"/>
    <w:rsid w:val="00496F03"/>
    <w:rsid w:val="00497F87"/>
    <w:rsid w:val="004A05A5"/>
    <w:rsid w:val="004A0826"/>
    <w:rsid w:val="004A08D4"/>
    <w:rsid w:val="004A0C39"/>
    <w:rsid w:val="004A101B"/>
    <w:rsid w:val="004A1764"/>
    <w:rsid w:val="004A18BE"/>
    <w:rsid w:val="004A21B2"/>
    <w:rsid w:val="004A2596"/>
    <w:rsid w:val="004A25EA"/>
    <w:rsid w:val="004A2A6E"/>
    <w:rsid w:val="004A37CB"/>
    <w:rsid w:val="004A4845"/>
    <w:rsid w:val="004A5770"/>
    <w:rsid w:val="004A57F2"/>
    <w:rsid w:val="004A60FA"/>
    <w:rsid w:val="004A64D0"/>
    <w:rsid w:val="004A6838"/>
    <w:rsid w:val="004A6939"/>
    <w:rsid w:val="004A69BF"/>
    <w:rsid w:val="004A7467"/>
    <w:rsid w:val="004A782A"/>
    <w:rsid w:val="004B028E"/>
    <w:rsid w:val="004B0C21"/>
    <w:rsid w:val="004B0E3B"/>
    <w:rsid w:val="004B16B6"/>
    <w:rsid w:val="004B1701"/>
    <w:rsid w:val="004B18B6"/>
    <w:rsid w:val="004B1B97"/>
    <w:rsid w:val="004B1BC5"/>
    <w:rsid w:val="004B1FB5"/>
    <w:rsid w:val="004B1FDF"/>
    <w:rsid w:val="004B2410"/>
    <w:rsid w:val="004B24CB"/>
    <w:rsid w:val="004B285D"/>
    <w:rsid w:val="004B32D6"/>
    <w:rsid w:val="004B3C27"/>
    <w:rsid w:val="004B4975"/>
    <w:rsid w:val="004B50CB"/>
    <w:rsid w:val="004B51AC"/>
    <w:rsid w:val="004B5808"/>
    <w:rsid w:val="004B5A84"/>
    <w:rsid w:val="004B71FA"/>
    <w:rsid w:val="004C035B"/>
    <w:rsid w:val="004C0875"/>
    <w:rsid w:val="004C08ED"/>
    <w:rsid w:val="004C09E0"/>
    <w:rsid w:val="004C1046"/>
    <w:rsid w:val="004C1200"/>
    <w:rsid w:val="004C158E"/>
    <w:rsid w:val="004C28F7"/>
    <w:rsid w:val="004C2C29"/>
    <w:rsid w:val="004C3D0B"/>
    <w:rsid w:val="004C4B68"/>
    <w:rsid w:val="004C4CD0"/>
    <w:rsid w:val="004C5449"/>
    <w:rsid w:val="004C54D6"/>
    <w:rsid w:val="004C572F"/>
    <w:rsid w:val="004C5E3F"/>
    <w:rsid w:val="004C5F48"/>
    <w:rsid w:val="004C5FA1"/>
    <w:rsid w:val="004C648E"/>
    <w:rsid w:val="004C7420"/>
    <w:rsid w:val="004D02EA"/>
    <w:rsid w:val="004D0D2A"/>
    <w:rsid w:val="004D0E3F"/>
    <w:rsid w:val="004D1BDF"/>
    <w:rsid w:val="004D1C95"/>
    <w:rsid w:val="004D2684"/>
    <w:rsid w:val="004D2E92"/>
    <w:rsid w:val="004D3B9C"/>
    <w:rsid w:val="004D3F41"/>
    <w:rsid w:val="004D48D4"/>
    <w:rsid w:val="004D4C90"/>
    <w:rsid w:val="004D551A"/>
    <w:rsid w:val="004D5EEF"/>
    <w:rsid w:val="004D60F0"/>
    <w:rsid w:val="004D76DA"/>
    <w:rsid w:val="004D7827"/>
    <w:rsid w:val="004D79A3"/>
    <w:rsid w:val="004E0CB2"/>
    <w:rsid w:val="004E1D54"/>
    <w:rsid w:val="004E2ED1"/>
    <w:rsid w:val="004E46A6"/>
    <w:rsid w:val="004E533F"/>
    <w:rsid w:val="004E5C62"/>
    <w:rsid w:val="004E5D40"/>
    <w:rsid w:val="004E60CE"/>
    <w:rsid w:val="004E642D"/>
    <w:rsid w:val="004E6B91"/>
    <w:rsid w:val="004E6D3C"/>
    <w:rsid w:val="004E6E98"/>
    <w:rsid w:val="004E7334"/>
    <w:rsid w:val="004E769E"/>
    <w:rsid w:val="004E7ABF"/>
    <w:rsid w:val="004E7C55"/>
    <w:rsid w:val="004F0052"/>
    <w:rsid w:val="004F015A"/>
    <w:rsid w:val="004F03B3"/>
    <w:rsid w:val="004F0898"/>
    <w:rsid w:val="004F0BC1"/>
    <w:rsid w:val="004F0D08"/>
    <w:rsid w:val="004F252C"/>
    <w:rsid w:val="004F2FEB"/>
    <w:rsid w:val="004F3539"/>
    <w:rsid w:val="004F4AE8"/>
    <w:rsid w:val="004F5C03"/>
    <w:rsid w:val="004F5C4A"/>
    <w:rsid w:val="004F5F32"/>
    <w:rsid w:val="004F63EE"/>
    <w:rsid w:val="004F663E"/>
    <w:rsid w:val="004F6F61"/>
    <w:rsid w:val="004F7511"/>
    <w:rsid w:val="004F779E"/>
    <w:rsid w:val="004F7B5C"/>
    <w:rsid w:val="004F7CD8"/>
    <w:rsid w:val="004F7E16"/>
    <w:rsid w:val="004F7F98"/>
    <w:rsid w:val="005003B8"/>
    <w:rsid w:val="00500B37"/>
    <w:rsid w:val="00501117"/>
    <w:rsid w:val="00501339"/>
    <w:rsid w:val="00501461"/>
    <w:rsid w:val="005018F5"/>
    <w:rsid w:val="005027ED"/>
    <w:rsid w:val="005032A5"/>
    <w:rsid w:val="00503A5E"/>
    <w:rsid w:val="00504A2B"/>
    <w:rsid w:val="0050529F"/>
    <w:rsid w:val="005060C9"/>
    <w:rsid w:val="00506159"/>
    <w:rsid w:val="005063FC"/>
    <w:rsid w:val="00506490"/>
    <w:rsid w:val="00506A96"/>
    <w:rsid w:val="00506AB5"/>
    <w:rsid w:val="00506DA0"/>
    <w:rsid w:val="00506F50"/>
    <w:rsid w:val="00507491"/>
    <w:rsid w:val="00507878"/>
    <w:rsid w:val="00507ED0"/>
    <w:rsid w:val="00510212"/>
    <w:rsid w:val="00510400"/>
    <w:rsid w:val="00510D8E"/>
    <w:rsid w:val="005116B2"/>
    <w:rsid w:val="00511BBE"/>
    <w:rsid w:val="00511CFE"/>
    <w:rsid w:val="00512345"/>
    <w:rsid w:val="005130A3"/>
    <w:rsid w:val="00513B8C"/>
    <w:rsid w:val="0051407C"/>
    <w:rsid w:val="0051407D"/>
    <w:rsid w:val="00514385"/>
    <w:rsid w:val="005145FB"/>
    <w:rsid w:val="0051482F"/>
    <w:rsid w:val="00514B98"/>
    <w:rsid w:val="00514CD2"/>
    <w:rsid w:val="005159BB"/>
    <w:rsid w:val="00515A9A"/>
    <w:rsid w:val="00515BA2"/>
    <w:rsid w:val="00516643"/>
    <w:rsid w:val="00516F20"/>
    <w:rsid w:val="0051705E"/>
    <w:rsid w:val="00517C90"/>
    <w:rsid w:val="00517D3D"/>
    <w:rsid w:val="00517DAB"/>
    <w:rsid w:val="0052291F"/>
    <w:rsid w:val="00522F36"/>
    <w:rsid w:val="00523011"/>
    <w:rsid w:val="00523413"/>
    <w:rsid w:val="005235B7"/>
    <w:rsid w:val="005236A4"/>
    <w:rsid w:val="00523C32"/>
    <w:rsid w:val="0052415D"/>
    <w:rsid w:val="00524905"/>
    <w:rsid w:val="00524C90"/>
    <w:rsid w:val="00524D7B"/>
    <w:rsid w:val="00524FDA"/>
    <w:rsid w:val="005255C9"/>
    <w:rsid w:val="005257EF"/>
    <w:rsid w:val="00526541"/>
    <w:rsid w:val="00527C76"/>
    <w:rsid w:val="00527DF8"/>
    <w:rsid w:val="00530269"/>
    <w:rsid w:val="00531A0E"/>
    <w:rsid w:val="005325C2"/>
    <w:rsid w:val="00532900"/>
    <w:rsid w:val="005343D6"/>
    <w:rsid w:val="00535D38"/>
    <w:rsid w:val="00535D58"/>
    <w:rsid w:val="00535DAD"/>
    <w:rsid w:val="00536094"/>
    <w:rsid w:val="0054017E"/>
    <w:rsid w:val="005405F8"/>
    <w:rsid w:val="00540C94"/>
    <w:rsid w:val="005410DC"/>
    <w:rsid w:val="0054119A"/>
    <w:rsid w:val="00541401"/>
    <w:rsid w:val="00541639"/>
    <w:rsid w:val="00541915"/>
    <w:rsid w:val="00541BDB"/>
    <w:rsid w:val="00541F13"/>
    <w:rsid w:val="00542CB7"/>
    <w:rsid w:val="00542CFE"/>
    <w:rsid w:val="005432CB"/>
    <w:rsid w:val="00543602"/>
    <w:rsid w:val="00543AEE"/>
    <w:rsid w:val="0054440A"/>
    <w:rsid w:val="0054580A"/>
    <w:rsid w:val="00545891"/>
    <w:rsid w:val="00545CC8"/>
    <w:rsid w:val="00545F58"/>
    <w:rsid w:val="00546FAA"/>
    <w:rsid w:val="00547D31"/>
    <w:rsid w:val="005502DB"/>
    <w:rsid w:val="00550562"/>
    <w:rsid w:val="005505C3"/>
    <w:rsid w:val="00550762"/>
    <w:rsid w:val="00551633"/>
    <w:rsid w:val="00551737"/>
    <w:rsid w:val="00551800"/>
    <w:rsid w:val="00551DDB"/>
    <w:rsid w:val="00551E3E"/>
    <w:rsid w:val="005521AA"/>
    <w:rsid w:val="00552718"/>
    <w:rsid w:val="0055323F"/>
    <w:rsid w:val="00553646"/>
    <w:rsid w:val="00553AA2"/>
    <w:rsid w:val="00553C6D"/>
    <w:rsid w:val="0055542E"/>
    <w:rsid w:val="005563FC"/>
    <w:rsid w:val="005571D2"/>
    <w:rsid w:val="00557785"/>
    <w:rsid w:val="005577A8"/>
    <w:rsid w:val="005577E1"/>
    <w:rsid w:val="00557E00"/>
    <w:rsid w:val="00560228"/>
    <w:rsid w:val="00560844"/>
    <w:rsid w:val="00560F55"/>
    <w:rsid w:val="005611BF"/>
    <w:rsid w:val="00561318"/>
    <w:rsid w:val="005615BD"/>
    <w:rsid w:val="00561B3D"/>
    <w:rsid w:val="00561D49"/>
    <w:rsid w:val="00561ED9"/>
    <w:rsid w:val="0056225C"/>
    <w:rsid w:val="005624C3"/>
    <w:rsid w:val="00562A4A"/>
    <w:rsid w:val="00562EF7"/>
    <w:rsid w:val="0056306C"/>
    <w:rsid w:val="00563220"/>
    <w:rsid w:val="00563537"/>
    <w:rsid w:val="00563947"/>
    <w:rsid w:val="005640C0"/>
    <w:rsid w:val="005646CA"/>
    <w:rsid w:val="00564C05"/>
    <w:rsid w:val="005655D9"/>
    <w:rsid w:val="005656A1"/>
    <w:rsid w:val="005656B4"/>
    <w:rsid w:val="00565DE6"/>
    <w:rsid w:val="00566902"/>
    <w:rsid w:val="005670FD"/>
    <w:rsid w:val="005672E0"/>
    <w:rsid w:val="0056779B"/>
    <w:rsid w:val="00570561"/>
    <w:rsid w:val="005705A7"/>
    <w:rsid w:val="005707A9"/>
    <w:rsid w:val="00570DB1"/>
    <w:rsid w:val="00571878"/>
    <w:rsid w:val="005718CD"/>
    <w:rsid w:val="0057197F"/>
    <w:rsid w:val="0057198C"/>
    <w:rsid w:val="00571F42"/>
    <w:rsid w:val="0057211D"/>
    <w:rsid w:val="00572DB9"/>
    <w:rsid w:val="005733FB"/>
    <w:rsid w:val="00573F66"/>
    <w:rsid w:val="00574153"/>
    <w:rsid w:val="00575D10"/>
    <w:rsid w:val="005761F7"/>
    <w:rsid w:val="00576615"/>
    <w:rsid w:val="00576DE8"/>
    <w:rsid w:val="00576F0F"/>
    <w:rsid w:val="00577740"/>
    <w:rsid w:val="00577B75"/>
    <w:rsid w:val="0058072F"/>
    <w:rsid w:val="005807B9"/>
    <w:rsid w:val="00581454"/>
    <w:rsid w:val="005815D6"/>
    <w:rsid w:val="005822D2"/>
    <w:rsid w:val="005828D5"/>
    <w:rsid w:val="0058308C"/>
    <w:rsid w:val="00583E3F"/>
    <w:rsid w:val="00584073"/>
    <w:rsid w:val="005840BE"/>
    <w:rsid w:val="005843A9"/>
    <w:rsid w:val="005845FA"/>
    <w:rsid w:val="0058488E"/>
    <w:rsid w:val="00584D1E"/>
    <w:rsid w:val="00585F53"/>
    <w:rsid w:val="005867E9"/>
    <w:rsid w:val="00586E1F"/>
    <w:rsid w:val="005877C4"/>
    <w:rsid w:val="00587DF0"/>
    <w:rsid w:val="00587F54"/>
    <w:rsid w:val="005907BB"/>
    <w:rsid w:val="00590C4B"/>
    <w:rsid w:val="0059143A"/>
    <w:rsid w:val="0059187D"/>
    <w:rsid w:val="005919D8"/>
    <w:rsid w:val="00591EC9"/>
    <w:rsid w:val="005922E5"/>
    <w:rsid w:val="0059254D"/>
    <w:rsid w:val="00593177"/>
    <w:rsid w:val="00593806"/>
    <w:rsid w:val="005940DD"/>
    <w:rsid w:val="0059460E"/>
    <w:rsid w:val="00594949"/>
    <w:rsid w:val="00594B31"/>
    <w:rsid w:val="00594C04"/>
    <w:rsid w:val="00595E97"/>
    <w:rsid w:val="0059623E"/>
    <w:rsid w:val="00596542"/>
    <w:rsid w:val="005967AB"/>
    <w:rsid w:val="00596F0D"/>
    <w:rsid w:val="00597715"/>
    <w:rsid w:val="00597E04"/>
    <w:rsid w:val="00597E30"/>
    <w:rsid w:val="005A01AE"/>
    <w:rsid w:val="005A0ACF"/>
    <w:rsid w:val="005A0AE4"/>
    <w:rsid w:val="005A16F9"/>
    <w:rsid w:val="005A187C"/>
    <w:rsid w:val="005A190C"/>
    <w:rsid w:val="005A1952"/>
    <w:rsid w:val="005A1A79"/>
    <w:rsid w:val="005A1ACE"/>
    <w:rsid w:val="005A1C6D"/>
    <w:rsid w:val="005A1E4C"/>
    <w:rsid w:val="005A1E50"/>
    <w:rsid w:val="005A21B9"/>
    <w:rsid w:val="005A2ED1"/>
    <w:rsid w:val="005A3438"/>
    <w:rsid w:val="005A343A"/>
    <w:rsid w:val="005A352F"/>
    <w:rsid w:val="005A377C"/>
    <w:rsid w:val="005A3B95"/>
    <w:rsid w:val="005A454F"/>
    <w:rsid w:val="005A45A8"/>
    <w:rsid w:val="005A4E9B"/>
    <w:rsid w:val="005A5875"/>
    <w:rsid w:val="005A62B1"/>
    <w:rsid w:val="005A67DC"/>
    <w:rsid w:val="005A6D06"/>
    <w:rsid w:val="005A7290"/>
    <w:rsid w:val="005A7CF5"/>
    <w:rsid w:val="005A7EB5"/>
    <w:rsid w:val="005B0243"/>
    <w:rsid w:val="005B0669"/>
    <w:rsid w:val="005B0AD8"/>
    <w:rsid w:val="005B0BD1"/>
    <w:rsid w:val="005B0BF8"/>
    <w:rsid w:val="005B1533"/>
    <w:rsid w:val="005B2F6A"/>
    <w:rsid w:val="005B3131"/>
    <w:rsid w:val="005B3F20"/>
    <w:rsid w:val="005B43C1"/>
    <w:rsid w:val="005B4F03"/>
    <w:rsid w:val="005B550C"/>
    <w:rsid w:val="005B576E"/>
    <w:rsid w:val="005B5BB4"/>
    <w:rsid w:val="005B6163"/>
    <w:rsid w:val="005B6F29"/>
    <w:rsid w:val="005B798A"/>
    <w:rsid w:val="005C0484"/>
    <w:rsid w:val="005C07C4"/>
    <w:rsid w:val="005C082C"/>
    <w:rsid w:val="005C0C4A"/>
    <w:rsid w:val="005C0DEB"/>
    <w:rsid w:val="005C10A4"/>
    <w:rsid w:val="005C177E"/>
    <w:rsid w:val="005C233C"/>
    <w:rsid w:val="005C23D6"/>
    <w:rsid w:val="005C2EAC"/>
    <w:rsid w:val="005C2FE3"/>
    <w:rsid w:val="005C39DB"/>
    <w:rsid w:val="005C3BCB"/>
    <w:rsid w:val="005C3E5C"/>
    <w:rsid w:val="005C4105"/>
    <w:rsid w:val="005C501B"/>
    <w:rsid w:val="005C517E"/>
    <w:rsid w:val="005C5197"/>
    <w:rsid w:val="005C51FE"/>
    <w:rsid w:val="005C695C"/>
    <w:rsid w:val="005C7342"/>
    <w:rsid w:val="005C73BB"/>
    <w:rsid w:val="005C74C6"/>
    <w:rsid w:val="005C7932"/>
    <w:rsid w:val="005C7D44"/>
    <w:rsid w:val="005C7E8E"/>
    <w:rsid w:val="005D0423"/>
    <w:rsid w:val="005D09F8"/>
    <w:rsid w:val="005D1368"/>
    <w:rsid w:val="005D1963"/>
    <w:rsid w:val="005D2DBB"/>
    <w:rsid w:val="005D2F5E"/>
    <w:rsid w:val="005D304D"/>
    <w:rsid w:val="005D34D2"/>
    <w:rsid w:val="005D3822"/>
    <w:rsid w:val="005D3C4A"/>
    <w:rsid w:val="005D595D"/>
    <w:rsid w:val="005D59E1"/>
    <w:rsid w:val="005D5F74"/>
    <w:rsid w:val="005D63E4"/>
    <w:rsid w:val="005D672D"/>
    <w:rsid w:val="005D67C2"/>
    <w:rsid w:val="005D74F9"/>
    <w:rsid w:val="005D7EF8"/>
    <w:rsid w:val="005E047B"/>
    <w:rsid w:val="005E1277"/>
    <w:rsid w:val="005E1307"/>
    <w:rsid w:val="005E170A"/>
    <w:rsid w:val="005E17BA"/>
    <w:rsid w:val="005E1D52"/>
    <w:rsid w:val="005E225A"/>
    <w:rsid w:val="005E293B"/>
    <w:rsid w:val="005E2BAB"/>
    <w:rsid w:val="005E406B"/>
    <w:rsid w:val="005E45F1"/>
    <w:rsid w:val="005E47BC"/>
    <w:rsid w:val="005E4C72"/>
    <w:rsid w:val="005E4DB7"/>
    <w:rsid w:val="005E502E"/>
    <w:rsid w:val="005E568A"/>
    <w:rsid w:val="005E5CA9"/>
    <w:rsid w:val="005E5CF4"/>
    <w:rsid w:val="005E61FB"/>
    <w:rsid w:val="005E65EF"/>
    <w:rsid w:val="005E6752"/>
    <w:rsid w:val="005E6AD9"/>
    <w:rsid w:val="005E6AFB"/>
    <w:rsid w:val="005E7C9E"/>
    <w:rsid w:val="005F1E14"/>
    <w:rsid w:val="005F1FAD"/>
    <w:rsid w:val="005F211E"/>
    <w:rsid w:val="005F2715"/>
    <w:rsid w:val="005F2C3C"/>
    <w:rsid w:val="005F2DB0"/>
    <w:rsid w:val="005F2DC6"/>
    <w:rsid w:val="005F3746"/>
    <w:rsid w:val="005F3D57"/>
    <w:rsid w:val="005F451E"/>
    <w:rsid w:val="005F49F2"/>
    <w:rsid w:val="005F6E22"/>
    <w:rsid w:val="005F6EA3"/>
    <w:rsid w:val="005F6FE9"/>
    <w:rsid w:val="005F760D"/>
    <w:rsid w:val="005F76FB"/>
    <w:rsid w:val="0060038F"/>
    <w:rsid w:val="0060110A"/>
    <w:rsid w:val="0060144D"/>
    <w:rsid w:val="00601960"/>
    <w:rsid w:val="006019D1"/>
    <w:rsid w:val="00601DDD"/>
    <w:rsid w:val="0060259B"/>
    <w:rsid w:val="00602689"/>
    <w:rsid w:val="006026C7"/>
    <w:rsid w:val="00602D22"/>
    <w:rsid w:val="00603011"/>
    <w:rsid w:val="00603207"/>
    <w:rsid w:val="006039E3"/>
    <w:rsid w:val="00603AA0"/>
    <w:rsid w:val="006043A7"/>
    <w:rsid w:val="00604AAA"/>
    <w:rsid w:val="006053E7"/>
    <w:rsid w:val="006058B7"/>
    <w:rsid w:val="00605D81"/>
    <w:rsid w:val="00605FDE"/>
    <w:rsid w:val="0060630A"/>
    <w:rsid w:val="006063EB"/>
    <w:rsid w:val="00606458"/>
    <w:rsid w:val="006067B7"/>
    <w:rsid w:val="006067F4"/>
    <w:rsid w:val="00606887"/>
    <w:rsid w:val="0060793F"/>
    <w:rsid w:val="00607AFF"/>
    <w:rsid w:val="00607DC2"/>
    <w:rsid w:val="00607EE3"/>
    <w:rsid w:val="00610A9C"/>
    <w:rsid w:val="00610C51"/>
    <w:rsid w:val="00610C60"/>
    <w:rsid w:val="00611512"/>
    <w:rsid w:val="00611A6A"/>
    <w:rsid w:val="00612070"/>
    <w:rsid w:val="00612859"/>
    <w:rsid w:val="00612E01"/>
    <w:rsid w:val="0061405D"/>
    <w:rsid w:val="00614144"/>
    <w:rsid w:val="00615773"/>
    <w:rsid w:val="00615940"/>
    <w:rsid w:val="006166D9"/>
    <w:rsid w:val="00616ED8"/>
    <w:rsid w:val="00616F31"/>
    <w:rsid w:val="00617D57"/>
    <w:rsid w:val="00617D69"/>
    <w:rsid w:val="00620265"/>
    <w:rsid w:val="00620757"/>
    <w:rsid w:val="00620DFE"/>
    <w:rsid w:val="0062123D"/>
    <w:rsid w:val="00621248"/>
    <w:rsid w:val="00621789"/>
    <w:rsid w:val="00621934"/>
    <w:rsid w:val="00621E33"/>
    <w:rsid w:val="0062232D"/>
    <w:rsid w:val="00622976"/>
    <w:rsid w:val="00622DA9"/>
    <w:rsid w:val="00622F6D"/>
    <w:rsid w:val="006230F7"/>
    <w:rsid w:val="0062346F"/>
    <w:rsid w:val="006242ED"/>
    <w:rsid w:val="0062470F"/>
    <w:rsid w:val="00624E2B"/>
    <w:rsid w:val="006253C1"/>
    <w:rsid w:val="00625ADA"/>
    <w:rsid w:val="00625FE5"/>
    <w:rsid w:val="006269EA"/>
    <w:rsid w:val="0062729D"/>
    <w:rsid w:val="0062759E"/>
    <w:rsid w:val="00627988"/>
    <w:rsid w:val="00627D13"/>
    <w:rsid w:val="00627FA8"/>
    <w:rsid w:val="00630016"/>
    <w:rsid w:val="00630C10"/>
    <w:rsid w:val="00630F0F"/>
    <w:rsid w:val="006320E3"/>
    <w:rsid w:val="00632688"/>
    <w:rsid w:val="006327B0"/>
    <w:rsid w:val="00632A21"/>
    <w:rsid w:val="00632D34"/>
    <w:rsid w:val="00633692"/>
    <w:rsid w:val="00633B1A"/>
    <w:rsid w:val="00633F2A"/>
    <w:rsid w:val="006344B1"/>
    <w:rsid w:val="006351C7"/>
    <w:rsid w:val="00635670"/>
    <w:rsid w:val="00635C11"/>
    <w:rsid w:val="00635FA4"/>
    <w:rsid w:val="006371B0"/>
    <w:rsid w:val="0063795C"/>
    <w:rsid w:val="00637D26"/>
    <w:rsid w:val="00640680"/>
    <w:rsid w:val="00640B3E"/>
    <w:rsid w:val="00640B45"/>
    <w:rsid w:val="00640C1B"/>
    <w:rsid w:val="006411F0"/>
    <w:rsid w:val="006411FA"/>
    <w:rsid w:val="00641392"/>
    <w:rsid w:val="00641A59"/>
    <w:rsid w:val="00641E64"/>
    <w:rsid w:val="00642551"/>
    <w:rsid w:val="00642AA2"/>
    <w:rsid w:val="00642CCA"/>
    <w:rsid w:val="00642EBB"/>
    <w:rsid w:val="006431CE"/>
    <w:rsid w:val="00643216"/>
    <w:rsid w:val="006433B9"/>
    <w:rsid w:val="00643D99"/>
    <w:rsid w:val="00644587"/>
    <w:rsid w:val="006448A3"/>
    <w:rsid w:val="0064491A"/>
    <w:rsid w:val="00645A14"/>
    <w:rsid w:val="00645BBF"/>
    <w:rsid w:val="00646026"/>
    <w:rsid w:val="0064632F"/>
    <w:rsid w:val="0064721D"/>
    <w:rsid w:val="0064771E"/>
    <w:rsid w:val="00647881"/>
    <w:rsid w:val="00647998"/>
    <w:rsid w:val="00647B06"/>
    <w:rsid w:val="006503FA"/>
    <w:rsid w:val="00650470"/>
    <w:rsid w:val="006508F5"/>
    <w:rsid w:val="0065098B"/>
    <w:rsid w:val="00650C0C"/>
    <w:rsid w:val="00650CC5"/>
    <w:rsid w:val="00651324"/>
    <w:rsid w:val="00651D84"/>
    <w:rsid w:val="00652273"/>
    <w:rsid w:val="00652F01"/>
    <w:rsid w:val="00654C90"/>
    <w:rsid w:val="00655006"/>
    <w:rsid w:val="00655797"/>
    <w:rsid w:val="0065582D"/>
    <w:rsid w:val="0065631F"/>
    <w:rsid w:val="0065695E"/>
    <w:rsid w:val="0065734F"/>
    <w:rsid w:val="00657A15"/>
    <w:rsid w:val="00657A85"/>
    <w:rsid w:val="0066058E"/>
    <w:rsid w:val="006605F0"/>
    <w:rsid w:val="006606CB"/>
    <w:rsid w:val="00660859"/>
    <w:rsid w:val="00660AAD"/>
    <w:rsid w:val="00660AB1"/>
    <w:rsid w:val="00660C15"/>
    <w:rsid w:val="00661936"/>
    <w:rsid w:val="006619AF"/>
    <w:rsid w:val="00661D32"/>
    <w:rsid w:val="00661ED7"/>
    <w:rsid w:val="00662E7D"/>
    <w:rsid w:val="006635B4"/>
    <w:rsid w:val="00663A08"/>
    <w:rsid w:val="0066417B"/>
    <w:rsid w:val="006646D7"/>
    <w:rsid w:val="0066567C"/>
    <w:rsid w:val="006656CE"/>
    <w:rsid w:val="00665E04"/>
    <w:rsid w:val="00666401"/>
    <w:rsid w:val="0066695C"/>
    <w:rsid w:val="00666E54"/>
    <w:rsid w:val="00667161"/>
    <w:rsid w:val="00670425"/>
    <w:rsid w:val="0067044F"/>
    <w:rsid w:val="00670481"/>
    <w:rsid w:val="00670524"/>
    <w:rsid w:val="006707D5"/>
    <w:rsid w:val="00670C97"/>
    <w:rsid w:val="006713CC"/>
    <w:rsid w:val="00672E30"/>
    <w:rsid w:val="00672F07"/>
    <w:rsid w:val="0067311D"/>
    <w:rsid w:val="00673574"/>
    <w:rsid w:val="0067369A"/>
    <w:rsid w:val="00673E6F"/>
    <w:rsid w:val="00673E9A"/>
    <w:rsid w:val="0067426B"/>
    <w:rsid w:val="0067488F"/>
    <w:rsid w:val="00675367"/>
    <w:rsid w:val="00675963"/>
    <w:rsid w:val="00676900"/>
    <w:rsid w:val="00676C7B"/>
    <w:rsid w:val="006770D7"/>
    <w:rsid w:val="006771A6"/>
    <w:rsid w:val="006778BC"/>
    <w:rsid w:val="00680D8A"/>
    <w:rsid w:val="00680E34"/>
    <w:rsid w:val="0068100D"/>
    <w:rsid w:val="0068102E"/>
    <w:rsid w:val="006815F9"/>
    <w:rsid w:val="00681895"/>
    <w:rsid w:val="00681A96"/>
    <w:rsid w:val="006820A7"/>
    <w:rsid w:val="0068226D"/>
    <w:rsid w:val="00682D34"/>
    <w:rsid w:val="00683181"/>
    <w:rsid w:val="00683431"/>
    <w:rsid w:val="00683724"/>
    <w:rsid w:val="0068380B"/>
    <w:rsid w:val="00683F5C"/>
    <w:rsid w:val="0068425F"/>
    <w:rsid w:val="006845E3"/>
    <w:rsid w:val="00684881"/>
    <w:rsid w:val="00684DC3"/>
    <w:rsid w:val="00684E29"/>
    <w:rsid w:val="00685BD3"/>
    <w:rsid w:val="006866AD"/>
    <w:rsid w:val="006877E5"/>
    <w:rsid w:val="00687C92"/>
    <w:rsid w:val="00691FD3"/>
    <w:rsid w:val="006923AF"/>
    <w:rsid w:val="00692BB7"/>
    <w:rsid w:val="00693825"/>
    <w:rsid w:val="00693D08"/>
    <w:rsid w:val="00693E89"/>
    <w:rsid w:val="0069400D"/>
    <w:rsid w:val="00694632"/>
    <w:rsid w:val="00694D13"/>
    <w:rsid w:val="0069508C"/>
    <w:rsid w:val="00696392"/>
    <w:rsid w:val="00696725"/>
    <w:rsid w:val="00696EF0"/>
    <w:rsid w:val="00696F13"/>
    <w:rsid w:val="00697CEE"/>
    <w:rsid w:val="006A0001"/>
    <w:rsid w:val="006A0145"/>
    <w:rsid w:val="006A0F4D"/>
    <w:rsid w:val="006A19FF"/>
    <w:rsid w:val="006A2003"/>
    <w:rsid w:val="006A21A8"/>
    <w:rsid w:val="006A3686"/>
    <w:rsid w:val="006A3789"/>
    <w:rsid w:val="006A3E60"/>
    <w:rsid w:val="006A3F44"/>
    <w:rsid w:val="006A41E1"/>
    <w:rsid w:val="006A4F35"/>
    <w:rsid w:val="006A501F"/>
    <w:rsid w:val="006A5188"/>
    <w:rsid w:val="006A53C4"/>
    <w:rsid w:val="006A5415"/>
    <w:rsid w:val="006A6158"/>
    <w:rsid w:val="006A719E"/>
    <w:rsid w:val="006A72E3"/>
    <w:rsid w:val="006A7607"/>
    <w:rsid w:val="006A7827"/>
    <w:rsid w:val="006B173A"/>
    <w:rsid w:val="006B1B38"/>
    <w:rsid w:val="006B25CB"/>
    <w:rsid w:val="006B3543"/>
    <w:rsid w:val="006B3A52"/>
    <w:rsid w:val="006B3D06"/>
    <w:rsid w:val="006B3DE3"/>
    <w:rsid w:val="006B3E9A"/>
    <w:rsid w:val="006B4405"/>
    <w:rsid w:val="006B4C6C"/>
    <w:rsid w:val="006B54A2"/>
    <w:rsid w:val="006B565E"/>
    <w:rsid w:val="006B56B8"/>
    <w:rsid w:val="006B59AB"/>
    <w:rsid w:val="006B694D"/>
    <w:rsid w:val="006B6A50"/>
    <w:rsid w:val="006B71D5"/>
    <w:rsid w:val="006B73C3"/>
    <w:rsid w:val="006B789A"/>
    <w:rsid w:val="006B7BD9"/>
    <w:rsid w:val="006B7FA5"/>
    <w:rsid w:val="006C0107"/>
    <w:rsid w:val="006C09FA"/>
    <w:rsid w:val="006C0B96"/>
    <w:rsid w:val="006C12F4"/>
    <w:rsid w:val="006C13D3"/>
    <w:rsid w:val="006C159D"/>
    <w:rsid w:val="006C1CB6"/>
    <w:rsid w:val="006C2100"/>
    <w:rsid w:val="006C21E9"/>
    <w:rsid w:val="006C25AD"/>
    <w:rsid w:val="006C2DDE"/>
    <w:rsid w:val="006C3D3D"/>
    <w:rsid w:val="006C4BBD"/>
    <w:rsid w:val="006C4DD1"/>
    <w:rsid w:val="006C4E22"/>
    <w:rsid w:val="006C551D"/>
    <w:rsid w:val="006C5BEB"/>
    <w:rsid w:val="006C732E"/>
    <w:rsid w:val="006D03D4"/>
    <w:rsid w:val="006D0559"/>
    <w:rsid w:val="006D05DD"/>
    <w:rsid w:val="006D0AC9"/>
    <w:rsid w:val="006D2181"/>
    <w:rsid w:val="006D4A34"/>
    <w:rsid w:val="006D4B4B"/>
    <w:rsid w:val="006D4BA5"/>
    <w:rsid w:val="006D4C42"/>
    <w:rsid w:val="006D58F2"/>
    <w:rsid w:val="006D5FDB"/>
    <w:rsid w:val="006D6CE3"/>
    <w:rsid w:val="006D7117"/>
    <w:rsid w:val="006D7AF4"/>
    <w:rsid w:val="006E0231"/>
    <w:rsid w:val="006E0574"/>
    <w:rsid w:val="006E0688"/>
    <w:rsid w:val="006E0B73"/>
    <w:rsid w:val="006E1DF7"/>
    <w:rsid w:val="006E239F"/>
    <w:rsid w:val="006E262A"/>
    <w:rsid w:val="006E2C7B"/>
    <w:rsid w:val="006E37F0"/>
    <w:rsid w:val="006E3863"/>
    <w:rsid w:val="006E41B6"/>
    <w:rsid w:val="006E5A8E"/>
    <w:rsid w:val="006E5C4D"/>
    <w:rsid w:val="006E6244"/>
    <w:rsid w:val="006E6268"/>
    <w:rsid w:val="006E6B88"/>
    <w:rsid w:val="006E6C26"/>
    <w:rsid w:val="006E7CC0"/>
    <w:rsid w:val="006E7DAF"/>
    <w:rsid w:val="006E7E85"/>
    <w:rsid w:val="006F12DD"/>
    <w:rsid w:val="006F13A7"/>
    <w:rsid w:val="006F1462"/>
    <w:rsid w:val="006F2C74"/>
    <w:rsid w:val="006F2F34"/>
    <w:rsid w:val="006F3622"/>
    <w:rsid w:val="006F3911"/>
    <w:rsid w:val="006F44D0"/>
    <w:rsid w:val="006F4572"/>
    <w:rsid w:val="006F465B"/>
    <w:rsid w:val="006F4A2F"/>
    <w:rsid w:val="006F50A3"/>
    <w:rsid w:val="006F5236"/>
    <w:rsid w:val="006F5512"/>
    <w:rsid w:val="006F57DB"/>
    <w:rsid w:val="006F5EA1"/>
    <w:rsid w:val="006F5F79"/>
    <w:rsid w:val="006F5F83"/>
    <w:rsid w:val="006F6208"/>
    <w:rsid w:val="006F658D"/>
    <w:rsid w:val="006F6E3C"/>
    <w:rsid w:val="006F77FE"/>
    <w:rsid w:val="006F78BA"/>
    <w:rsid w:val="007006F7"/>
    <w:rsid w:val="00700C61"/>
    <w:rsid w:val="007010A2"/>
    <w:rsid w:val="00701F1C"/>
    <w:rsid w:val="00701F49"/>
    <w:rsid w:val="007022BD"/>
    <w:rsid w:val="0070269E"/>
    <w:rsid w:val="00702869"/>
    <w:rsid w:val="00702B95"/>
    <w:rsid w:val="0070300D"/>
    <w:rsid w:val="007030A5"/>
    <w:rsid w:val="0070375F"/>
    <w:rsid w:val="00703A15"/>
    <w:rsid w:val="00703A8C"/>
    <w:rsid w:val="00703E34"/>
    <w:rsid w:val="00703EB1"/>
    <w:rsid w:val="007045CA"/>
    <w:rsid w:val="00704E2C"/>
    <w:rsid w:val="00704E62"/>
    <w:rsid w:val="00705733"/>
    <w:rsid w:val="00705FF3"/>
    <w:rsid w:val="00706470"/>
    <w:rsid w:val="00706643"/>
    <w:rsid w:val="00706C0B"/>
    <w:rsid w:val="00706C32"/>
    <w:rsid w:val="00706E59"/>
    <w:rsid w:val="00707703"/>
    <w:rsid w:val="00707A4E"/>
    <w:rsid w:val="00707F01"/>
    <w:rsid w:val="00710346"/>
    <w:rsid w:val="007103DB"/>
    <w:rsid w:val="00710406"/>
    <w:rsid w:val="00711D63"/>
    <w:rsid w:val="0071212F"/>
    <w:rsid w:val="007128BF"/>
    <w:rsid w:val="00712B3E"/>
    <w:rsid w:val="00713026"/>
    <w:rsid w:val="00713327"/>
    <w:rsid w:val="007136CA"/>
    <w:rsid w:val="00713A3C"/>
    <w:rsid w:val="00713C9E"/>
    <w:rsid w:val="00713DF2"/>
    <w:rsid w:val="007158F3"/>
    <w:rsid w:val="00715ADF"/>
    <w:rsid w:val="00715C01"/>
    <w:rsid w:val="00715DAB"/>
    <w:rsid w:val="0071630B"/>
    <w:rsid w:val="00717BD6"/>
    <w:rsid w:val="00720C6D"/>
    <w:rsid w:val="00720F57"/>
    <w:rsid w:val="007214B9"/>
    <w:rsid w:val="007214EE"/>
    <w:rsid w:val="00721EFE"/>
    <w:rsid w:val="00722070"/>
    <w:rsid w:val="00722A23"/>
    <w:rsid w:val="00723ED7"/>
    <w:rsid w:val="00724269"/>
    <w:rsid w:val="007249B8"/>
    <w:rsid w:val="00725AA7"/>
    <w:rsid w:val="00725ACE"/>
    <w:rsid w:val="0072626F"/>
    <w:rsid w:val="00726477"/>
    <w:rsid w:val="007267C9"/>
    <w:rsid w:val="00726E7E"/>
    <w:rsid w:val="00730946"/>
    <w:rsid w:val="0073127B"/>
    <w:rsid w:val="007316FE"/>
    <w:rsid w:val="00732104"/>
    <w:rsid w:val="00732823"/>
    <w:rsid w:val="00732BAC"/>
    <w:rsid w:val="007330D7"/>
    <w:rsid w:val="00733318"/>
    <w:rsid w:val="00733D3C"/>
    <w:rsid w:val="00734D47"/>
    <w:rsid w:val="007350CB"/>
    <w:rsid w:val="0073517B"/>
    <w:rsid w:val="007351F6"/>
    <w:rsid w:val="00735452"/>
    <w:rsid w:val="00735678"/>
    <w:rsid w:val="00736509"/>
    <w:rsid w:val="007365BD"/>
    <w:rsid w:val="007367C6"/>
    <w:rsid w:val="00736832"/>
    <w:rsid w:val="00736A04"/>
    <w:rsid w:val="00737024"/>
    <w:rsid w:val="00737F6F"/>
    <w:rsid w:val="0074140D"/>
    <w:rsid w:val="0074250D"/>
    <w:rsid w:val="007425BE"/>
    <w:rsid w:val="0074275F"/>
    <w:rsid w:val="007428CE"/>
    <w:rsid w:val="007428D4"/>
    <w:rsid w:val="007434DB"/>
    <w:rsid w:val="007435BA"/>
    <w:rsid w:val="00743745"/>
    <w:rsid w:val="00743B12"/>
    <w:rsid w:val="007441FF"/>
    <w:rsid w:val="007442C8"/>
    <w:rsid w:val="00744352"/>
    <w:rsid w:val="007446F7"/>
    <w:rsid w:val="00744A89"/>
    <w:rsid w:val="00744C9F"/>
    <w:rsid w:val="0074517C"/>
    <w:rsid w:val="00746047"/>
    <w:rsid w:val="007461EE"/>
    <w:rsid w:val="00746207"/>
    <w:rsid w:val="0074673E"/>
    <w:rsid w:val="00746B8C"/>
    <w:rsid w:val="0074764A"/>
    <w:rsid w:val="00747AC4"/>
    <w:rsid w:val="00747D6A"/>
    <w:rsid w:val="007507B6"/>
    <w:rsid w:val="0075107B"/>
    <w:rsid w:val="00752390"/>
    <w:rsid w:val="00753701"/>
    <w:rsid w:val="00753B8D"/>
    <w:rsid w:val="0075438F"/>
    <w:rsid w:val="0075450B"/>
    <w:rsid w:val="00754722"/>
    <w:rsid w:val="00754978"/>
    <w:rsid w:val="00754FE8"/>
    <w:rsid w:val="007556F9"/>
    <w:rsid w:val="007558D5"/>
    <w:rsid w:val="00756908"/>
    <w:rsid w:val="00757110"/>
    <w:rsid w:val="007572FD"/>
    <w:rsid w:val="00757B59"/>
    <w:rsid w:val="007605C2"/>
    <w:rsid w:val="007610F5"/>
    <w:rsid w:val="007611EC"/>
    <w:rsid w:val="0076200A"/>
    <w:rsid w:val="0076210E"/>
    <w:rsid w:val="0076246E"/>
    <w:rsid w:val="0076291D"/>
    <w:rsid w:val="00762DE4"/>
    <w:rsid w:val="007638CA"/>
    <w:rsid w:val="00763F31"/>
    <w:rsid w:val="007645F7"/>
    <w:rsid w:val="00764FF7"/>
    <w:rsid w:val="0076501A"/>
    <w:rsid w:val="00765183"/>
    <w:rsid w:val="00765BDA"/>
    <w:rsid w:val="00765C9C"/>
    <w:rsid w:val="00765EAE"/>
    <w:rsid w:val="007662A8"/>
    <w:rsid w:val="0076655F"/>
    <w:rsid w:val="00766AD6"/>
    <w:rsid w:val="00766F7E"/>
    <w:rsid w:val="007676BD"/>
    <w:rsid w:val="00770828"/>
    <w:rsid w:val="00770E13"/>
    <w:rsid w:val="0077136B"/>
    <w:rsid w:val="007713F3"/>
    <w:rsid w:val="007715F3"/>
    <w:rsid w:val="00771CFE"/>
    <w:rsid w:val="00772E2E"/>
    <w:rsid w:val="0077415F"/>
    <w:rsid w:val="00774607"/>
    <w:rsid w:val="00774738"/>
    <w:rsid w:val="00775065"/>
    <w:rsid w:val="0077603F"/>
    <w:rsid w:val="007766AB"/>
    <w:rsid w:val="00777570"/>
    <w:rsid w:val="00780136"/>
    <w:rsid w:val="00781392"/>
    <w:rsid w:val="0078186E"/>
    <w:rsid w:val="00781982"/>
    <w:rsid w:val="007819B8"/>
    <w:rsid w:val="00781C5E"/>
    <w:rsid w:val="007820B7"/>
    <w:rsid w:val="0078304B"/>
    <w:rsid w:val="00783370"/>
    <w:rsid w:val="00783A80"/>
    <w:rsid w:val="00783B69"/>
    <w:rsid w:val="00783BB2"/>
    <w:rsid w:val="0078439E"/>
    <w:rsid w:val="00784DE3"/>
    <w:rsid w:val="00784E67"/>
    <w:rsid w:val="00785D3C"/>
    <w:rsid w:val="007860F5"/>
    <w:rsid w:val="007862FA"/>
    <w:rsid w:val="0078691F"/>
    <w:rsid w:val="00786B7C"/>
    <w:rsid w:val="00786F10"/>
    <w:rsid w:val="00787033"/>
    <w:rsid w:val="007877AC"/>
    <w:rsid w:val="007877DB"/>
    <w:rsid w:val="00787A65"/>
    <w:rsid w:val="00787A6B"/>
    <w:rsid w:val="00790133"/>
    <w:rsid w:val="00790482"/>
    <w:rsid w:val="00790794"/>
    <w:rsid w:val="00791585"/>
    <w:rsid w:val="00791785"/>
    <w:rsid w:val="007920C9"/>
    <w:rsid w:val="00792590"/>
    <w:rsid w:val="0079279A"/>
    <w:rsid w:val="00792D86"/>
    <w:rsid w:val="00793C2E"/>
    <w:rsid w:val="00793F2E"/>
    <w:rsid w:val="00794220"/>
    <w:rsid w:val="007954CD"/>
    <w:rsid w:val="00796438"/>
    <w:rsid w:val="00796617"/>
    <w:rsid w:val="00796B38"/>
    <w:rsid w:val="00797F92"/>
    <w:rsid w:val="007A0A8A"/>
    <w:rsid w:val="007A1BCE"/>
    <w:rsid w:val="007A1C5C"/>
    <w:rsid w:val="007A226B"/>
    <w:rsid w:val="007A2644"/>
    <w:rsid w:val="007A2934"/>
    <w:rsid w:val="007A2F6F"/>
    <w:rsid w:val="007A31F5"/>
    <w:rsid w:val="007A3D49"/>
    <w:rsid w:val="007A3DAE"/>
    <w:rsid w:val="007A5BD4"/>
    <w:rsid w:val="007A5E21"/>
    <w:rsid w:val="007A5EFC"/>
    <w:rsid w:val="007A67D1"/>
    <w:rsid w:val="007A7417"/>
    <w:rsid w:val="007A7592"/>
    <w:rsid w:val="007A77AF"/>
    <w:rsid w:val="007B036B"/>
    <w:rsid w:val="007B0C71"/>
    <w:rsid w:val="007B1163"/>
    <w:rsid w:val="007B1F0F"/>
    <w:rsid w:val="007B241D"/>
    <w:rsid w:val="007B269F"/>
    <w:rsid w:val="007B273B"/>
    <w:rsid w:val="007B2755"/>
    <w:rsid w:val="007B2A08"/>
    <w:rsid w:val="007B354C"/>
    <w:rsid w:val="007B3A0A"/>
    <w:rsid w:val="007B6869"/>
    <w:rsid w:val="007B7002"/>
    <w:rsid w:val="007B7853"/>
    <w:rsid w:val="007B7F86"/>
    <w:rsid w:val="007C021F"/>
    <w:rsid w:val="007C1AEE"/>
    <w:rsid w:val="007C23DE"/>
    <w:rsid w:val="007C3F94"/>
    <w:rsid w:val="007C3FA2"/>
    <w:rsid w:val="007C4B12"/>
    <w:rsid w:val="007C4C0C"/>
    <w:rsid w:val="007C5A26"/>
    <w:rsid w:val="007C5A96"/>
    <w:rsid w:val="007C6350"/>
    <w:rsid w:val="007C653E"/>
    <w:rsid w:val="007C6AC0"/>
    <w:rsid w:val="007C7309"/>
    <w:rsid w:val="007C7D4F"/>
    <w:rsid w:val="007D0534"/>
    <w:rsid w:val="007D068F"/>
    <w:rsid w:val="007D15CE"/>
    <w:rsid w:val="007D192B"/>
    <w:rsid w:val="007D2602"/>
    <w:rsid w:val="007D27B8"/>
    <w:rsid w:val="007D2A82"/>
    <w:rsid w:val="007D3452"/>
    <w:rsid w:val="007D3607"/>
    <w:rsid w:val="007D3DB8"/>
    <w:rsid w:val="007D46D6"/>
    <w:rsid w:val="007D48D8"/>
    <w:rsid w:val="007D507C"/>
    <w:rsid w:val="007D55B9"/>
    <w:rsid w:val="007D56EF"/>
    <w:rsid w:val="007D6001"/>
    <w:rsid w:val="007D65AD"/>
    <w:rsid w:val="007D67D0"/>
    <w:rsid w:val="007D71CF"/>
    <w:rsid w:val="007D7DB2"/>
    <w:rsid w:val="007E0ACB"/>
    <w:rsid w:val="007E1234"/>
    <w:rsid w:val="007E18B2"/>
    <w:rsid w:val="007E1AC3"/>
    <w:rsid w:val="007E21F9"/>
    <w:rsid w:val="007E2DC1"/>
    <w:rsid w:val="007E2F87"/>
    <w:rsid w:val="007E2F92"/>
    <w:rsid w:val="007E31F7"/>
    <w:rsid w:val="007E36D6"/>
    <w:rsid w:val="007E4E4C"/>
    <w:rsid w:val="007E51D2"/>
    <w:rsid w:val="007E5CE3"/>
    <w:rsid w:val="007E5F79"/>
    <w:rsid w:val="007E6019"/>
    <w:rsid w:val="007E6846"/>
    <w:rsid w:val="007E6A78"/>
    <w:rsid w:val="007E6C47"/>
    <w:rsid w:val="007E7090"/>
    <w:rsid w:val="007E72C1"/>
    <w:rsid w:val="007F01F3"/>
    <w:rsid w:val="007F065D"/>
    <w:rsid w:val="007F0760"/>
    <w:rsid w:val="007F0992"/>
    <w:rsid w:val="007F0999"/>
    <w:rsid w:val="007F11CA"/>
    <w:rsid w:val="007F145E"/>
    <w:rsid w:val="007F1A12"/>
    <w:rsid w:val="007F1F15"/>
    <w:rsid w:val="007F2695"/>
    <w:rsid w:val="007F29DE"/>
    <w:rsid w:val="007F2F2A"/>
    <w:rsid w:val="007F3171"/>
    <w:rsid w:val="007F3B48"/>
    <w:rsid w:val="007F3CC6"/>
    <w:rsid w:val="007F3EA4"/>
    <w:rsid w:val="007F413D"/>
    <w:rsid w:val="007F47BD"/>
    <w:rsid w:val="007F5612"/>
    <w:rsid w:val="007F5688"/>
    <w:rsid w:val="007F5E8D"/>
    <w:rsid w:val="007F6076"/>
    <w:rsid w:val="007F61B1"/>
    <w:rsid w:val="007F61F1"/>
    <w:rsid w:val="007F66BB"/>
    <w:rsid w:val="007F6DAB"/>
    <w:rsid w:val="007F7247"/>
    <w:rsid w:val="007F7355"/>
    <w:rsid w:val="007F752A"/>
    <w:rsid w:val="0080051F"/>
    <w:rsid w:val="00800B7F"/>
    <w:rsid w:val="00800E9A"/>
    <w:rsid w:val="00801360"/>
    <w:rsid w:val="00801652"/>
    <w:rsid w:val="0080190C"/>
    <w:rsid w:val="00801AF5"/>
    <w:rsid w:val="00802726"/>
    <w:rsid w:val="00802747"/>
    <w:rsid w:val="00802CAE"/>
    <w:rsid w:val="00803006"/>
    <w:rsid w:val="008033B8"/>
    <w:rsid w:val="008037B9"/>
    <w:rsid w:val="00803C44"/>
    <w:rsid w:val="00803F1C"/>
    <w:rsid w:val="00804235"/>
    <w:rsid w:val="00804869"/>
    <w:rsid w:val="00804A1C"/>
    <w:rsid w:val="00804EE7"/>
    <w:rsid w:val="0080514A"/>
    <w:rsid w:val="008051F0"/>
    <w:rsid w:val="00805582"/>
    <w:rsid w:val="008061E2"/>
    <w:rsid w:val="0080680A"/>
    <w:rsid w:val="00806B41"/>
    <w:rsid w:val="00806D75"/>
    <w:rsid w:val="00806E23"/>
    <w:rsid w:val="0080700E"/>
    <w:rsid w:val="0080709C"/>
    <w:rsid w:val="00810175"/>
    <w:rsid w:val="0081025D"/>
    <w:rsid w:val="0081062E"/>
    <w:rsid w:val="008108F3"/>
    <w:rsid w:val="00810FF6"/>
    <w:rsid w:val="00811696"/>
    <w:rsid w:val="0081329C"/>
    <w:rsid w:val="0081331F"/>
    <w:rsid w:val="00813738"/>
    <w:rsid w:val="00813868"/>
    <w:rsid w:val="00814215"/>
    <w:rsid w:val="008148BF"/>
    <w:rsid w:val="00815BBA"/>
    <w:rsid w:val="00815E49"/>
    <w:rsid w:val="008163DA"/>
    <w:rsid w:val="008164FF"/>
    <w:rsid w:val="00816553"/>
    <w:rsid w:val="00816D03"/>
    <w:rsid w:val="0081722B"/>
    <w:rsid w:val="00817501"/>
    <w:rsid w:val="008201C6"/>
    <w:rsid w:val="008203C2"/>
    <w:rsid w:val="0082083B"/>
    <w:rsid w:val="0082088D"/>
    <w:rsid w:val="00821E40"/>
    <w:rsid w:val="00822410"/>
    <w:rsid w:val="008228D8"/>
    <w:rsid w:val="00823AF6"/>
    <w:rsid w:val="00823B64"/>
    <w:rsid w:val="00823BE1"/>
    <w:rsid w:val="0082473A"/>
    <w:rsid w:val="0082479E"/>
    <w:rsid w:val="00824920"/>
    <w:rsid w:val="00824A28"/>
    <w:rsid w:val="00824C0D"/>
    <w:rsid w:val="00824F95"/>
    <w:rsid w:val="00825AA0"/>
    <w:rsid w:val="00825FBE"/>
    <w:rsid w:val="00826368"/>
    <w:rsid w:val="0082719A"/>
    <w:rsid w:val="00827231"/>
    <w:rsid w:val="00827319"/>
    <w:rsid w:val="00827523"/>
    <w:rsid w:val="0082780C"/>
    <w:rsid w:val="008279D8"/>
    <w:rsid w:val="00827ED8"/>
    <w:rsid w:val="00827FEB"/>
    <w:rsid w:val="00830013"/>
    <w:rsid w:val="0083025C"/>
    <w:rsid w:val="00830359"/>
    <w:rsid w:val="008306DC"/>
    <w:rsid w:val="008309D2"/>
    <w:rsid w:val="0083134D"/>
    <w:rsid w:val="00831405"/>
    <w:rsid w:val="00831D74"/>
    <w:rsid w:val="00832F8A"/>
    <w:rsid w:val="0083312C"/>
    <w:rsid w:val="008332B4"/>
    <w:rsid w:val="00833F94"/>
    <w:rsid w:val="00834792"/>
    <w:rsid w:val="00834A51"/>
    <w:rsid w:val="008351AC"/>
    <w:rsid w:val="00835C65"/>
    <w:rsid w:val="00835ED0"/>
    <w:rsid w:val="00835FA3"/>
    <w:rsid w:val="008369ED"/>
    <w:rsid w:val="00837470"/>
    <w:rsid w:val="00837CAA"/>
    <w:rsid w:val="00837FF4"/>
    <w:rsid w:val="008405F9"/>
    <w:rsid w:val="00840A6E"/>
    <w:rsid w:val="00840E33"/>
    <w:rsid w:val="0084193D"/>
    <w:rsid w:val="00841D7F"/>
    <w:rsid w:val="00842966"/>
    <w:rsid w:val="00842FE8"/>
    <w:rsid w:val="0084301E"/>
    <w:rsid w:val="008430BA"/>
    <w:rsid w:val="008430DC"/>
    <w:rsid w:val="00843527"/>
    <w:rsid w:val="0084388E"/>
    <w:rsid w:val="00843958"/>
    <w:rsid w:val="00843C6F"/>
    <w:rsid w:val="00844707"/>
    <w:rsid w:val="00844708"/>
    <w:rsid w:val="00844954"/>
    <w:rsid w:val="00844CAC"/>
    <w:rsid w:val="00844F5D"/>
    <w:rsid w:val="00846859"/>
    <w:rsid w:val="00846A93"/>
    <w:rsid w:val="008504AA"/>
    <w:rsid w:val="0085085A"/>
    <w:rsid w:val="00851019"/>
    <w:rsid w:val="0085123A"/>
    <w:rsid w:val="00851F15"/>
    <w:rsid w:val="00853822"/>
    <w:rsid w:val="00853B68"/>
    <w:rsid w:val="00854375"/>
    <w:rsid w:val="00854BFE"/>
    <w:rsid w:val="0085514D"/>
    <w:rsid w:val="00855626"/>
    <w:rsid w:val="0085571F"/>
    <w:rsid w:val="008557EA"/>
    <w:rsid w:val="00855BE4"/>
    <w:rsid w:val="00855F1E"/>
    <w:rsid w:val="00856355"/>
    <w:rsid w:val="00856B01"/>
    <w:rsid w:val="008571B6"/>
    <w:rsid w:val="0085721F"/>
    <w:rsid w:val="00857897"/>
    <w:rsid w:val="008578DE"/>
    <w:rsid w:val="00860356"/>
    <w:rsid w:val="00860C6B"/>
    <w:rsid w:val="008614E4"/>
    <w:rsid w:val="0086235E"/>
    <w:rsid w:val="0086261A"/>
    <w:rsid w:val="00862786"/>
    <w:rsid w:val="00864946"/>
    <w:rsid w:val="0086565F"/>
    <w:rsid w:val="00865B68"/>
    <w:rsid w:val="00865C83"/>
    <w:rsid w:val="00865CD1"/>
    <w:rsid w:val="0086611F"/>
    <w:rsid w:val="00866123"/>
    <w:rsid w:val="00866ACD"/>
    <w:rsid w:val="00866C3E"/>
    <w:rsid w:val="00867EE8"/>
    <w:rsid w:val="00870161"/>
    <w:rsid w:val="00870173"/>
    <w:rsid w:val="00870503"/>
    <w:rsid w:val="00870C92"/>
    <w:rsid w:val="00870D16"/>
    <w:rsid w:val="00871347"/>
    <w:rsid w:val="008722B2"/>
    <w:rsid w:val="008723D5"/>
    <w:rsid w:val="0087245D"/>
    <w:rsid w:val="008733A9"/>
    <w:rsid w:val="00873431"/>
    <w:rsid w:val="00873503"/>
    <w:rsid w:val="00873858"/>
    <w:rsid w:val="00873AA6"/>
    <w:rsid w:val="00873C5A"/>
    <w:rsid w:val="00873FFD"/>
    <w:rsid w:val="008743CF"/>
    <w:rsid w:val="008747BF"/>
    <w:rsid w:val="00874A9A"/>
    <w:rsid w:val="00874DD6"/>
    <w:rsid w:val="008758C5"/>
    <w:rsid w:val="00876919"/>
    <w:rsid w:val="00876D4D"/>
    <w:rsid w:val="00876F73"/>
    <w:rsid w:val="008770A4"/>
    <w:rsid w:val="00877E34"/>
    <w:rsid w:val="008801E2"/>
    <w:rsid w:val="008801FB"/>
    <w:rsid w:val="0088020F"/>
    <w:rsid w:val="00880583"/>
    <w:rsid w:val="00880983"/>
    <w:rsid w:val="00880DE4"/>
    <w:rsid w:val="00880F00"/>
    <w:rsid w:val="008812EF"/>
    <w:rsid w:val="0088136F"/>
    <w:rsid w:val="008816A8"/>
    <w:rsid w:val="008821FB"/>
    <w:rsid w:val="00882E4F"/>
    <w:rsid w:val="00882E67"/>
    <w:rsid w:val="008844C9"/>
    <w:rsid w:val="008844FD"/>
    <w:rsid w:val="00884B4C"/>
    <w:rsid w:val="00885914"/>
    <w:rsid w:val="00885B64"/>
    <w:rsid w:val="00885BFB"/>
    <w:rsid w:val="00885E83"/>
    <w:rsid w:val="00886543"/>
    <w:rsid w:val="008865C8"/>
    <w:rsid w:val="00886648"/>
    <w:rsid w:val="00886915"/>
    <w:rsid w:val="0088694C"/>
    <w:rsid w:val="00886D8C"/>
    <w:rsid w:val="0088737D"/>
    <w:rsid w:val="008874A1"/>
    <w:rsid w:val="00887558"/>
    <w:rsid w:val="008879D2"/>
    <w:rsid w:val="00887A9C"/>
    <w:rsid w:val="00887D6E"/>
    <w:rsid w:val="008903CD"/>
    <w:rsid w:val="008906D3"/>
    <w:rsid w:val="0089218F"/>
    <w:rsid w:val="00892500"/>
    <w:rsid w:val="00892D8A"/>
    <w:rsid w:val="00893387"/>
    <w:rsid w:val="00893A3A"/>
    <w:rsid w:val="00894159"/>
    <w:rsid w:val="008944F5"/>
    <w:rsid w:val="008964F2"/>
    <w:rsid w:val="008967EE"/>
    <w:rsid w:val="008977B9"/>
    <w:rsid w:val="00897905"/>
    <w:rsid w:val="00897C4F"/>
    <w:rsid w:val="00897CB0"/>
    <w:rsid w:val="008A05BD"/>
    <w:rsid w:val="008A0E69"/>
    <w:rsid w:val="008A18F5"/>
    <w:rsid w:val="008A1911"/>
    <w:rsid w:val="008A2227"/>
    <w:rsid w:val="008A2284"/>
    <w:rsid w:val="008A2D18"/>
    <w:rsid w:val="008A2E60"/>
    <w:rsid w:val="008A2EB4"/>
    <w:rsid w:val="008A2FDF"/>
    <w:rsid w:val="008A2FE9"/>
    <w:rsid w:val="008A3369"/>
    <w:rsid w:val="008A3554"/>
    <w:rsid w:val="008A36CD"/>
    <w:rsid w:val="008A4B6D"/>
    <w:rsid w:val="008A4C86"/>
    <w:rsid w:val="008A5118"/>
    <w:rsid w:val="008A53AD"/>
    <w:rsid w:val="008A53F9"/>
    <w:rsid w:val="008A5C97"/>
    <w:rsid w:val="008A5CFC"/>
    <w:rsid w:val="008A60CE"/>
    <w:rsid w:val="008A65FF"/>
    <w:rsid w:val="008A6CE7"/>
    <w:rsid w:val="008A7691"/>
    <w:rsid w:val="008A79A3"/>
    <w:rsid w:val="008A7B1E"/>
    <w:rsid w:val="008B03E1"/>
    <w:rsid w:val="008B07F1"/>
    <w:rsid w:val="008B0D23"/>
    <w:rsid w:val="008B119F"/>
    <w:rsid w:val="008B1692"/>
    <w:rsid w:val="008B27DD"/>
    <w:rsid w:val="008B2827"/>
    <w:rsid w:val="008B29AE"/>
    <w:rsid w:val="008B29B8"/>
    <w:rsid w:val="008B449F"/>
    <w:rsid w:val="008B4641"/>
    <w:rsid w:val="008B4778"/>
    <w:rsid w:val="008B498D"/>
    <w:rsid w:val="008B4BEF"/>
    <w:rsid w:val="008B51F6"/>
    <w:rsid w:val="008B59AE"/>
    <w:rsid w:val="008B5F18"/>
    <w:rsid w:val="008B5FD4"/>
    <w:rsid w:val="008B617C"/>
    <w:rsid w:val="008B6BF6"/>
    <w:rsid w:val="008B70FE"/>
    <w:rsid w:val="008B7DD7"/>
    <w:rsid w:val="008C08DD"/>
    <w:rsid w:val="008C0CBA"/>
    <w:rsid w:val="008C0E70"/>
    <w:rsid w:val="008C153F"/>
    <w:rsid w:val="008C1AB4"/>
    <w:rsid w:val="008C1E88"/>
    <w:rsid w:val="008C2488"/>
    <w:rsid w:val="008C2BCC"/>
    <w:rsid w:val="008C2C02"/>
    <w:rsid w:val="008C301C"/>
    <w:rsid w:val="008C444A"/>
    <w:rsid w:val="008C48F8"/>
    <w:rsid w:val="008C4938"/>
    <w:rsid w:val="008C4BD6"/>
    <w:rsid w:val="008C4D68"/>
    <w:rsid w:val="008C5398"/>
    <w:rsid w:val="008C5A12"/>
    <w:rsid w:val="008C5B25"/>
    <w:rsid w:val="008C6092"/>
    <w:rsid w:val="008C6117"/>
    <w:rsid w:val="008C7065"/>
    <w:rsid w:val="008C79F9"/>
    <w:rsid w:val="008C7EC6"/>
    <w:rsid w:val="008D0553"/>
    <w:rsid w:val="008D0706"/>
    <w:rsid w:val="008D0774"/>
    <w:rsid w:val="008D09DA"/>
    <w:rsid w:val="008D1147"/>
    <w:rsid w:val="008D132C"/>
    <w:rsid w:val="008D19C4"/>
    <w:rsid w:val="008D2692"/>
    <w:rsid w:val="008D2F84"/>
    <w:rsid w:val="008D33D9"/>
    <w:rsid w:val="008D3D20"/>
    <w:rsid w:val="008D400D"/>
    <w:rsid w:val="008D41B5"/>
    <w:rsid w:val="008D41EE"/>
    <w:rsid w:val="008D47E2"/>
    <w:rsid w:val="008D493A"/>
    <w:rsid w:val="008D4C90"/>
    <w:rsid w:val="008D535D"/>
    <w:rsid w:val="008D6445"/>
    <w:rsid w:val="008D6D9A"/>
    <w:rsid w:val="008D6EDE"/>
    <w:rsid w:val="008D761D"/>
    <w:rsid w:val="008D7648"/>
    <w:rsid w:val="008D7922"/>
    <w:rsid w:val="008D7F1A"/>
    <w:rsid w:val="008E0095"/>
    <w:rsid w:val="008E04D0"/>
    <w:rsid w:val="008E05DA"/>
    <w:rsid w:val="008E0902"/>
    <w:rsid w:val="008E1013"/>
    <w:rsid w:val="008E1BE7"/>
    <w:rsid w:val="008E1C89"/>
    <w:rsid w:val="008E2059"/>
    <w:rsid w:val="008E20A0"/>
    <w:rsid w:val="008E2B4F"/>
    <w:rsid w:val="008E2C1F"/>
    <w:rsid w:val="008E2E71"/>
    <w:rsid w:val="008E37FC"/>
    <w:rsid w:val="008E4B02"/>
    <w:rsid w:val="008E4B57"/>
    <w:rsid w:val="008E4DF5"/>
    <w:rsid w:val="008E51BB"/>
    <w:rsid w:val="008E548A"/>
    <w:rsid w:val="008E6F20"/>
    <w:rsid w:val="008E7128"/>
    <w:rsid w:val="008E7778"/>
    <w:rsid w:val="008F054A"/>
    <w:rsid w:val="008F127B"/>
    <w:rsid w:val="008F15E4"/>
    <w:rsid w:val="008F1A54"/>
    <w:rsid w:val="008F1BEE"/>
    <w:rsid w:val="008F287D"/>
    <w:rsid w:val="008F3323"/>
    <w:rsid w:val="008F3603"/>
    <w:rsid w:val="008F37A1"/>
    <w:rsid w:val="008F420D"/>
    <w:rsid w:val="008F4656"/>
    <w:rsid w:val="008F4F63"/>
    <w:rsid w:val="008F53B8"/>
    <w:rsid w:val="008F628D"/>
    <w:rsid w:val="008F6BD6"/>
    <w:rsid w:val="008F7441"/>
    <w:rsid w:val="008F7B6E"/>
    <w:rsid w:val="008F7D7E"/>
    <w:rsid w:val="009006C0"/>
    <w:rsid w:val="00900FFF"/>
    <w:rsid w:val="00902191"/>
    <w:rsid w:val="009027F2"/>
    <w:rsid w:val="00902E50"/>
    <w:rsid w:val="00902E6B"/>
    <w:rsid w:val="009033FD"/>
    <w:rsid w:val="009034BC"/>
    <w:rsid w:val="00903710"/>
    <w:rsid w:val="00903F2A"/>
    <w:rsid w:val="00904327"/>
    <w:rsid w:val="009047F3"/>
    <w:rsid w:val="00904AA0"/>
    <w:rsid w:val="00904E41"/>
    <w:rsid w:val="009051C6"/>
    <w:rsid w:val="0090572E"/>
    <w:rsid w:val="00905B06"/>
    <w:rsid w:val="009066FB"/>
    <w:rsid w:val="009071D7"/>
    <w:rsid w:val="009072FD"/>
    <w:rsid w:val="00907D58"/>
    <w:rsid w:val="00911359"/>
    <w:rsid w:val="00911575"/>
    <w:rsid w:val="00911662"/>
    <w:rsid w:val="009118B3"/>
    <w:rsid w:val="00911DCE"/>
    <w:rsid w:val="00912B1E"/>
    <w:rsid w:val="00912FD8"/>
    <w:rsid w:val="0091366B"/>
    <w:rsid w:val="009138B3"/>
    <w:rsid w:val="009139A2"/>
    <w:rsid w:val="00913C0B"/>
    <w:rsid w:val="00913DDD"/>
    <w:rsid w:val="00914821"/>
    <w:rsid w:val="00914822"/>
    <w:rsid w:val="009148DD"/>
    <w:rsid w:val="00914B43"/>
    <w:rsid w:val="00914E24"/>
    <w:rsid w:val="00915530"/>
    <w:rsid w:val="00915627"/>
    <w:rsid w:val="00915CC4"/>
    <w:rsid w:val="00915E47"/>
    <w:rsid w:val="009163F6"/>
    <w:rsid w:val="009165C6"/>
    <w:rsid w:val="00916783"/>
    <w:rsid w:val="00916B93"/>
    <w:rsid w:val="00917952"/>
    <w:rsid w:val="00917991"/>
    <w:rsid w:val="00920492"/>
    <w:rsid w:val="00920C9C"/>
    <w:rsid w:val="00921358"/>
    <w:rsid w:val="00921A8E"/>
    <w:rsid w:val="009222B1"/>
    <w:rsid w:val="00922D26"/>
    <w:rsid w:val="00922FAB"/>
    <w:rsid w:val="00923002"/>
    <w:rsid w:val="009236E1"/>
    <w:rsid w:val="00923A40"/>
    <w:rsid w:val="009240D1"/>
    <w:rsid w:val="009248E1"/>
    <w:rsid w:val="00924EFE"/>
    <w:rsid w:val="00925034"/>
    <w:rsid w:val="0092547B"/>
    <w:rsid w:val="009256BE"/>
    <w:rsid w:val="00925881"/>
    <w:rsid w:val="00925C99"/>
    <w:rsid w:val="00925E20"/>
    <w:rsid w:val="00926598"/>
    <w:rsid w:val="00926925"/>
    <w:rsid w:val="00926FFD"/>
    <w:rsid w:val="009270DC"/>
    <w:rsid w:val="009276A0"/>
    <w:rsid w:val="0093067F"/>
    <w:rsid w:val="009317FD"/>
    <w:rsid w:val="00933219"/>
    <w:rsid w:val="009336E0"/>
    <w:rsid w:val="009342C6"/>
    <w:rsid w:val="00934A61"/>
    <w:rsid w:val="00934E50"/>
    <w:rsid w:val="00935116"/>
    <w:rsid w:val="00936EA7"/>
    <w:rsid w:val="009370B3"/>
    <w:rsid w:val="00937249"/>
    <w:rsid w:val="00937E8D"/>
    <w:rsid w:val="00940338"/>
    <w:rsid w:val="009407EC"/>
    <w:rsid w:val="00940CFB"/>
    <w:rsid w:val="00940E29"/>
    <w:rsid w:val="00941B22"/>
    <w:rsid w:val="00941F80"/>
    <w:rsid w:val="00942115"/>
    <w:rsid w:val="00942A5D"/>
    <w:rsid w:val="00942F74"/>
    <w:rsid w:val="0094392A"/>
    <w:rsid w:val="00943E86"/>
    <w:rsid w:val="009441DA"/>
    <w:rsid w:val="00944F76"/>
    <w:rsid w:val="00945281"/>
    <w:rsid w:val="009458EC"/>
    <w:rsid w:val="00946712"/>
    <w:rsid w:val="00946E34"/>
    <w:rsid w:val="00947435"/>
    <w:rsid w:val="009477A0"/>
    <w:rsid w:val="00947D5C"/>
    <w:rsid w:val="00950140"/>
    <w:rsid w:val="009503CD"/>
    <w:rsid w:val="00950AB7"/>
    <w:rsid w:val="00950FBF"/>
    <w:rsid w:val="009511E9"/>
    <w:rsid w:val="00951428"/>
    <w:rsid w:val="00951B4A"/>
    <w:rsid w:val="009525AD"/>
    <w:rsid w:val="00952A89"/>
    <w:rsid w:val="00952C9A"/>
    <w:rsid w:val="00953BB3"/>
    <w:rsid w:val="00953C0B"/>
    <w:rsid w:val="0095415C"/>
    <w:rsid w:val="00954736"/>
    <w:rsid w:val="00954EC0"/>
    <w:rsid w:val="009551EC"/>
    <w:rsid w:val="00955435"/>
    <w:rsid w:val="00955D78"/>
    <w:rsid w:val="009564F6"/>
    <w:rsid w:val="00956834"/>
    <w:rsid w:val="009568EA"/>
    <w:rsid w:val="00956E83"/>
    <w:rsid w:val="00956EB9"/>
    <w:rsid w:val="00957436"/>
    <w:rsid w:val="00957571"/>
    <w:rsid w:val="00960CCC"/>
    <w:rsid w:val="009612F2"/>
    <w:rsid w:val="009617F8"/>
    <w:rsid w:val="00961D82"/>
    <w:rsid w:val="00961E43"/>
    <w:rsid w:val="00961EE2"/>
    <w:rsid w:val="0096201A"/>
    <w:rsid w:val="0096295B"/>
    <w:rsid w:val="0096376D"/>
    <w:rsid w:val="00963CD7"/>
    <w:rsid w:val="00964586"/>
    <w:rsid w:val="00964AB7"/>
    <w:rsid w:val="009655BB"/>
    <w:rsid w:val="0096638F"/>
    <w:rsid w:val="00966EF4"/>
    <w:rsid w:val="00966F58"/>
    <w:rsid w:val="00967A75"/>
    <w:rsid w:val="009703B2"/>
    <w:rsid w:val="00970483"/>
    <w:rsid w:val="00970822"/>
    <w:rsid w:val="00972588"/>
    <w:rsid w:val="00974244"/>
    <w:rsid w:val="0097516C"/>
    <w:rsid w:val="009759A0"/>
    <w:rsid w:val="00975B3D"/>
    <w:rsid w:val="00975E51"/>
    <w:rsid w:val="00975E82"/>
    <w:rsid w:val="009761E7"/>
    <w:rsid w:val="0097637B"/>
    <w:rsid w:val="0097653A"/>
    <w:rsid w:val="00977988"/>
    <w:rsid w:val="00980373"/>
    <w:rsid w:val="00981756"/>
    <w:rsid w:val="0098186B"/>
    <w:rsid w:val="00981B2F"/>
    <w:rsid w:val="00981F96"/>
    <w:rsid w:val="00981FD4"/>
    <w:rsid w:val="009827F5"/>
    <w:rsid w:val="00982809"/>
    <w:rsid w:val="00982B1A"/>
    <w:rsid w:val="00982BF2"/>
    <w:rsid w:val="0098319D"/>
    <w:rsid w:val="00983F35"/>
    <w:rsid w:val="00984281"/>
    <w:rsid w:val="009847EE"/>
    <w:rsid w:val="0098480A"/>
    <w:rsid w:val="009848B5"/>
    <w:rsid w:val="00984BC1"/>
    <w:rsid w:val="00984CE6"/>
    <w:rsid w:val="00985074"/>
    <w:rsid w:val="00985609"/>
    <w:rsid w:val="00985A0F"/>
    <w:rsid w:val="00987415"/>
    <w:rsid w:val="00987B6F"/>
    <w:rsid w:val="00987C5E"/>
    <w:rsid w:val="009902A3"/>
    <w:rsid w:val="009904FD"/>
    <w:rsid w:val="009907B6"/>
    <w:rsid w:val="00991C1E"/>
    <w:rsid w:val="00991C70"/>
    <w:rsid w:val="0099204F"/>
    <w:rsid w:val="0099273A"/>
    <w:rsid w:val="00993279"/>
    <w:rsid w:val="0099333A"/>
    <w:rsid w:val="009934A9"/>
    <w:rsid w:val="00993946"/>
    <w:rsid w:val="009939F6"/>
    <w:rsid w:val="00994FCC"/>
    <w:rsid w:val="009953C9"/>
    <w:rsid w:val="009954D4"/>
    <w:rsid w:val="009959E2"/>
    <w:rsid w:val="00996C42"/>
    <w:rsid w:val="00997198"/>
    <w:rsid w:val="00997839"/>
    <w:rsid w:val="00997C51"/>
    <w:rsid w:val="00997E56"/>
    <w:rsid w:val="00997F69"/>
    <w:rsid w:val="009A053B"/>
    <w:rsid w:val="009A0C00"/>
    <w:rsid w:val="009A0F29"/>
    <w:rsid w:val="009A21C2"/>
    <w:rsid w:val="009A2276"/>
    <w:rsid w:val="009A2290"/>
    <w:rsid w:val="009A2441"/>
    <w:rsid w:val="009A2571"/>
    <w:rsid w:val="009A3290"/>
    <w:rsid w:val="009A350E"/>
    <w:rsid w:val="009A45B0"/>
    <w:rsid w:val="009A547B"/>
    <w:rsid w:val="009A5894"/>
    <w:rsid w:val="009A5974"/>
    <w:rsid w:val="009A6154"/>
    <w:rsid w:val="009A6284"/>
    <w:rsid w:val="009A63FD"/>
    <w:rsid w:val="009A6492"/>
    <w:rsid w:val="009A6768"/>
    <w:rsid w:val="009A6865"/>
    <w:rsid w:val="009A6A2F"/>
    <w:rsid w:val="009A78DA"/>
    <w:rsid w:val="009A7D8D"/>
    <w:rsid w:val="009B00D6"/>
    <w:rsid w:val="009B01A2"/>
    <w:rsid w:val="009B0EB3"/>
    <w:rsid w:val="009B125D"/>
    <w:rsid w:val="009B1925"/>
    <w:rsid w:val="009B1AFA"/>
    <w:rsid w:val="009B1F1F"/>
    <w:rsid w:val="009B2AFC"/>
    <w:rsid w:val="009B2F6A"/>
    <w:rsid w:val="009B33E4"/>
    <w:rsid w:val="009B3B2B"/>
    <w:rsid w:val="009B4643"/>
    <w:rsid w:val="009B51BF"/>
    <w:rsid w:val="009B557D"/>
    <w:rsid w:val="009B58BB"/>
    <w:rsid w:val="009B58CF"/>
    <w:rsid w:val="009B6FC9"/>
    <w:rsid w:val="009B703F"/>
    <w:rsid w:val="009B7217"/>
    <w:rsid w:val="009B73C8"/>
    <w:rsid w:val="009B7486"/>
    <w:rsid w:val="009B7D83"/>
    <w:rsid w:val="009C0070"/>
    <w:rsid w:val="009C05E9"/>
    <w:rsid w:val="009C0795"/>
    <w:rsid w:val="009C0A6E"/>
    <w:rsid w:val="009C0F37"/>
    <w:rsid w:val="009C135E"/>
    <w:rsid w:val="009C1383"/>
    <w:rsid w:val="009C14DA"/>
    <w:rsid w:val="009C17E2"/>
    <w:rsid w:val="009C2218"/>
    <w:rsid w:val="009C22E7"/>
    <w:rsid w:val="009C289B"/>
    <w:rsid w:val="009C3141"/>
    <w:rsid w:val="009C3A0D"/>
    <w:rsid w:val="009C3A3C"/>
    <w:rsid w:val="009C3AFA"/>
    <w:rsid w:val="009C3B4C"/>
    <w:rsid w:val="009C3ECE"/>
    <w:rsid w:val="009C4599"/>
    <w:rsid w:val="009C49C9"/>
    <w:rsid w:val="009C4B59"/>
    <w:rsid w:val="009C4BDF"/>
    <w:rsid w:val="009C500A"/>
    <w:rsid w:val="009C5D42"/>
    <w:rsid w:val="009C66AB"/>
    <w:rsid w:val="009C6703"/>
    <w:rsid w:val="009C6CD9"/>
    <w:rsid w:val="009C7104"/>
    <w:rsid w:val="009C77DF"/>
    <w:rsid w:val="009C7C16"/>
    <w:rsid w:val="009C7CF3"/>
    <w:rsid w:val="009C7D51"/>
    <w:rsid w:val="009C7E6D"/>
    <w:rsid w:val="009D03A8"/>
    <w:rsid w:val="009D03DF"/>
    <w:rsid w:val="009D072D"/>
    <w:rsid w:val="009D0799"/>
    <w:rsid w:val="009D0D6D"/>
    <w:rsid w:val="009D0E43"/>
    <w:rsid w:val="009D0ED9"/>
    <w:rsid w:val="009D14FD"/>
    <w:rsid w:val="009D2241"/>
    <w:rsid w:val="009D2710"/>
    <w:rsid w:val="009D2C10"/>
    <w:rsid w:val="009D304A"/>
    <w:rsid w:val="009D33D0"/>
    <w:rsid w:val="009D3761"/>
    <w:rsid w:val="009D403E"/>
    <w:rsid w:val="009D443C"/>
    <w:rsid w:val="009D49E2"/>
    <w:rsid w:val="009D557C"/>
    <w:rsid w:val="009D5C46"/>
    <w:rsid w:val="009D6863"/>
    <w:rsid w:val="009D6F20"/>
    <w:rsid w:val="009D703D"/>
    <w:rsid w:val="009D716F"/>
    <w:rsid w:val="009D7207"/>
    <w:rsid w:val="009D73D0"/>
    <w:rsid w:val="009D7810"/>
    <w:rsid w:val="009D7A2E"/>
    <w:rsid w:val="009E048C"/>
    <w:rsid w:val="009E0739"/>
    <w:rsid w:val="009E0A73"/>
    <w:rsid w:val="009E0D56"/>
    <w:rsid w:val="009E3463"/>
    <w:rsid w:val="009E36A0"/>
    <w:rsid w:val="009E46C2"/>
    <w:rsid w:val="009E4822"/>
    <w:rsid w:val="009E4E3E"/>
    <w:rsid w:val="009E63D7"/>
    <w:rsid w:val="009E6F86"/>
    <w:rsid w:val="009E6FE2"/>
    <w:rsid w:val="009E76D7"/>
    <w:rsid w:val="009E76EC"/>
    <w:rsid w:val="009F039C"/>
    <w:rsid w:val="009F0413"/>
    <w:rsid w:val="009F081B"/>
    <w:rsid w:val="009F0B4D"/>
    <w:rsid w:val="009F1CAF"/>
    <w:rsid w:val="009F2DC3"/>
    <w:rsid w:val="009F3225"/>
    <w:rsid w:val="009F3280"/>
    <w:rsid w:val="009F39AC"/>
    <w:rsid w:val="009F4455"/>
    <w:rsid w:val="009F4A80"/>
    <w:rsid w:val="009F55A8"/>
    <w:rsid w:val="009F59CD"/>
    <w:rsid w:val="009F75E5"/>
    <w:rsid w:val="009F766E"/>
    <w:rsid w:val="00A013F6"/>
    <w:rsid w:val="00A01DDE"/>
    <w:rsid w:val="00A020EB"/>
    <w:rsid w:val="00A02179"/>
    <w:rsid w:val="00A029BC"/>
    <w:rsid w:val="00A02FFC"/>
    <w:rsid w:val="00A033BB"/>
    <w:rsid w:val="00A03431"/>
    <w:rsid w:val="00A0356A"/>
    <w:rsid w:val="00A03B3D"/>
    <w:rsid w:val="00A03B99"/>
    <w:rsid w:val="00A04FCE"/>
    <w:rsid w:val="00A05674"/>
    <w:rsid w:val="00A0575C"/>
    <w:rsid w:val="00A058AC"/>
    <w:rsid w:val="00A05B31"/>
    <w:rsid w:val="00A05EF2"/>
    <w:rsid w:val="00A05F01"/>
    <w:rsid w:val="00A060F4"/>
    <w:rsid w:val="00A0726B"/>
    <w:rsid w:val="00A07EF0"/>
    <w:rsid w:val="00A103E8"/>
    <w:rsid w:val="00A10506"/>
    <w:rsid w:val="00A10890"/>
    <w:rsid w:val="00A113A3"/>
    <w:rsid w:val="00A119AF"/>
    <w:rsid w:val="00A11DFB"/>
    <w:rsid w:val="00A12694"/>
    <w:rsid w:val="00A12C4D"/>
    <w:rsid w:val="00A12C80"/>
    <w:rsid w:val="00A132C8"/>
    <w:rsid w:val="00A13CFB"/>
    <w:rsid w:val="00A140FA"/>
    <w:rsid w:val="00A145C1"/>
    <w:rsid w:val="00A14A8E"/>
    <w:rsid w:val="00A14C2D"/>
    <w:rsid w:val="00A1536E"/>
    <w:rsid w:val="00A1612B"/>
    <w:rsid w:val="00A16ED0"/>
    <w:rsid w:val="00A17080"/>
    <w:rsid w:val="00A1715A"/>
    <w:rsid w:val="00A1725E"/>
    <w:rsid w:val="00A17E0D"/>
    <w:rsid w:val="00A20322"/>
    <w:rsid w:val="00A2066F"/>
    <w:rsid w:val="00A207E9"/>
    <w:rsid w:val="00A21480"/>
    <w:rsid w:val="00A221B0"/>
    <w:rsid w:val="00A2251C"/>
    <w:rsid w:val="00A22CC6"/>
    <w:rsid w:val="00A23878"/>
    <w:rsid w:val="00A24D11"/>
    <w:rsid w:val="00A25015"/>
    <w:rsid w:val="00A2549E"/>
    <w:rsid w:val="00A254BF"/>
    <w:rsid w:val="00A2597F"/>
    <w:rsid w:val="00A25C5C"/>
    <w:rsid w:val="00A26BAF"/>
    <w:rsid w:val="00A27B89"/>
    <w:rsid w:val="00A30103"/>
    <w:rsid w:val="00A30535"/>
    <w:rsid w:val="00A306E0"/>
    <w:rsid w:val="00A31785"/>
    <w:rsid w:val="00A3226F"/>
    <w:rsid w:val="00A32528"/>
    <w:rsid w:val="00A32986"/>
    <w:rsid w:val="00A32A27"/>
    <w:rsid w:val="00A33321"/>
    <w:rsid w:val="00A3405A"/>
    <w:rsid w:val="00A340C9"/>
    <w:rsid w:val="00A34225"/>
    <w:rsid w:val="00A34255"/>
    <w:rsid w:val="00A3481A"/>
    <w:rsid w:val="00A34828"/>
    <w:rsid w:val="00A3523F"/>
    <w:rsid w:val="00A35561"/>
    <w:rsid w:val="00A3652B"/>
    <w:rsid w:val="00A371D5"/>
    <w:rsid w:val="00A37417"/>
    <w:rsid w:val="00A3756F"/>
    <w:rsid w:val="00A3799B"/>
    <w:rsid w:val="00A37A10"/>
    <w:rsid w:val="00A37A42"/>
    <w:rsid w:val="00A37D6C"/>
    <w:rsid w:val="00A40B5B"/>
    <w:rsid w:val="00A40EB5"/>
    <w:rsid w:val="00A41089"/>
    <w:rsid w:val="00A4167B"/>
    <w:rsid w:val="00A4199E"/>
    <w:rsid w:val="00A41BC4"/>
    <w:rsid w:val="00A422F2"/>
    <w:rsid w:val="00A4231E"/>
    <w:rsid w:val="00A42C9B"/>
    <w:rsid w:val="00A42F10"/>
    <w:rsid w:val="00A43B3A"/>
    <w:rsid w:val="00A43BC9"/>
    <w:rsid w:val="00A43DE4"/>
    <w:rsid w:val="00A44403"/>
    <w:rsid w:val="00A44A6B"/>
    <w:rsid w:val="00A455D7"/>
    <w:rsid w:val="00A462E3"/>
    <w:rsid w:val="00A46480"/>
    <w:rsid w:val="00A47097"/>
    <w:rsid w:val="00A47676"/>
    <w:rsid w:val="00A4769B"/>
    <w:rsid w:val="00A517F7"/>
    <w:rsid w:val="00A51AB8"/>
    <w:rsid w:val="00A51B03"/>
    <w:rsid w:val="00A51B7C"/>
    <w:rsid w:val="00A52424"/>
    <w:rsid w:val="00A527D2"/>
    <w:rsid w:val="00A52B8F"/>
    <w:rsid w:val="00A530B5"/>
    <w:rsid w:val="00A53C83"/>
    <w:rsid w:val="00A53D89"/>
    <w:rsid w:val="00A54B14"/>
    <w:rsid w:val="00A54BE0"/>
    <w:rsid w:val="00A54D14"/>
    <w:rsid w:val="00A54FA6"/>
    <w:rsid w:val="00A5554D"/>
    <w:rsid w:val="00A55BEA"/>
    <w:rsid w:val="00A560D7"/>
    <w:rsid w:val="00A564BC"/>
    <w:rsid w:val="00A566BD"/>
    <w:rsid w:val="00A5691B"/>
    <w:rsid w:val="00A56972"/>
    <w:rsid w:val="00A56E08"/>
    <w:rsid w:val="00A56E91"/>
    <w:rsid w:val="00A57567"/>
    <w:rsid w:val="00A603C7"/>
    <w:rsid w:val="00A6040A"/>
    <w:rsid w:val="00A60530"/>
    <w:rsid w:val="00A60755"/>
    <w:rsid w:val="00A612B4"/>
    <w:rsid w:val="00A619B9"/>
    <w:rsid w:val="00A62095"/>
    <w:rsid w:val="00A62CC2"/>
    <w:rsid w:val="00A62E67"/>
    <w:rsid w:val="00A63743"/>
    <w:rsid w:val="00A638DC"/>
    <w:rsid w:val="00A63F9C"/>
    <w:rsid w:val="00A64037"/>
    <w:rsid w:val="00A642BB"/>
    <w:rsid w:val="00A64620"/>
    <w:rsid w:val="00A64955"/>
    <w:rsid w:val="00A64A83"/>
    <w:rsid w:val="00A64B92"/>
    <w:rsid w:val="00A662D4"/>
    <w:rsid w:val="00A66F7E"/>
    <w:rsid w:val="00A67341"/>
    <w:rsid w:val="00A67752"/>
    <w:rsid w:val="00A678E6"/>
    <w:rsid w:val="00A67C12"/>
    <w:rsid w:val="00A71428"/>
    <w:rsid w:val="00A71C18"/>
    <w:rsid w:val="00A71F35"/>
    <w:rsid w:val="00A72F28"/>
    <w:rsid w:val="00A73223"/>
    <w:rsid w:val="00A740B2"/>
    <w:rsid w:val="00A7442E"/>
    <w:rsid w:val="00A747AB"/>
    <w:rsid w:val="00A74869"/>
    <w:rsid w:val="00A74F1B"/>
    <w:rsid w:val="00A75D9A"/>
    <w:rsid w:val="00A762EB"/>
    <w:rsid w:val="00A76511"/>
    <w:rsid w:val="00A765A8"/>
    <w:rsid w:val="00A77397"/>
    <w:rsid w:val="00A80784"/>
    <w:rsid w:val="00A80CEE"/>
    <w:rsid w:val="00A82716"/>
    <w:rsid w:val="00A83692"/>
    <w:rsid w:val="00A83778"/>
    <w:rsid w:val="00A83B27"/>
    <w:rsid w:val="00A83E76"/>
    <w:rsid w:val="00A83EC8"/>
    <w:rsid w:val="00A83EE3"/>
    <w:rsid w:val="00A840F8"/>
    <w:rsid w:val="00A842CE"/>
    <w:rsid w:val="00A847A3"/>
    <w:rsid w:val="00A84901"/>
    <w:rsid w:val="00A84A8E"/>
    <w:rsid w:val="00A84F27"/>
    <w:rsid w:val="00A85177"/>
    <w:rsid w:val="00A8539A"/>
    <w:rsid w:val="00A85BE3"/>
    <w:rsid w:val="00A85E60"/>
    <w:rsid w:val="00A85FB4"/>
    <w:rsid w:val="00A8615B"/>
    <w:rsid w:val="00A876F1"/>
    <w:rsid w:val="00A87DD0"/>
    <w:rsid w:val="00A9076A"/>
    <w:rsid w:val="00A9094E"/>
    <w:rsid w:val="00A909FB"/>
    <w:rsid w:val="00A90C94"/>
    <w:rsid w:val="00A90CB4"/>
    <w:rsid w:val="00A91743"/>
    <w:rsid w:val="00A91D84"/>
    <w:rsid w:val="00A92455"/>
    <w:rsid w:val="00A92C50"/>
    <w:rsid w:val="00A940C2"/>
    <w:rsid w:val="00A9459C"/>
    <w:rsid w:val="00A94DF4"/>
    <w:rsid w:val="00A9500C"/>
    <w:rsid w:val="00A95673"/>
    <w:rsid w:val="00A96EE5"/>
    <w:rsid w:val="00A96FD6"/>
    <w:rsid w:val="00A970D3"/>
    <w:rsid w:val="00A97191"/>
    <w:rsid w:val="00A977CE"/>
    <w:rsid w:val="00A97881"/>
    <w:rsid w:val="00AA0BD3"/>
    <w:rsid w:val="00AA1CDF"/>
    <w:rsid w:val="00AA1FB4"/>
    <w:rsid w:val="00AA2573"/>
    <w:rsid w:val="00AA29DC"/>
    <w:rsid w:val="00AA2CA5"/>
    <w:rsid w:val="00AA31EE"/>
    <w:rsid w:val="00AA336C"/>
    <w:rsid w:val="00AA377F"/>
    <w:rsid w:val="00AA4382"/>
    <w:rsid w:val="00AA47FC"/>
    <w:rsid w:val="00AA576D"/>
    <w:rsid w:val="00AA5B37"/>
    <w:rsid w:val="00AA5B81"/>
    <w:rsid w:val="00AA6B76"/>
    <w:rsid w:val="00AA6DCB"/>
    <w:rsid w:val="00AA6F0E"/>
    <w:rsid w:val="00AA7190"/>
    <w:rsid w:val="00AA7756"/>
    <w:rsid w:val="00AB045C"/>
    <w:rsid w:val="00AB0DDD"/>
    <w:rsid w:val="00AB104D"/>
    <w:rsid w:val="00AB139B"/>
    <w:rsid w:val="00AB1D00"/>
    <w:rsid w:val="00AB1ED8"/>
    <w:rsid w:val="00AB22DE"/>
    <w:rsid w:val="00AB2881"/>
    <w:rsid w:val="00AB49BD"/>
    <w:rsid w:val="00AB5480"/>
    <w:rsid w:val="00AB564C"/>
    <w:rsid w:val="00AB5E8B"/>
    <w:rsid w:val="00AB6573"/>
    <w:rsid w:val="00AB67AF"/>
    <w:rsid w:val="00AB6D1A"/>
    <w:rsid w:val="00AB7178"/>
    <w:rsid w:val="00AC005D"/>
    <w:rsid w:val="00AC0B1C"/>
    <w:rsid w:val="00AC10F7"/>
    <w:rsid w:val="00AC1232"/>
    <w:rsid w:val="00AC1250"/>
    <w:rsid w:val="00AC177C"/>
    <w:rsid w:val="00AC2086"/>
    <w:rsid w:val="00AC36F0"/>
    <w:rsid w:val="00AC3B37"/>
    <w:rsid w:val="00AC3B9D"/>
    <w:rsid w:val="00AC48B4"/>
    <w:rsid w:val="00AC4EAF"/>
    <w:rsid w:val="00AC4F04"/>
    <w:rsid w:val="00AC4F4E"/>
    <w:rsid w:val="00AC57AE"/>
    <w:rsid w:val="00AC6752"/>
    <w:rsid w:val="00AC6D73"/>
    <w:rsid w:val="00AC7329"/>
    <w:rsid w:val="00AC7C31"/>
    <w:rsid w:val="00AD083E"/>
    <w:rsid w:val="00AD0EB5"/>
    <w:rsid w:val="00AD154B"/>
    <w:rsid w:val="00AD1607"/>
    <w:rsid w:val="00AD1C20"/>
    <w:rsid w:val="00AD1E18"/>
    <w:rsid w:val="00AD2138"/>
    <w:rsid w:val="00AD265C"/>
    <w:rsid w:val="00AD2C5E"/>
    <w:rsid w:val="00AD30C2"/>
    <w:rsid w:val="00AD33DC"/>
    <w:rsid w:val="00AD40C1"/>
    <w:rsid w:val="00AD44C8"/>
    <w:rsid w:val="00AD4C3F"/>
    <w:rsid w:val="00AD5540"/>
    <w:rsid w:val="00AD5551"/>
    <w:rsid w:val="00AD7143"/>
    <w:rsid w:val="00AD7F1A"/>
    <w:rsid w:val="00AE05DB"/>
    <w:rsid w:val="00AE0BD9"/>
    <w:rsid w:val="00AE0EA7"/>
    <w:rsid w:val="00AE1B64"/>
    <w:rsid w:val="00AE20D5"/>
    <w:rsid w:val="00AE238F"/>
    <w:rsid w:val="00AE3275"/>
    <w:rsid w:val="00AE35C6"/>
    <w:rsid w:val="00AE35D4"/>
    <w:rsid w:val="00AE35F7"/>
    <w:rsid w:val="00AE37FE"/>
    <w:rsid w:val="00AE46EE"/>
    <w:rsid w:val="00AE53D7"/>
    <w:rsid w:val="00AE5961"/>
    <w:rsid w:val="00AE5F8A"/>
    <w:rsid w:val="00AE62FB"/>
    <w:rsid w:val="00AE6B4A"/>
    <w:rsid w:val="00AE7EDB"/>
    <w:rsid w:val="00AF00C7"/>
    <w:rsid w:val="00AF0152"/>
    <w:rsid w:val="00AF03B8"/>
    <w:rsid w:val="00AF0913"/>
    <w:rsid w:val="00AF096F"/>
    <w:rsid w:val="00AF0C7F"/>
    <w:rsid w:val="00AF11C7"/>
    <w:rsid w:val="00AF1220"/>
    <w:rsid w:val="00AF13DF"/>
    <w:rsid w:val="00AF161C"/>
    <w:rsid w:val="00AF166D"/>
    <w:rsid w:val="00AF1886"/>
    <w:rsid w:val="00AF1B36"/>
    <w:rsid w:val="00AF1C08"/>
    <w:rsid w:val="00AF1EC9"/>
    <w:rsid w:val="00AF290A"/>
    <w:rsid w:val="00AF2FB1"/>
    <w:rsid w:val="00AF310B"/>
    <w:rsid w:val="00AF341E"/>
    <w:rsid w:val="00AF353A"/>
    <w:rsid w:val="00AF3742"/>
    <w:rsid w:val="00AF37FA"/>
    <w:rsid w:val="00AF3A80"/>
    <w:rsid w:val="00AF3E0E"/>
    <w:rsid w:val="00AF4DB2"/>
    <w:rsid w:val="00AF4DBF"/>
    <w:rsid w:val="00AF4F7D"/>
    <w:rsid w:val="00AF607D"/>
    <w:rsid w:val="00AF619F"/>
    <w:rsid w:val="00AF71C3"/>
    <w:rsid w:val="00AF753A"/>
    <w:rsid w:val="00AF772C"/>
    <w:rsid w:val="00B00305"/>
    <w:rsid w:val="00B00A9B"/>
    <w:rsid w:val="00B00AC3"/>
    <w:rsid w:val="00B01204"/>
    <w:rsid w:val="00B0120F"/>
    <w:rsid w:val="00B01622"/>
    <w:rsid w:val="00B018B1"/>
    <w:rsid w:val="00B01BE0"/>
    <w:rsid w:val="00B0237D"/>
    <w:rsid w:val="00B03B6F"/>
    <w:rsid w:val="00B048BE"/>
    <w:rsid w:val="00B051C7"/>
    <w:rsid w:val="00B05BF5"/>
    <w:rsid w:val="00B05C51"/>
    <w:rsid w:val="00B067BE"/>
    <w:rsid w:val="00B06E28"/>
    <w:rsid w:val="00B07A6D"/>
    <w:rsid w:val="00B1023B"/>
    <w:rsid w:val="00B103C2"/>
    <w:rsid w:val="00B106DF"/>
    <w:rsid w:val="00B1072F"/>
    <w:rsid w:val="00B11364"/>
    <w:rsid w:val="00B11447"/>
    <w:rsid w:val="00B12336"/>
    <w:rsid w:val="00B123EC"/>
    <w:rsid w:val="00B125D4"/>
    <w:rsid w:val="00B1270A"/>
    <w:rsid w:val="00B1294E"/>
    <w:rsid w:val="00B12CEF"/>
    <w:rsid w:val="00B13490"/>
    <w:rsid w:val="00B13887"/>
    <w:rsid w:val="00B13E76"/>
    <w:rsid w:val="00B146EC"/>
    <w:rsid w:val="00B1471F"/>
    <w:rsid w:val="00B14B3F"/>
    <w:rsid w:val="00B1592C"/>
    <w:rsid w:val="00B159FC"/>
    <w:rsid w:val="00B162CF"/>
    <w:rsid w:val="00B16D90"/>
    <w:rsid w:val="00B16ED4"/>
    <w:rsid w:val="00B17B91"/>
    <w:rsid w:val="00B17CE4"/>
    <w:rsid w:val="00B17D45"/>
    <w:rsid w:val="00B210D4"/>
    <w:rsid w:val="00B2126E"/>
    <w:rsid w:val="00B215C2"/>
    <w:rsid w:val="00B21760"/>
    <w:rsid w:val="00B22757"/>
    <w:rsid w:val="00B22778"/>
    <w:rsid w:val="00B23F6C"/>
    <w:rsid w:val="00B24464"/>
    <w:rsid w:val="00B25FE5"/>
    <w:rsid w:val="00B26234"/>
    <w:rsid w:val="00B264AB"/>
    <w:rsid w:val="00B27F7F"/>
    <w:rsid w:val="00B30449"/>
    <w:rsid w:val="00B30AB4"/>
    <w:rsid w:val="00B324F7"/>
    <w:rsid w:val="00B327D8"/>
    <w:rsid w:val="00B32AFB"/>
    <w:rsid w:val="00B32EE2"/>
    <w:rsid w:val="00B32EFF"/>
    <w:rsid w:val="00B33906"/>
    <w:rsid w:val="00B3548F"/>
    <w:rsid w:val="00B3620E"/>
    <w:rsid w:val="00B3628C"/>
    <w:rsid w:val="00B36CE2"/>
    <w:rsid w:val="00B36DF4"/>
    <w:rsid w:val="00B37249"/>
    <w:rsid w:val="00B37D5C"/>
    <w:rsid w:val="00B40419"/>
    <w:rsid w:val="00B40C7E"/>
    <w:rsid w:val="00B40EB6"/>
    <w:rsid w:val="00B416B0"/>
    <w:rsid w:val="00B41DCB"/>
    <w:rsid w:val="00B427F5"/>
    <w:rsid w:val="00B42CF1"/>
    <w:rsid w:val="00B4318A"/>
    <w:rsid w:val="00B4382B"/>
    <w:rsid w:val="00B4383E"/>
    <w:rsid w:val="00B43A5A"/>
    <w:rsid w:val="00B43AAD"/>
    <w:rsid w:val="00B43BF2"/>
    <w:rsid w:val="00B447EE"/>
    <w:rsid w:val="00B449EC"/>
    <w:rsid w:val="00B44C53"/>
    <w:rsid w:val="00B45A43"/>
    <w:rsid w:val="00B47D97"/>
    <w:rsid w:val="00B47EF4"/>
    <w:rsid w:val="00B50295"/>
    <w:rsid w:val="00B50A8C"/>
    <w:rsid w:val="00B51154"/>
    <w:rsid w:val="00B517D5"/>
    <w:rsid w:val="00B51828"/>
    <w:rsid w:val="00B51A6A"/>
    <w:rsid w:val="00B51F6D"/>
    <w:rsid w:val="00B51FD1"/>
    <w:rsid w:val="00B51FD3"/>
    <w:rsid w:val="00B53287"/>
    <w:rsid w:val="00B53535"/>
    <w:rsid w:val="00B54535"/>
    <w:rsid w:val="00B55381"/>
    <w:rsid w:val="00B55B2D"/>
    <w:rsid w:val="00B57024"/>
    <w:rsid w:val="00B57034"/>
    <w:rsid w:val="00B600A5"/>
    <w:rsid w:val="00B60E8D"/>
    <w:rsid w:val="00B615E1"/>
    <w:rsid w:val="00B617A4"/>
    <w:rsid w:val="00B625EA"/>
    <w:rsid w:val="00B62CF0"/>
    <w:rsid w:val="00B6336F"/>
    <w:rsid w:val="00B63410"/>
    <w:rsid w:val="00B63F78"/>
    <w:rsid w:val="00B6407B"/>
    <w:rsid w:val="00B640F8"/>
    <w:rsid w:val="00B64351"/>
    <w:rsid w:val="00B64649"/>
    <w:rsid w:val="00B64B4F"/>
    <w:rsid w:val="00B65F90"/>
    <w:rsid w:val="00B660EE"/>
    <w:rsid w:val="00B660F2"/>
    <w:rsid w:val="00B662B7"/>
    <w:rsid w:val="00B6677C"/>
    <w:rsid w:val="00B66C02"/>
    <w:rsid w:val="00B66C56"/>
    <w:rsid w:val="00B67494"/>
    <w:rsid w:val="00B675B6"/>
    <w:rsid w:val="00B6799E"/>
    <w:rsid w:val="00B679DE"/>
    <w:rsid w:val="00B701E7"/>
    <w:rsid w:val="00B70630"/>
    <w:rsid w:val="00B70A27"/>
    <w:rsid w:val="00B7169A"/>
    <w:rsid w:val="00B71E9C"/>
    <w:rsid w:val="00B71FFD"/>
    <w:rsid w:val="00B722E7"/>
    <w:rsid w:val="00B7270F"/>
    <w:rsid w:val="00B72A30"/>
    <w:rsid w:val="00B72BB4"/>
    <w:rsid w:val="00B72EA8"/>
    <w:rsid w:val="00B72F02"/>
    <w:rsid w:val="00B7302C"/>
    <w:rsid w:val="00B73192"/>
    <w:rsid w:val="00B743DA"/>
    <w:rsid w:val="00B74946"/>
    <w:rsid w:val="00B74D23"/>
    <w:rsid w:val="00B7527F"/>
    <w:rsid w:val="00B75736"/>
    <w:rsid w:val="00B75CD0"/>
    <w:rsid w:val="00B7673E"/>
    <w:rsid w:val="00B76915"/>
    <w:rsid w:val="00B76AF8"/>
    <w:rsid w:val="00B76B00"/>
    <w:rsid w:val="00B76D4E"/>
    <w:rsid w:val="00B77498"/>
    <w:rsid w:val="00B77823"/>
    <w:rsid w:val="00B77E84"/>
    <w:rsid w:val="00B77EFA"/>
    <w:rsid w:val="00B80A46"/>
    <w:rsid w:val="00B80B4F"/>
    <w:rsid w:val="00B81074"/>
    <w:rsid w:val="00B8116A"/>
    <w:rsid w:val="00B811BE"/>
    <w:rsid w:val="00B81850"/>
    <w:rsid w:val="00B81A93"/>
    <w:rsid w:val="00B81B7B"/>
    <w:rsid w:val="00B8231E"/>
    <w:rsid w:val="00B8236A"/>
    <w:rsid w:val="00B83F07"/>
    <w:rsid w:val="00B84216"/>
    <w:rsid w:val="00B84FAB"/>
    <w:rsid w:val="00B853D7"/>
    <w:rsid w:val="00B8561E"/>
    <w:rsid w:val="00B85925"/>
    <w:rsid w:val="00B85AB9"/>
    <w:rsid w:val="00B864DA"/>
    <w:rsid w:val="00B865BF"/>
    <w:rsid w:val="00B8685A"/>
    <w:rsid w:val="00B87A51"/>
    <w:rsid w:val="00B87D34"/>
    <w:rsid w:val="00B87D8E"/>
    <w:rsid w:val="00B901B3"/>
    <w:rsid w:val="00B9034F"/>
    <w:rsid w:val="00B906B9"/>
    <w:rsid w:val="00B90C02"/>
    <w:rsid w:val="00B90D51"/>
    <w:rsid w:val="00B91B66"/>
    <w:rsid w:val="00B92147"/>
    <w:rsid w:val="00B9225C"/>
    <w:rsid w:val="00B927DE"/>
    <w:rsid w:val="00B92A3B"/>
    <w:rsid w:val="00B92D2F"/>
    <w:rsid w:val="00B92E06"/>
    <w:rsid w:val="00B932BA"/>
    <w:rsid w:val="00B9375E"/>
    <w:rsid w:val="00B93AA4"/>
    <w:rsid w:val="00B93DD2"/>
    <w:rsid w:val="00B94DF4"/>
    <w:rsid w:val="00B94E73"/>
    <w:rsid w:val="00B954FD"/>
    <w:rsid w:val="00B95B64"/>
    <w:rsid w:val="00B964EF"/>
    <w:rsid w:val="00B9685F"/>
    <w:rsid w:val="00B96969"/>
    <w:rsid w:val="00B96E93"/>
    <w:rsid w:val="00B970DE"/>
    <w:rsid w:val="00B9796F"/>
    <w:rsid w:val="00B97B7C"/>
    <w:rsid w:val="00BA0384"/>
    <w:rsid w:val="00BA06D8"/>
    <w:rsid w:val="00BA2892"/>
    <w:rsid w:val="00BA294C"/>
    <w:rsid w:val="00BA2950"/>
    <w:rsid w:val="00BA2CEF"/>
    <w:rsid w:val="00BA3296"/>
    <w:rsid w:val="00BA3723"/>
    <w:rsid w:val="00BA40B3"/>
    <w:rsid w:val="00BA46FC"/>
    <w:rsid w:val="00BA4F17"/>
    <w:rsid w:val="00BA50AF"/>
    <w:rsid w:val="00BA5A0B"/>
    <w:rsid w:val="00BA65BE"/>
    <w:rsid w:val="00BA66D9"/>
    <w:rsid w:val="00BA67D4"/>
    <w:rsid w:val="00BA7195"/>
    <w:rsid w:val="00BA71BF"/>
    <w:rsid w:val="00BA71C1"/>
    <w:rsid w:val="00BA786A"/>
    <w:rsid w:val="00BB05CA"/>
    <w:rsid w:val="00BB134C"/>
    <w:rsid w:val="00BB1DC1"/>
    <w:rsid w:val="00BB1F91"/>
    <w:rsid w:val="00BB2101"/>
    <w:rsid w:val="00BB215E"/>
    <w:rsid w:val="00BB2B73"/>
    <w:rsid w:val="00BB3183"/>
    <w:rsid w:val="00BB415A"/>
    <w:rsid w:val="00BB5231"/>
    <w:rsid w:val="00BB5D56"/>
    <w:rsid w:val="00BB65FC"/>
    <w:rsid w:val="00BB7769"/>
    <w:rsid w:val="00BC03B0"/>
    <w:rsid w:val="00BC03DF"/>
    <w:rsid w:val="00BC1137"/>
    <w:rsid w:val="00BC1639"/>
    <w:rsid w:val="00BC18C7"/>
    <w:rsid w:val="00BC1B16"/>
    <w:rsid w:val="00BC22F2"/>
    <w:rsid w:val="00BC22FB"/>
    <w:rsid w:val="00BC304E"/>
    <w:rsid w:val="00BC3BFF"/>
    <w:rsid w:val="00BC3C6C"/>
    <w:rsid w:val="00BC3F13"/>
    <w:rsid w:val="00BC4442"/>
    <w:rsid w:val="00BC4641"/>
    <w:rsid w:val="00BC4B16"/>
    <w:rsid w:val="00BC4F41"/>
    <w:rsid w:val="00BC53D9"/>
    <w:rsid w:val="00BC54A1"/>
    <w:rsid w:val="00BC5E74"/>
    <w:rsid w:val="00BC674D"/>
    <w:rsid w:val="00BC6EEB"/>
    <w:rsid w:val="00BC723A"/>
    <w:rsid w:val="00BC74B6"/>
    <w:rsid w:val="00BC7FF7"/>
    <w:rsid w:val="00BD00C1"/>
    <w:rsid w:val="00BD0390"/>
    <w:rsid w:val="00BD06BD"/>
    <w:rsid w:val="00BD0B37"/>
    <w:rsid w:val="00BD231C"/>
    <w:rsid w:val="00BD2954"/>
    <w:rsid w:val="00BD2B92"/>
    <w:rsid w:val="00BD2FC7"/>
    <w:rsid w:val="00BD32FA"/>
    <w:rsid w:val="00BD383E"/>
    <w:rsid w:val="00BD385F"/>
    <w:rsid w:val="00BD392E"/>
    <w:rsid w:val="00BD48B6"/>
    <w:rsid w:val="00BD4E7A"/>
    <w:rsid w:val="00BD55DC"/>
    <w:rsid w:val="00BD586F"/>
    <w:rsid w:val="00BD58F4"/>
    <w:rsid w:val="00BD5C49"/>
    <w:rsid w:val="00BD5DB8"/>
    <w:rsid w:val="00BD68E6"/>
    <w:rsid w:val="00BD7238"/>
    <w:rsid w:val="00BD73B7"/>
    <w:rsid w:val="00BD7D72"/>
    <w:rsid w:val="00BE075E"/>
    <w:rsid w:val="00BE0A0A"/>
    <w:rsid w:val="00BE0F29"/>
    <w:rsid w:val="00BE0F60"/>
    <w:rsid w:val="00BE1904"/>
    <w:rsid w:val="00BE1A7F"/>
    <w:rsid w:val="00BE1ADA"/>
    <w:rsid w:val="00BE2817"/>
    <w:rsid w:val="00BE305A"/>
    <w:rsid w:val="00BE30F2"/>
    <w:rsid w:val="00BE3381"/>
    <w:rsid w:val="00BE3999"/>
    <w:rsid w:val="00BE3FA1"/>
    <w:rsid w:val="00BE3FD4"/>
    <w:rsid w:val="00BE426D"/>
    <w:rsid w:val="00BE42ED"/>
    <w:rsid w:val="00BE4577"/>
    <w:rsid w:val="00BE47BD"/>
    <w:rsid w:val="00BE4E70"/>
    <w:rsid w:val="00BE5BE1"/>
    <w:rsid w:val="00BE67B7"/>
    <w:rsid w:val="00BE735A"/>
    <w:rsid w:val="00BE7CBB"/>
    <w:rsid w:val="00BF009D"/>
    <w:rsid w:val="00BF0462"/>
    <w:rsid w:val="00BF0581"/>
    <w:rsid w:val="00BF0BD5"/>
    <w:rsid w:val="00BF1537"/>
    <w:rsid w:val="00BF1919"/>
    <w:rsid w:val="00BF2043"/>
    <w:rsid w:val="00BF2076"/>
    <w:rsid w:val="00BF2245"/>
    <w:rsid w:val="00BF2C3C"/>
    <w:rsid w:val="00BF2E72"/>
    <w:rsid w:val="00BF3346"/>
    <w:rsid w:val="00BF3DB2"/>
    <w:rsid w:val="00BF4130"/>
    <w:rsid w:val="00BF49BA"/>
    <w:rsid w:val="00BF5864"/>
    <w:rsid w:val="00BF61C3"/>
    <w:rsid w:val="00BF69D5"/>
    <w:rsid w:val="00BF75B4"/>
    <w:rsid w:val="00BF7C96"/>
    <w:rsid w:val="00C0119A"/>
    <w:rsid w:val="00C02ABA"/>
    <w:rsid w:val="00C03ACE"/>
    <w:rsid w:val="00C03E4B"/>
    <w:rsid w:val="00C04635"/>
    <w:rsid w:val="00C04D4D"/>
    <w:rsid w:val="00C04F67"/>
    <w:rsid w:val="00C053C3"/>
    <w:rsid w:val="00C05B88"/>
    <w:rsid w:val="00C05CB9"/>
    <w:rsid w:val="00C06258"/>
    <w:rsid w:val="00C06B05"/>
    <w:rsid w:val="00C06FF9"/>
    <w:rsid w:val="00C07CB6"/>
    <w:rsid w:val="00C07D87"/>
    <w:rsid w:val="00C10426"/>
    <w:rsid w:val="00C10A40"/>
    <w:rsid w:val="00C11583"/>
    <w:rsid w:val="00C11B07"/>
    <w:rsid w:val="00C11D36"/>
    <w:rsid w:val="00C11D70"/>
    <w:rsid w:val="00C11F27"/>
    <w:rsid w:val="00C12529"/>
    <w:rsid w:val="00C13B24"/>
    <w:rsid w:val="00C13C67"/>
    <w:rsid w:val="00C1526C"/>
    <w:rsid w:val="00C1543E"/>
    <w:rsid w:val="00C158AF"/>
    <w:rsid w:val="00C15EB9"/>
    <w:rsid w:val="00C16B27"/>
    <w:rsid w:val="00C16C8D"/>
    <w:rsid w:val="00C16D36"/>
    <w:rsid w:val="00C16DBD"/>
    <w:rsid w:val="00C1746B"/>
    <w:rsid w:val="00C17C7B"/>
    <w:rsid w:val="00C17D31"/>
    <w:rsid w:val="00C203C5"/>
    <w:rsid w:val="00C20F74"/>
    <w:rsid w:val="00C210E9"/>
    <w:rsid w:val="00C210FA"/>
    <w:rsid w:val="00C212AB"/>
    <w:rsid w:val="00C21691"/>
    <w:rsid w:val="00C21CDE"/>
    <w:rsid w:val="00C22A21"/>
    <w:rsid w:val="00C22AF3"/>
    <w:rsid w:val="00C23250"/>
    <w:rsid w:val="00C23256"/>
    <w:rsid w:val="00C23B6B"/>
    <w:rsid w:val="00C23F00"/>
    <w:rsid w:val="00C24012"/>
    <w:rsid w:val="00C245F2"/>
    <w:rsid w:val="00C247B1"/>
    <w:rsid w:val="00C25466"/>
    <w:rsid w:val="00C256D8"/>
    <w:rsid w:val="00C25A32"/>
    <w:rsid w:val="00C25BB1"/>
    <w:rsid w:val="00C25C43"/>
    <w:rsid w:val="00C26570"/>
    <w:rsid w:val="00C26D06"/>
    <w:rsid w:val="00C30070"/>
    <w:rsid w:val="00C301B0"/>
    <w:rsid w:val="00C30735"/>
    <w:rsid w:val="00C31D0C"/>
    <w:rsid w:val="00C31D34"/>
    <w:rsid w:val="00C31E2A"/>
    <w:rsid w:val="00C32E08"/>
    <w:rsid w:val="00C32E58"/>
    <w:rsid w:val="00C32F9F"/>
    <w:rsid w:val="00C338CD"/>
    <w:rsid w:val="00C341D1"/>
    <w:rsid w:val="00C34907"/>
    <w:rsid w:val="00C35243"/>
    <w:rsid w:val="00C36165"/>
    <w:rsid w:val="00C36D19"/>
    <w:rsid w:val="00C37476"/>
    <w:rsid w:val="00C3793F"/>
    <w:rsid w:val="00C404D1"/>
    <w:rsid w:val="00C4071C"/>
    <w:rsid w:val="00C40769"/>
    <w:rsid w:val="00C408AB"/>
    <w:rsid w:val="00C40DFC"/>
    <w:rsid w:val="00C40FDC"/>
    <w:rsid w:val="00C415CD"/>
    <w:rsid w:val="00C42F81"/>
    <w:rsid w:val="00C43047"/>
    <w:rsid w:val="00C433E5"/>
    <w:rsid w:val="00C43ECA"/>
    <w:rsid w:val="00C44113"/>
    <w:rsid w:val="00C4420C"/>
    <w:rsid w:val="00C44325"/>
    <w:rsid w:val="00C44570"/>
    <w:rsid w:val="00C44598"/>
    <w:rsid w:val="00C44823"/>
    <w:rsid w:val="00C45006"/>
    <w:rsid w:val="00C45295"/>
    <w:rsid w:val="00C45695"/>
    <w:rsid w:val="00C45755"/>
    <w:rsid w:val="00C458BF"/>
    <w:rsid w:val="00C45A08"/>
    <w:rsid w:val="00C45C36"/>
    <w:rsid w:val="00C463A8"/>
    <w:rsid w:val="00C473C0"/>
    <w:rsid w:val="00C47917"/>
    <w:rsid w:val="00C479B3"/>
    <w:rsid w:val="00C47A57"/>
    <w:rsid w:val="00C500A0"/>
    <w:rsid w:val="00C506E4"/>
    <w:rsid w:val="00C50AE9"/>
    <w:rsid w:val="00C50C50"/>
    <w:rsid w:val="00C50D5E"/>
    <w:rsid w:val="00C516F6"/>
    <w:rsid w:val="00C51736"/>
    <w:rsid w:val="00C51CB0"/>
    <w:rsid w:val="00C52192"/>
    <w:rsid w:val="00C521A2"/>
    <w:rsid w:val="00C53D50"/>
    <w:rsid w:val="00C544A0"/>
    <w:rsid w:val="00C55C0B"/>
    <w:rsid w:val="00C55C50"/>
    <w:rsid w:val="00C55D07"/>
    <w:rsid w:val="00C56795"/>
    <w:rsid w:val="00C56B5F"/>
    <w:rsid w:val="00C56BBC"/>
    <w:rsid w:val="00C56F00"/>
    <w:rsid w:val="00C573E1"/>
    <w:rsid w:val="00C57724"/>
    <w:rsid w:val="00C57D59"/>
    <w:rsid w:val="00C6081E"/>
    <w:rsid w:val="00C60987"/>
    <w:rsid w:val="00C61510"/>
    <w:rsid w:val="00C61612"/>
    <w:rsid w:val="00C61C04"/>
    <w:rsid w:val="00C61CCE"/>
    <w:rsid w:val="00C61CD5"/>
    <w:rsid w:val="00C61F17"/>
    <w:rsid w:val="00C62404"/>
    <w:rsid w:val="00C63887"/>
    <w:rsid w:val="00C63D58"/>
    <w:rsid w:val="00C643A0"/>
    <w:rsid w:val="00C64A85"/>
    <w:rsid w:val="00C65486"/>
    <w:rsid w:val="00C66816"/>
    <w:rsid w:val="00C70199"/>
    <w:rsid w:val="00C71272"/>
    <w:rsid w:val="00C71C65"/>
    <w:rsid w:val="00C72412"/>
    <w:rsid w:val="00C72803"/>
    <w:rsid w:val="00C72E3D"/>
    <w:rsid w:val="00C73157"/>
    <w:rsid w:val="00C734B3"/>
    <w:rsid w:val="00C749CD"/>
    <w:rsid w:val="00C74EC1"/>
    <w:rsid w:val="00C751D2"/>
    <w:rsid w:val="00C753C2"/>
    <w:rsid w:val="00C753D3"/>
    <w:rsid w:val="00C758F9"/>
    <w:rsid w:val="00C75B89"/>
    <w:rsid w:val="00C75F8A"/>
    <w:rsid w:val="00C7643A"/>
    <w:rsid w:val="00C76693"/>
    <w:rsid w:val="00C76B73"/>
    <w:rsid w:val="00C76D2D"/>
    <w:rsid w:val="00C76D9C"/>
    <w:rsid w:val="00C76FC9"/>
    <w:rsid w:val="00C7700B"/>
    <w:rsid w:val="00C77207"/>
    <w:rsid w:val="00C803CE"/>
    <w:rsid w:val="00C810E8"/>
    <w:rsid w:val="00C812E7"/>
    <w:rsid w:val="00C812FB"/>
    <w:rsid w:val="00C81B6C"/>
    <w:rsid w:val="00C822AE"/>
    <w:rsid w:val="00C82511"/>
    <w:rsid w:val="00C825F1"/>
    <w:rsid w:val="00C83149"/>
    <w:rsid w:val="00C84A81"/>
    <w:rsid w:val="00C8570D"/>
    <w:rsid w:val="00C86239"/>
    <w:rsid w:val="00C87A2C"/>
    <w:rsid w:val="00C87E29"/>
    <w:rsid w:val="00C87E3B"/>
    <w:rsid w:val="00C902E7"/>
    <w:rsid w:val="00C906F3"/>
    <w:rsid w:val="00C911BA"/>
    <w:rsid w:val="00C9223A"/>
    <w:rsid w:val="00C92F6F"/>
    <w:rsid w:val="00C9357C"/>
    <w:rsid w:val="00C93E76"/>
    <w:rsid w:val="00C943DA"/>
    <w:rsid w:val="00C94674"/>
    <w:rsid w:val="00C94A87"/>
    <w:rsid w:val="00C9578F"/>
    <w:rsid w:val="00C9587B"/>
    <w:rsid w:val="00C95E9F"/>
    <w:rsid w:val="00C95F3A"/>
    <w:rsid w:val="00C96BA6"/>
    <w:rsid w:val="00C97967"/>
    <w:rsid w:val="00C97A73"/>
    <w:rsid w:val="00CA0444"/>
    <w:rsid w:val="00CA05F3"/>
    <w:rsid w:val="00CA07D5"/>
    <w:rsid w:val="00CA18B8"/>
    <w:rsid w:val="00CA25F5"/>
    <w:rsid w:val="00CA2863"/>
    <w:rsid w:val="00CA28DE"/>
    <w:rsid w:val="00CA29B9"/>
    <w:rsid w:val="00CA2D99"/>
    <w:rsid w:val="00CA319E"/>
    <w:rsid w:val="00CA3252"/>
    <w:rsid w:val="00CA492E"/>
    <w:rsid w:val="00CA4E87"/>
    <w:rsid w:val="00CA4FBF"/>
    <w:rsid w:val="00CA5454"/>
    <w:rsid w:val="00CA5F97"/>
    <w:rsid w:val="00CA64E4"/>
    <w:rsid w:val="00CA739C"/>
    <w:rsid w:val="00CA75A4"/>
    <w:rsid w:val="00CB02F1"/>
    <w:rsid w:val="00CB0416"/>
    <w:rsid w:val="00CB187E"/>
    <w:rsid w:val="00CB2BB6"/>
    <w:rsid w:val="00CB2ECF"/>
    <w:rsid w:val="00CB3343"/>
    <w:rsid w:val="00CB380D"/>
    <w:rsid w:val="00CB3D88"/>
    <w:rsid w:val="00CB504A"/>
    <w:rsid w:val="00CB547A"/>
    <w:rsid w:val="00CB5521"/>
    <w:rsid w:val="00CB5858"/>
    <w:rsid w:val="00CB64E6"/>
    <w:rsid w:val="00CB6748"/>
    <w:rsid w:val="00CB688C"/>
    <w:rsid w:val="00CB68B7"/>
    <w:rsid w:val="00CB6AEF"/>
    <w:rsid w:val="00CB6CCA"/>
    <w:rsid w:val="00CB70A4"/>
    <w:rsid w:val="00CB7231"/>
    <w:rsid w:val="00CB7280"/>
    <w:rsid w:val="00CB763E"/>
    <w:rsid w:val="00CB7F66"/>
    <w:rsid w:val="00CC001E"/>
    <w:rsid w:val="00CC076A"/>
    <w:rsid w:val="00CC0F03"/>
    <w:rsid w:val="00CC1097"/>
    <w:rsid w:val="00CC11FC"/>
    <w:rsid w:val="00CC192C"/>
    <w:rsid w:val="00CC1B3F"/>
    <w:rsid w:val="00CC1CD7"/>
    <w:rsid w:val="00CC1FEC"/>
    <w:rsid w:val="00CC2559"/>
    <w:rsid w:val="00CC2A9F"/>
    <w:rsid w:val="00CC2B3B"/>
    <w:rsid w:val="00CC35B7"/>
    <w:rsid w:val="00CC387A"/>
    <w:rsid w:val="00CC3C5A"/>
    <w:rsid w:val="00CC3CD9"/>
    <w:rsid w:val="00CC46FB"/>
    <w:rsid w:val="00CC481F"/>
    <w:rsid w:val="00CC575A"/>
    <w:rsid w:val="00CC5FCB"/>
    <w:rsid w:val="00CC61BA"/>
    <w:rsid w:val="00CC62D0"/>
    <w:rsid w:val="00CC66A2"/>
    <w:rsid w:val="00CC722A"/>
    <w:rsid w:val="00CC7280"/>
    <w:rsid w:val="00CC7867"/>
    <w:rsid w:val="00CC78CE"/>
    <w:rsid w:val="00CC7E85"/>
    <w:rsid w:val="00CC7F18"/>
    <w:rsid w:val="00CD03BD"/>
    <w:rsid w:val="00CD055B"/>
    <w:rsid w:val="00CD0A85"/>
    <w:rsid w:val="00CD121A"/>
    <w:rsid w:val="00CD1B60"/>
    <w:rsid w:val="00CD2D40"/>
    <w:rsid w:val="00CD2E72"/>
    <w:rsid w:val="00CD3177"/>
    <w:rsid w:val="00CD3182"/>
    <w:rsid w:val="00CD31A4"/>
    <w:rsid w:val="00CD33FB"/>
    <w:rsid w:val="00CD3B4A"/>
    <w:rsid w:val="00CD3D76"/>
    <w:rsid w:val="00CD4555"/>
    <w:rsid w:val="00CD486D"/>
    <w:rsid w:val="00CD4C34"/>
    <w:rsid w:val="00CD5910"/>
    <w:rsid w:val="00CD64BB"/>
    <w:rsid w:val="00CD667F"/>
    <w:rsid w:val="00CD6A6E"/>
    <w:rsid w:val="00CD6D24"/>
    <w:rsid w:val="00CD7BAE"/>
    <w:rsid w:val="00CE0E00"/>
    <w:rsid w:val="00CE0E60"/>
    <w:rsid w:val="00CE11DC"/>
    <w:rsid w:val="00CE1B7E"/>
    <w:rsid w:val="00CE1C12"/>
    <w:rsid w:val="00CE267A"/>
    <w:rsid w:val="00CE2E2D"/>
    <w:rsid w:val="00CE3314"/>
    <w:rsid w:val="00CE37AF"/>
    <w:rsid w:val="00CE3D5E"/>
    <w:rsid w:val="00CE3DA8"/>
    <w:rsid w:val="00CE3F0F"/>
    <w:rsid w:val="00CE3F47"/>
    <w:rsid w:val="00CE4A6F"/>
    <w:rsid w:val="00CE4AD3"/>
    <w:rsid w:val="00CE5A0E"/>
    <w:rsid w:val="00CE5C15"/>
    <w:rsid w:val="00CE60C1"/>
    <w:rsid w:val="00CE66ED"/>
    <w:rsid w:val="00CE680C"/>
    <w:rsid w:val="00CE68E1"/>
    <w:rsid w:val="00CE6E95"/>
    <w:rsid w:val="00CE789D"/>
    <w:rsid w:val="00CE7A72"/>
    <w:rsid w:val="00CE7C68"/>
    <w:rsid w:val="00CF00BD"/>
    <w:rsid w:val="00CF0455"/>
    <w:rsid w:val="00CF0AF3"/>
    <w:rsid w:val="00CF12C9"/>
    <w:rsid w:val="00CF1448"/>
    <w:rsid w:val="00CF1544"/>
    <w:rsid w:val="00CF17EA"/>
    <w:rsid w:val="00CF1CBE"/>
    <w:rsid w:val="00CF1EC2"/>
    <w:rsid w:val="00CF238A"/>
    <w:rsid w:val="00CF3374"/>
    <w:rsid w:val="00CF3747"/>
    <w:rsid w:val="00CF3D65"/>
    <w:rsid w:val="00CF4376"/>
    <w:rsid w:val="00CF485B"/>
    <w:rsid w:val="00CF58D8"/>
    <w:rsid w:val="00CF5C78"/>
    <w:rsid w:val="00CF5DDB"/>
    <w:rsid w:val="00CF630E"/>
    <w:rsid w:val="00CF6B41"/>
    <w:rsid w:val="00CF6DFD"/>
    <w:rsid w:val="00CF6EEC"/>
    <w:rsid w:val="00CF740B"/>
    <w:rsid w:val="00CF7698"/>
    <w:rsid w:val="00D0050A"/>
    <w:rsid w:val="00D0077A"/>
    <w:rsid w:val="00D00C94"/>
    <w:rsid w:val="00D00CD7"/>
    <w:rsid w:val="00D01BB9"/>
    <w:rsid w:val="00D01E63"/>
    <w:rsid w:val="00D01F53"/>
    <w:rsid w:val="00D02606"/>
    <w:rsid w:val="00D026D1"/>
    <w:rsid w:val="00D0278E"/>
    <w:rsid w:val="00D033DF"/>
    <w:rsid w:val="00D0352C"/>
    <w:rsid w:val="00D03A96"/>
    <w:rsid w:val="00D03CD2"/>
    <w:rsid w:val="00D03E39"/>
    <w:rsid w:val="00D04311"/>
    <w:rsid w:val="00D04AF0"/>
    <w:rsid w:val="00D05354"/>
    <w:rsid w:val="00D05816"/>
    <w:rsid w:val="00D05C7A"/>
    <w:rsid w:val="00D05E0B"/>
    <w:rsid w:val="00D06781"/>
    <w:rsid w:val="00D06C9F"/>
    <w:rsid w:val="00D07119"/>
    <w:rsid w:val="00D0725C"/>
    <w:rsid w:val="00D076DF"/>
    <w:rsid w:val="00D079D7"/>
    <w:rsid w:val="00D07ECA"/>
    <w:rsid w:val="00D10472"/>
    <w:rsid w:val="00D106FB"/>
    <w:rsid w:val="00D1070B"/>
    <w:rsid w:val="00D108EC"/>
    <w:rsid w:val="00D11371"/>
    <w:rsid w:val="00D11386"/>
    <w:rsid w:val="00D11612"/>
    <w:rsid w:val="00D11617"/>
    <w:rsid w:val="00D11C92"/>
    <w:rsid w:val="00D121EA"/>
    <w:rsid w:val="00D12DC1"/>
    <w:rsid w:val="00D13255"/>
    <w:rsid w:val="00D140B1"/>
    <w:rsid w:val="00D14FFA"/>
    <w:rsid w:val="00D155F3"/>
    <w:rsid w:val="00D15927"/>
    <w:rsid w:val="00D15AC8"/>
    <w:rsid w:val="00D161CE"/>
    <w:rsid w:val="00D1640D"/>
    <w:rsid w:val="00D16488"/>
    <w:rsid w:val="00D17129"/>
    <w:rsid w:val="00D173CD"/>
    <w:rsid w:val="00D1774E"/>
    <w:rsid w:val="00D17D75"/>
    <w:rsid w:val="00D2069C"/>
    <w:rsid w:val="00D20AD7"/>
    <w:rsid w:val="00D20EC6"/>
    <w:rsid w:val="00D21915"/>
    <w:rsid w:val="00D22323"/>
    <w:rsid w:val="00D22449"/>
    <w:rsid w:val="00D225C7"/>
    <w:rsid w:val="00D2269A"/>
    <w:rsid w:val="00D23480"/>
    <w:rsid w:val="00D249B8"/>
    <w:rsid w:val="00D249FA"/>
    <w:rsid w:val="00D24A72"/>
    <w:rsid w:val="00D24D57"/>
    <w:rsid w:val="00D25874"/>
    <w:rsid w:val="00D259BB"/>
    <w:rsid w:val="00D25ECB"/>
    <w:rsid w:val="00D25FCB"/>
    <w:rsid w:val="00D26E69"/>
    <w:rsid w:val="00D27033"/>
    <w:rsid w:val="00D27308"/>
    <w:rsid w:val="00D27A0A"/>
    <w:rsid w:val="00D27CCD"/>
    <w:rsid w:val="00D30801"/>
    <w:rsid w:val="00D30C48"/>
    <w:rsid w:val="00D30CFE"/>
    <w:rsid w:val="00D31078"/>
    <w:rsid w:val="00D31888"/>
    <w:rsid w:val="00D32485"/>
    <w:rsid w:val="00D331A0"/>
    <w:rsid w:val="00D3324A"/>
    <w:rsid w:val="00D33539"/>
    <w:rsid w:val="00D33E0D"/>
    <w:rsid w:val="00D3400A"/>
    <w:rsid w:val="00D341F6"/>
    <w:rsid w:val="00D34897"/>
    <w:rsid w:val="00D35020"/>
    <w:rsid w:val="00D35192"/>
    <w:rsid w:val="00D35901"/>
    <w:rsid w:val="00D360B1"/>
    <w:rsid w:val="00D36A25"/>
    <w:rsid w:val="00D36B1B"/>
    <w:rsid w:val="00D370E6"/>
    <w:rsid w:val="00D37734"/>
    <w:rsid w:val="00D40FE6"/>
    <w:rsid w:val="00D41025"/>
    <w:rsid w:val="00D410B5"/>
    <w:rsid w:val="00D414BD"/>
    <w:rsid w:val="00D422F8"/>
    <w:rsid w:val="00D42DB4"/>
    <w:rsid w:val="00D42F74"/>
    <w:rsid w:val="00D430F9"/>
    <w:rsid w:val="00D43323"/>
    <w:rsid w:val="00D4366F"/>
    <w:rsid w:val="00D44210"/>
    <w:rsid w:val="00D44306"/>
    <w:rsid w:val="00D44C1A"/>
    <w:rsid w:val="00D45030"/>
    <w:rsid w:val="00D4542F"/>
    <w:rsid w:val="00D455FE"/>
    <w:rsid w:val="00D45817"/>
    <w:rsid w:val="00D46A15"/>
    <w:rsid w:val="00D46FB2"/>
    <w:rsid w:val="00D46FF0"/>
    <w:rsid w:val="00D471CE"/>
    <w:rsid w:val="00D471DC"/>
    <w:rsid w:val="00D475F7"/>
    <w:rsid w:val="00D47746"/>
    <w:rsid w:val="00D47B9D"/>
    <w:rsid w:val="00D47DEA"/>
    <w:rsid w:val="00D50349"/>
    <w:rsid w:val="00D50736"/>
    <w:rsid w:val="00D51D68"/>
    <w:rsid w:val="00D52640"/>
    <w:rsid w:val="00D52939"/>
    <w:rsid w:val="00D536C3"/>
    <w:rsid w:val="00D537EB"/>
    <w:rsid w:val="00D538E9"/>
    <w:rsid w:val="00D53981"/>
    <w:rsid w:val="00D53C52"/>
    <w:rsid w:val="00D53CB4"/>
    <w:rsid w:val="00D541B5"/>
    <w:rsid w:val="00D54482"/>
    <w:rsid w:val="00D5529B"/>
    <w:rsid w:val="00D55726"/>
    <w:rsid w:val="00D55ACD"/>
    <w:rsid w:val="00D55C25"/>
    <w:rsid w:val="00D56284"/>
    <w:rsid w:val="00D5653B"/>
    <w:rsid w:val="00D568BB"/>
    <w:rsid w:val="00D56A84"/>
    <w:rsid w:val="00D56AE0"/>
    <w:rsid w:val="00D56D88"/>
    <w:rsid w:val="00D57753"/>
    <w:rsid w:val="00D57C4B"/>
    <w:rsid w:val="00D607CA"/>
    <w:rsid w:val="00D614FE"/>
    <w:rsid w:val="00D6169D"/>
    <w:rsid w:val="00D621F5"/>
    <w:rsid w:val="00D62474"/>
    <w:rsid w:val="00D6252D"/>
    <w:rsid w:val="00D6295A"/>
    <w:rsid w:val="00D62FD1"/>
    <w:rsid w:val="00D63361"/>
    <w:rsid w:val="00D6351C"/>
    <w:rsid w:val="00D63BA8"/>
    <w:rsid w:val="00D6425E"/>
    <w:rsid w:val="00D643DE"/>
    <w:rsid w:val="00D64505"/>
    <w:rsid w:val="00D6463E"/>
    <w:rsid w:val="00D64962"/>
    <w:rsid w:val="00D64BAE"/>
    <w:rsid w:val="00D65B4A"/>
    <w:rsid w:val="00D66771"/>
    <w:rsid w:val="00D669A1"/>
    <w:rsid w:val="00D66D55"/>
    <w:rsid w:val="00D66D74"/>
    <w:rsid w:val="00D67894"/>
    <w:rsid w:val="00D70B85"/>
    <w:rsid w:val="00D716A8"/>
    <w:rsid w:val="00D71729"/>
    <w:rsid w:val="00D721A9"/>
    <w:rsid w:val="00D72E18"/>
    <w:rsid w:val="00D72E4F"/>
    <w:rsid w:val="00D72FAB"/>
    <w:rsid w:val="00D73030"/>
    <w:rsid w:val="00D733F6"/>
    <w:rsid w:val="00D73DD6"/>
    <w:rsid w:val="00D7407C"/>
    <w:rsid w:val="00D74414"/>
    <w:rsid w:val="00D745D3"/>
    <w:rsid w:val="00D74D8D"/>
    <w:rsid w:val="00D74F2A"/>
    <w:rsid w:val="00D75C50"/>
    <w:rsid w:val="00D76652"/>
    <w:rsid w:val="00D768B5"/>
    <w:rsid w:val="00D76D71"/>
    <w:rsid w:val="00D7734A"/>
    <w:rsid w:val="00D776AB"/>
    <w:rsid w:val="00D77847"/>
    <w:rsid w:val="00D80408"/>
    <w:rsid w:val="00D81A7F"/>
    <w:rsid w:val="00D83CE2"/>
    <w:rsid w:val="00D8415B"/>
    <w:rsid w:val="00D84344"/>
    <w:rsid w:val="00D844D4"/>
    <w:rsid w:val="00D848FA"/>
    <w:rsid w:val="00D8528F"/>
    <w:rsid w:val="00D8545E"/>
    <w:rsid w:val="00D857AB"/>
    <w:rsid w:val="00D85DF4"/>
    <w:rsid w:val="00D85F34"/>
    <w:rsid w:val="00D871FD"/>
    <w:rsid w:val="00D872F4"/>
    <w:rsid w:val="00D87C1D"/>
    <w:rsid w:val="00D87EAF"/>
    <w:rsid w:val="00D87EF5"/>
    <w:rsid w:val="00D90599"/>
    <w:rsid w:val="00D90700"/>
    <w:rsid w:val="00D91756"/>
    <w:rsid w:val="00D91BDD"/>
    <w:rsid w:val="00D920AB"/>
    <w:rsid w:val="00D92B6E"/>
    <w:rsid w:val="00D93107"/>
    <w:rsid w:val="00D93928"/>
    <w:rsid w:val="00D93B50"/>
    <w:rsid w:val="00D93FFB"/>
    <w:rsid w:val="00D9411B"/>
    <w:rsid w:val="00D9469D"/>
    <w:rsid w:val="00D95276"/>
    <w:rsid w:val="00D95313"/>
    <w:rsid w:val="00D95B3B"/>
    <w:rsid w:val="00D95FA5"/>
    <w:rsid w:val="00D968C1"/>
    <w:rsid w:val="00D9713F"/>
    <w:rsid w:val="00D9733E"/>
    <w:rsid w:val="00D973DB"/>
    <w:rsid w:val="00D974C0"/>
    <w:rsid w:val="00D97854"/>
    <w:rsid w:val="00D978B4"/>
    <w:rsid w:val="00D97B5C"/>
    <w:rsid w:val="00D97F8A"/>
    <w:rsid w:val="00DA047C"/>
    <w:rsid w:val="00DA0A0B"/>
    <w:rsid w:val="00DA0A8E"/>
    <w:rsid w:val="00DA0B5F"/>
    <w:rsid w:val="00DA13FE"/>
    <w:rsid w:val="00DA172B"/>
    <w:rsid w:val="00DA1893"/>
    <w:rsid w:val="00DA1AB8"/>
    <w:rsid w:val="00DA1B66"/>
    <w:rsid w:val="00DA21F9"/>
    <w:rsid w:val="00DA2345"/>
    <w:rsid w:val="00DA2385"/>
    <w:rsid w:val="00DA29AC"/>
    <w:rsid w:val="00DA2EAD"/>
    <w:rsid w:val="00DA2FDF"/>
    <w:rsid w:val="00DA3333"/>
    <w:rsid w:val="00DA36EC"/>
    <w:rsid w:val="00DA3CEB"/>
    <w:rsid w:val="00DA417E"/>
    <w:rsid w:val="00DA4771"/>
    <w:rsid w:val="00DA4D86"/>
    <w:rsid w:val="00DA4E9B"/>
    <w:rsid w:val="00DA55DE"/>
    <w:rsid w:val="00DA590D"/>
    <w:rsid w:val="00DA5BAE"/>
    <w:rsid w:val="00DA5DE6"/>
    <w:rsid w:val="00DA62CE"/>
    <w:rsid w:val="00DA6CAC"/>
    <w:rsid w:val="00DA7063"/>
    <w:rsid w:val="00DA74C4"/>
    <w:rsid w:val="00DA78E2"/>
    <w:rsid w:val="00DB0497"/>
    <w:rsid w:val="00DB1122"/>
    <w:rsid w:val="00DB11D3"/>
    <w:rsid w:val="00DB133C"/>
    <w:rsid w:val="00DB1958"/>
    <w:rsid w:val="00DB1B39"/>
    <w:rsid w:val="00DB20E9"/>
    <w:rsid w:val="00DB2457"/>
    <w:rsid w:val="00DB2F9F"/>
    <w:rsid w:val="00DB36AF"/>
    <w:rsid w:val="00DB3D0D"/>
    <w:rsid w:val="00DB4855"/>
    <w:rsid w:val="00DB5484"/>
    <w:rsid w:val="00DB5AB4"/>
    <w:rsid w:val="00DB5B8A"/>
    <w:rsid w:val="00DB693D"/>
    <w:rsid w:val="00DB6F1E"/>
    <w:rsid w:val="00DB7E78"/>
    <w:rsid w:val="00DB7F11"/>
    <w:rsid w:val="00DB7FC2"/>
    <w:rsid w:val="00DC169D"/>
    <w:rsid w:val="00DC1754"/>
    <w:rsid w:val="00DC17B0"/>
    <w:rsid w:val="00DC1C8B"/>
    <w:rsid w:val="00DC210D"/>
    <w:rsid w:val="00DC28B7"/>
    <w:rsid w:val="00DC2A1B"/>
    <w:rsid w:val="00DC2CE9"/>
    <w:rsid w:val="00DC3475"/>
    <w:rsid w:val="00DC3AA9"/>
    <w:rsid w:val="00DC3D0F"/>
    <w:rsid w:val="00DC3D6F"/>
    <w:rsid w:val="00DC41DD"/>
    <w:rsid w:val="00DC42D6"/>
    <w:rsid w:val="00DC45C8"/>
    <w:rsid w:val="00DC4EC7"/>
    <w:rsid w:val="00DC4FED"/>
    <w:rsid w:val="00DC5D34"/>
    <w:rsid w:val="00DC6A1A"/>
    <w:rsid w:val="00DC6BBA"/>
    <w:rsid w:val="00DC6FC5"/>
    <w:rsid w:val="00DC7132"/>
    <w:rsid w:val="00DC7463"/>
    <w:rsid w:val="00DC7CCF"/>
    <w:rsid w:val="00DD0582"/>
    <w:rsid w:val="00DD16B4"/>
    <w:rsid w:val="00DD2831"/>
    <w:rsid w:val="00DD292F"/>
    <w:rsid w:val="00DD2BEC"/>
    <w:rsid w:val="00DD2BF3"/>
    <w:rsid w:val="00DD2DB8"/>
    <w:rsid w:val="00DD2F3F"/>
    <w:rsid w:val="00DD38DA"/>
    <w:rsid w:val="00DD3993"/>
    <w:rsid w:val="00DD3C82"/>
    <w:rsid w:val="00DD4145"/>
    <w:rsid w:val="00DD41A2"/>
    <w:rsid w:val="00DD46E1"/>
    <w:rsid w:val="00DD4AA3"/>
    <w:rsid w:val="00DD4CA3"/>
    <w:rsid w:val="00DD4CC0"/>
    <w:rsid w:val="00DD56E7"/>
    <w:rsid w:val="00DD64FA"/>
    <w:rsid w:val="00DD67DD"/>
    <w:rsid w:val="00DD6A4C"/>
    <w:rsid w:val="00DD6E0C"/>
    <w:rsid w:val="00DD6E7D"/>
    <w:rsid w:val="00DD70E0"/>
    <w:rsid w:val="00DD748B"/>
    <w:rsid w:val="00DD7C2A"/>
    <w:rsid w:val="00DD7D3E"/>
    <w:rsid w:val="00DD7FDA"/>
    <w:rsid w:val="00DE02A9"/>
    <w:rsid w:val="00DE066D"/>
    <w:rsid w:val="00DE108A"/>
    <w:rsid w:val="00DE151D"/>
    <w:rsid w:val="00DE1822"/>
    <w:rsid w:val="00DE257A"/>
    <w:rsid w:val="00DE32BB"/>
    <w:rsid w:val="00DE32FD"/>
    <w:rsid w:val="00DE416E"/>
    <w:rsid w:val="00DE4313"/>
    <w:rsid w:val="00DE45DD"/>
    <w:rsid w:val="00DE46F6"/>
    <w:rsid w:val="00DE4C6F"/>
    <w:rsid w:val="00DE4D2C"/>
    <w:rsid w:val="00DE57CA"/>
    <w:rsid w:val="00DE59E0"/>
    <w:rsid w:val="00DE5A3D"/>
    <w:rsid w:val="00DE6447"/>
    <w:rsid w:val="00DE64C6"/>
    <w:rsid w:val="00DE6DDD"/>
    <w:rsid w:val="00DE7CC6"/>
    <w:rsid w:val="00DF049A"/>
    <w:rsid w:val="00DF0557"/>
    <w:rsid w:val="00DF0E2C"/>
    <w:rsid w:val="00DF0FB7"/>
    <w:rsid w:val="00DF10A0"/>
    <w:rsid w:val="00DF2224"/>
    <w:rsid w:val="00DF2483"/>
    <w:rsid w:val="00DF2B42"/>
    <w:rsid w:val="00DF2D9E"/>
    <w:rsid w:val="00DF2E9C"/>
    <w:rsid w:val="00DF316D"/>
    <w:rsid w:val="00DF35B0"/>
    <w:rsid w:val="00DF46D0"/>
    <w:rsid w:val="00DF489E"/>
    <w:rsid w:val="00DF5288"/>
    <w:rsid w:val="00DF57AF"/>
    <w:rsid w:val="00DF5A6D"/>
    <w:rsid w:val="00DF5B33"/>
    <w:rsid w:val="00DF5BCF"/>
    <w:rsid w:val="00DF6628"/>
    <w:rsid w:val="00DF66C8"/>
    <w:rsid w:val="00DF7054"/>
    <w:rsid w:val="00DF791B"/>
    <w:rsid w:val="00DF7DD8"/>
    <w:rsid w:val="00E005B8"/>
    <w:rsid w:val="00E00A16"/>
    <w:rsid w:val="00E013A6"/>
    <w:rsid w:val="00E0161A"/>
    <w:rsid w:val="00E01C2D"/>
    <w:rsid w:val="00E01CCC"/>
    <w:rsid w:val="00E01CD6"/>
    <w:rsid w:val="00E02445"/>
    <w:rsid w:val="00E02724"/>
    <w:rsid w:val="00E02AFF"/>
    <w:rsid w:val="00E03366"/>
    <w:rsid w:val="00E03ED0"/>
    <w:rsid w:val="00E0439A"/>
    <w:rsid w:val="00E04499"/>
    <w:rsid w:val="00E04A7E"/>
    <w:rsid w:val="00E05EB9"/>
    <w:rsid w:val="00E05EBE"/>
    <w:rsid w:val="00E0743D"/>
    <w:rsid w:val="00E07B82"/>
    <w:rsid w:val="00E07CEB"/>
    <w:rsid w:val="00E103D0"/>
    <w:rsid w:val="00E106E6"/>
    <w:rsid w:val="00E10896"/>
    <w:rsid w:val="00E10FC2"/>
    <w:rsid w:val="00E11126"/>
    <w:rsid w:val="00E11538"/>
    <w:rsid w:val="00E12D2B"/>
    <w:rsid w:val="00E12DFB"/>
    <w:rsid w:val="00E12F8D"/>
    <w:rsid w:val="00E1300A"/>
    <w:rsid w:val="00E13317"/>
    <w:rsid w:val="00E133B9"/>
    <w:rsid w:val="00E138C1"/>
    <w:rsid w:val="00E14B30"/>
    <w:rsid w:val="00E154EC"/>
    <w:rsid w:val="00E15601"/>
    <w:rsid w:val="00E15E53"/>
    <w:rsid w:val="00E17305"/>
    <w:rsid w:val="00E173EB"/>
    <w:rsid w:val="00E1758D"/>
    <w:rsid w:val="00E17DCD"/>
    <w:rsid w:val="00E20382"/>
    <w:rsid w:val="00E205A8"/>
    <w:rsid w:val="00E205D2"/>
    <w:rsid w:val="00E20706"/>
    <w:rsid w:val="00E20860"/>
    <w:rsid w:val="00E20B5D"/>
    <w:rsid w:val="00E20CBD"/>
    <w:rsid w:val="00E20F7E"/>
    <w:rsid w:val="00E215C0"/>
    <w:rsid w:val="00E216D9"/>
    <w:rsid w:val="00E21D6B"/>
    <w:rsid w:val="00E21F5B"/>
    <w:rsid w:val="00E224CE"/>
    <w:rsid w:val="00E2298D"/>
    <w:rsid w:val="00E22A89"/>
    <w:rsid w:val="00E22EAE"/>
    <w:rsid w:val="00E23114"/>
    <w:rsid w:val="00E23242"/>
    <w:rsid w:val="00E236FB"/>
    <w:rsid w:val="00E23932"/>
    <w:rsid w:val="00E23BE1"/>
    <w:rsid w:val="00E23CD2"/>
    <w:rsid w:val="00E23EE0"/>
    <w:rsid w:val="00E24401"/>
    <w:rsid w:val="00E247B6"/>
    <w:rsid w:val="00E2522D"/>
    <w:rsid w:val="00E2647B"/>
    <w:rsid w:val="00E2689F"/>
    <w:rsid w:val="00E26928"/>
    <w:rsid w:val="00E26F22"/>
    <w:rsid w:val="00E27513"/>
    <w:rsid w:val="00E27C24"/>
    <w:rsid w:val="00E31358"/>
    <w:rsid w:val="00E31912"/>
    <w:rsid w:val="00E31A1F"/>
    <w:rsid w:val="00E31F98"/>
    <w:rsid w:val="00E3292E"/>
    <w:rsid w:val="00E33114"/>
    <w:rsid w:val="00E33301"/>
    <w:rsid w:val="00E337C3"/>
    <w:rsid w:val="00E33A5A"/>
    <w:rsid w:val="00E33D08"/>
    <w:rsid w:val="00E33E2C"/>
    <w:rsid w:val="00E344AC"/>
    <w:rsid w:val="00E34647"/>
    <w:rsid w:val="00E34AC5"/>
    <w:rsid w:val="00E34E5D"/>
    <w:rsid w:val="00E34FDF"/>
    <w:rsid w:val="00E3566D"/>
    <w:rsid w:val="00E35D86"/>
    <w:rsid w:val="00E369C7"/>
    <w:rsid w:val="00E36F15"/>
    <w:rsid w:val="00E374D8"/>
    <w:rsid w:val="00E377A0"/>
    <w:rsid w:val="00E402A0"/>
    <w:rsid w:val="00E40336"/>
    <w:rsid w:val="00E40438"/>
    <w:rsid w:val="00E40A4B"/>
    <w:rsid w:val="00E40C08"/>
    <w:rsid w:val="00E41998"/>
    <w:rsid w:val="00E42056"/>
    <w:rsid w:val="00E424FC"/>
    <w:rsid w:val="00E4338B"/>
    <w:rsid w:val="00E4348F"/>
    <w:rsid w:val="00E43D80"/>
    <w:rsid w:val="00E43FF9"/>
    <w:rsid w:val="00E442D5"/>
    <w:rsid w:val="00E443A8"/>
    <w:rsid w:val="00E4519F"/>
    <w:rsid w:val="00E45A09"/>
    <w:rsid w:val="00E45B7D"/>
    <w:rsid w:val="00E45EB4"/>
    <w:rsid w:val="00E4673E"/>
    <w:rsid w:val="00E46CC2"/>
    <w:rsid w:val="00E46E0A"/>
    <w:rsid w:val="00E46E9D"/>
    <w:rsid w:val="00E47575"/>
    <w:rsid w:val="00E4790D"/>
    <w:rsid w:val="00E47BA7"/>
    <w:rsid w:val="00E510F2"/>
    <w:rsid w:val="00E5192D"/>
    <w:rsid w:val="00E52057"/>
    <w:rsid w:val="00E5276D"/>
    <w:rsid w:val="00E52C5F"/>
    <w:rsid w:val="00E52EB1"/>
    <w:rsid w:val="00E534F9"/>
    <w:rsid w:val="00E535C6"/>
    <w:rsid w:val="00E53850"/>
    <w:rsid w:val="00E54279"/>
    <w:rsid w:val="00E546DC"/>
    <w:rsid w:val="00E55461"/>
    <w:rsid w:val="00E55718"/>
    <w:rsid w:val="00E55C2E"/>
    <w:rsid w:val="00E55E7F"/>
    <w:rsid w:val="00E56596"/>
    <w:rsid w:val="00E56A3E"/>
    <w:rsid w:val="00E56D57"/>
    <w:rsid w:val="00E573E6"/>
    <w:rsid w:val="00E60021"/>
    <w:rsid w:val="00E60087"/>
    <w:rsid w:val="00E60351"/>
    <w:rsid w:val="00E60577"/>
    <w:rsid w:val="00E60623"/>
    <w:rsid w:val="00E609E1"/>
    <w:rsid w:val="00E60B6F"/>
    <w:rsid w:val="00E61D40"/>
    <w:rsid w:val="00E6324C"/>
    <w:rsid w:val="00E63994"/>
    <w:rsid w:val="00E64017"/>
    <w:rsid w:val="00E641E0"/>
    <w:rsid w:val="00E6420E"/>
    <w:rsid w:val="00E64642"/>
    <w:rsid w:val="00E649BD"/>
    <w:rsid w:val="00E64A0B"/>
    <w:rsid w:val="00E64C9E"/>
    <w:rsid w:val="00E64FC7"/>
    <w:rsid w:val="00E650DE"/>
    <w:rsid w:val="00E66737"/>
    <w:rsid w:val="00E66D95"/>
    <w:rsid w:val="00E67303"/>
    <w:rsid w:val="00E67512"/>
    <w:rsid w:val="00E70C38"/>
    <w:rsid w:val="00E711CA"/>
    <w:rsid w:val="00E711D3"/>
    <w:rsid w:val="00E714EE"/>
    <w:rsid w:val="00E7190D"/>
    <w:rsid w:val="00E719F6"/>
    <w:rsid w:val="00E71A48"/>
    <w:rsid w:val="00E71B09"/>
    <w:rsid w:val="00E720C8"/>
    <w:rsid w:val="00E7216D"/>
    <w:rsid w:val="00E72425"/>
    <w:rsid w:val="00E724C5"/>
    <w:rsid w:val="00E725F5"/>
    <w:rsid w:val="00E72E74"/>
    <w:rsid w:val="00E73464"/>
    <w:rsid w:val="00E73652"/>
    <w:rsid w:val="00E73825"/>
    <w:rsid w:val="00E7433F"/>
    <w:rsid w:val="00E745B3"/>
    <w:rsid w:val="00E7466E"/>
    <w:rsid w:val="00E74A5C"/>
    <w:rsid w:val="00E750EB"/>
    <w:rsid w:val="00E75826"/>
    <w:rsid w:val="00E76110"/>
    <w:rsid w:val="00E7626A"/>
    <w:rsid w:val="00E76D13"/>
    <w:rsid w:val="00E77790"/>
    <w:rsid w:val="00E77ABA"/>
    <w:rsid w:val="00E805BB"/>
    <w:rsid w:val="00E8085E"/>
    <w:rsid w:val="00E81E29"/>
    <w:rsid w:val="00E821D9"/>
    <w:rsid w:val="00E823B3"/>
    <w:rsid w:val="00E8283F"/>
    <w:rsid w:val="00E82AF4"/>
    <w:rsid w:val="00E82E6E"/>
    <w:rsid w:val="00E831DE"/>
    <w:rsid w:val="00E839FB"/>
    <w:rsid w:val="00E854E6"/>
    <w:rsid w:val="00E85D98"/>
    <w:rsid w:val="00E85DEB"/>
    <w:rsid w:val="00E861F6"/>
    <w:rsid w:val="00E86883"/>
    <w:rsid w:val="00E86C0A"/>
    <w:rsid w:val="00E87238"/>
    <w:rsid w:val="00E87906"/>
    <w:rsid w:val="00E9060D"/>
    <w:rsid w:val="00E90DC8"/>
    <w:rsid w:val="00E9170E"/>
    <w:rsid w:val="00E91CB2"/>
    <w:rsid w:val="00E91FD8"/>
    <w:rsid w:val="00E926F4"/>
    <w:rsid w:val="00E936AE"/>
    <w:rsid w:val="00E93F36"/>
    <w:rsid w:val="00E94A29"/>
    <w:rsid w:val="00E9507E"/>
    <w:rsid w:val="00E95162"/>
    <w:rsid w:val="00E954C0"/>
    <w:rsid w:val="00E95DB7"/>
    <w:rsid w:val="00E96A3E"/>
    <w:rsid w:val="00E96D53"/>
    <w:rsid w:val="00E97262"/>
    <w:rsid w:val="00E976E7"/>
    <w:rsid w:val="00E97B08"/>
    <w:rsid w:val="00E97EF8"/>
    <w:rsid w:val="00EA112E"/>
    <w:rsid w:val="00EA119D"/>
    <w:rsid w:val="00EA1634"/>
    <w:rsid w:val="00EA1FA0"/>
    <w:rsid w:val="00EA202F"/>
    <w:rsid w:val="00EA211D"/>
    <w:rsid w:val="00EA297C"/>
    <w:rsid w:val="00EA30AC"/>
    <w:rsid w:val="00EA31B7"/>
    <w:rsid w:val="00EA3820"/>
    <w:rsid w:val="00EA3D63"/>
    <w:rsid w:val="00EA4390"/>
    <w:rsid w:val="00EA45DF"/>
    <w:rsid w:val="00EA4EAD"/>
    <w:rsid w:val="00EA6824"/>
    <w:rsid w:val="00EA69B6"/>
    <w:rsid w:val="00EA6A3E"/>
    <w:rsid w:val="00EA716A"/>
    <w:rsid w:val="00EA74AC"/>
    <w:rsid w:val="00EA7826"/>
    <w:rsid w:val="00EA7991"/>
    <w:rsid w:val="00EA7A00"/>
    <w:rsid w:val="00EB0514"/>
    <w:rsid w:val="00EB0529"/>
    <w:rsid w:val="00EB0538"/>
    <w:rsid w:val="00EB106D"/>
    <w:rsid w:val="00EB1A88"/>
    <w:rsid w:val="00EB1F22"/>
    <w:rsid w:val="00EB206E"/>
    <w:rsid w:val="00EB32FC"/>
    <w:rsid w:val="00EB33DD"/>
    <w:rsid w:val="00EB3F6E"/>
    <w:rsid w:val="00EB48C9"/>
    <w:rsid w:val="00EB48E6"/>
    <w:rsid w:val="00EB55C2"/>
    <w:rsid w:val="00EB5D8B"/>
    <w:rsid w:val="00EB5E12"/>
    <w:rsid w:val="00EB6148"/>
    <w:rsid w:val="00EB7895"/>
    <w:rsid w:val="00EB7D38"/>
    <w:rsid w:val="00EC0738"/>
    <w:rsid w:val="00EC148E"/>
    <w:rsid w:val="00EC1CDC"/>
    <w:rsid w:val="00EC2AAF"/>
    <w:rsid w:val="00EC30DA"/>
    <w:rsid w:val="00EC32AC"/>
    <w:rsid w:val="00EC3791"/>
    <w:rsid w:val="00EC403C"/>
    <w:rsid w:val="00EC4391"/>
    <w:rsid w:val="00EC573C"/>
    <w:rsid w:val="00EC643A"/>
    <w:rsid w:val="00EC7E91"/>
    <w:rsid w:val="00ED030F"/>
    <w:rsid w:val="00ED0581"/>
    <w:rsid w:val="00ED1054"/>
    <w:rsid w:val="00ED1212"/>
    <w:rsid w:val="00ED1747"/>
    <w:rsid w:val="00ED1F3E"/>
    <w:rsid w:val="00ED239E"/>
    <w:rsid w:val="00ED23F2"/>
    <w:rsid w:val="00ED243B"/>
    <w:rsid w:val="00ED2495"/>
    <w:rsid w:val="00ED314C"/>
    <w:rsid w:val="00ED480E"/>
    <w:rsid w:val="00ED59D5"/>
    <w:rsid w:val="00ED5A47"/>
    <w:rsid w:val="00ED79F3"/>
    <w:rsid w:val="00EE01D0"/>
    <w:rsid w:val="00EE0242"/>
    <w:rsid w:val="00EE04EF"/>
    <w:rsid w:val="00EE05D6"/>
    <w:rsid w:val="00EE07D3"/>
    <w:rsid w:val="00EE108A"/>
    <w:rsid w:val="00EE1218"/>
    <w:rsid w:val="00EE14C9"/>
    <w:rsid w:val="00EE1528"/>
    <w:rsid w:val="00EE1C65"/>
    <w:rsid w:val="00EE1DE0"/>
    <w:rsid w:val="00EE2069"/>
    <w:rsid w:val="00EE28A3"/>
    <w:rsid w:val="00EE2BDB"/>
    <w:rsid w:val="00EE2F3C"/>
    <w:rsid w:val="00EE31BE"/>
    <w:rsid w:val="00EE3474"/>
    <w:rsid w:val="00EE3507"/>
    <w:rsid w:val="00EE3716"/>
    <w:rsid w:val="00EE4EC7"/>
    <w:rsid w:val="00EE54DC"/>
    <w:rsid w:val="00EE5FD6"/>
    <w:rsid w:val="00EE61A5"/>
    <w:rsid w:val="00EE6305"/>
    <w:rsid w:val="00EE634D"/>
    <w:rsid w:val="00EE6D77"/>
    <w:rsid w:val="00EE7EF1"/>
    <w:rsid w:val="00EF03AA"/>
    <w:rsid w:val="00EF0741"/>
    <w:rsid w:val="00EF0854"/>
    <w:rsid w:val="00EF0E49"/>
    <w:rsid w:val="00EF119B"/>
    <w:rsid w:val="00EF1781"/>
    <w:rsid w:val="00EF30E0"/>
    <w:rsid w:val="00EF360E"/>
    <w:rsid w:val="00EF3977"/>
    <w:rsid w:val="00EF4912"/>
    <w:rsid w:val="00EF50AF"/>
    <w:rsid w:val="00EF523B"/>
    <w:rsid w:val="00EF534B"/>
    <w:rsid w:val="00EF5BA0"/>
    <w:rsid w:val="00EF6F33"/>
    <w:rsid w:val="00EF7277"/>
    <w:rsid w:val="00EF75CA"/>
    <w:rsid w:val="00EF7783"/>
    <w:rsid w:val="00EF7A0E"/>
    <w:rsid w:val="00F00965"/>
    <w:rsid w:val="00F00D49"/>
    <w:rsid w:val="00F00E2A"/>
    <w:rsid w:val="00F0105B"/>
    <w:rsid w:val="00F012F5"/>
    <w:rsid w:val="00F014A8"/>
    <w:rsid w:val="00F01D02"/>
    <w:rsid w:val="00F02079"/>
    <w:rsid w:val="00F02703"/>
    <w:rsid w:val="00F02762"/>
    <w:rsid w:val="00F02C40"/>
    <w:rsid w:val="00F02ED2"/>
    <w:rsid w:val="00F0378C"/>
    <w:rsid w:val="00F0383E"/>
    <w:rsid w:val="00F04D9E"/>
    <w:rsid w:val="00F055D7"/>
    <w:rsid w:val="00F05704"/>
    <w:rsid w:val="00F057B2"/>
    <w:rsid w:val="00F05FD3"/>
    <w:rsid w:val="00F06315"/>
    <w:rsid w:val="00F06984"/>
    <w:rsid w:val="00F06E38"/>
    <w:rsid w:val="00F07C01"/>
    <w:rsid w:val="00F100BD"/>
    <w:rsid w:val="00F1042F"/>
    <w:rsid w:val="00F108E1"/>
    <w:rsid w:val="00F10EFD"/>
    <w:rsid w:val="00F113F1"/>
    <w:rsid w:val="00F119F1"/>
    <w:rsid w:val="00F121F6"/>
    <w:rsid w:val="00F1278F"/>
    <w:rsid w:val="00F12AA0"/>
    <w:rsid w:val="00F12B7E"/>
    <w:rsid w:val="00F12C19"/>
    <w:rsid w:val="00F12D9C"/>
    <w:rsid w:val="00F137A7"/>
    <w:rsid w:val="00F1384F"/>
    <w:rsid w:val="00F13864"/>
    <w:rsid w:val="00F13BA7"/>
    <w:rsid w:val="00F13BD9"/>
    <w:rsid w:val="00F13CF1"/>
    <w:rsid w:val="00F142E1"/>
    <w:rsid w:val="00F14E4E"/>
    <w:rsid w:val="00F168CD"/>
    <w:rsid w:val="00F16ABC"/>
    <w:rsid w:val="00F16B2C"/>
    <w:rsid w:val="00F1771A"/>
    <w:rsid w:val="00F178EA"/>
    <w:rsid w:val="00F201A6"/>
    <w:rsid w:val="00F20516"/>
    <w:rsid w:val="00F20663"/>
    <w:rsid w:val="00F20A27"/>
    <w:rsid w:val="00F217B8"/>
    <w:rsid w:val="00F219BE"/>
    <w:rsid w:val="00F21A25"/>
    <w:rsid w:val="00F226C3"/>
    <w:rsid w:val="00F22B0B"/>
    <w:rsid w:val="00F22BB5"/>
    <w:rsid w:val="00F235B9"/>
    <w:rsid w:val="00F23C28"/>
    <w:rsid w:val="00F23D22"/>
    <w:rsid w:val="00F253AB"/>
    <w:rsid w:val="00F25825"/>
    <w:rsid w:val="00F25CFE"/>
    <w:rsid w:val="00F25EE0"/>
    <w:rsid w:val="00F260F8"/>
    <w:rsid w:val="00F26501"/>
    <w:rsid w:val="00F26D66"/>
    <w:rsid w:val="00F26F95"/>
    <w:rsid w:val="00F2796E"/>
    <w:rsid w:val="00F27F7C"/>
    <w:rsid w:val="00F3081C"/>
    <w:rsid w:val="00F31266"/>
    <w:rsid w:val="00F31B21"/>
    <w:rsid w:val="00F31B2B"/>
    <w:rsid w:val="00F3210C"/>
    <w:rsid w:val="00F32413"/>
    <w:rsid w:val="00F32599"/>
    <w:rsid w:val="00F32723"/>
    <w:rsid w:val="00F333F0"/>
    <w:rsid w:val="00F336E1"/>
    <w:rsid w:val="00F33E22"/>
    <w:rsid w:val="00F342B2"/>
    <w:rsid w:val="00F34973"/>
    <w:rsid w:val="00F34AAD"/>
    <w:rsid w:val="00F34D04"/>
    <w:rsid w:val="00F357D5"/>
    <w:rsid w:val="00F364FB"/>
    <w:rsid w:val="00F37580"/>
    <w:rsid w:val="00F378A3"/>
    <w:rsid w:val="00F404A5"/>
    <w:rsid w:val="00F404D7"/>
    <w:rsid w:val="00F40585"/>
    <w:rsid w:val="00F4059A"/>
    <w:rsid w:val="00F40980"/>
    <w:rsid w:val="00F409ED"/>
    <w:rsid w:val="00F4104C"/>
    <w:rsid w:val="00F41AA9"/>
    <w:rsid w:val="00F41AAB"/>
    <w:rsid w:val="00F42166"/>
    <w:rsid w:val="00F4257C"/>
    <w:rsid w:val="00F428BE"/>
    <w:rsid w:val="00F42C31"/>
    <w:rsid w:val="00F43570"/>
    <w:rsid w:val="00F43BA8"/>
    <w:rsid w:val="00F43D80"/>
    <w:rsid w:val="00F444BD"/>
    <w:rsid w:val="00F4462F"/>
    <w:rsid w:val="00F44E67"/>
    <w:rsid w:val="00F45493"/>
    <w:rsid w:val="00F4588C"/>
    <w:rsid w:val="00F45A28"/>
    <w:rsid w:val="00F463FE"/>
    <w:rsid w:val="00F47A04"/>
    <w:rsid w:val="00F5004C"/>
    <w:rsid w:val="00F50C5C"/>
    <w:rsid w:val="00F5130C"/>
    <w:rsid w:val="00F51AA6"/>
    <w:rsid w:val="00F5250E"/>
    <w:rsid w:val="00F52FF2"/>
    <w:rsid w:val="00F53182"/>
    <w:rsid w:val="00F53FA5"/>
    <w:rsid w:val="00F543C4"/>
    <w:rsid w:val="00F5462E"/>
    <w:rsid w:val="00F546A1"/>
    <w:rsid w:val="00F54F0F"/>
    <w:rsid w:val="00F554A1"/>
    <w:rsid w:val="00F55AB4"/>
    <w:rsid w:val="00F5606F"/>
    <w:rsid w:val="00F56C13"/>
    <w:rsid w:val="00F56CA7"/>
    <w:rsid w:val="00F57E9B"/>
    <w:rsid w:val="00F602A9"/>
    <w:rsid w:val="00F603C7"/>
    <w:rsid w:val="00F604D0"/>
    <w:rsid w:val="00F60737"/>
    <w:rsid w:val="00F6092A"/>
    <w:rsid w:val="00F61BFF"/>
    <w:rsid w:val="00F62550"/>
    <w:rsid w:val="00F62719"/>
    <w:rsid w:val="00F62775"/>
    <w:rsid w:val="00F6287E"/>
    <w:rsid w:val="00F6294C"/>
    <w:rsid w:val="00F634BF"/>
    <w:rsid w:val="00F64290"/>
    <w:rsid w:val="00F64301"/>
    <w:rsid w:val="00F644DD"/>
    <w:rsid w:val="00F64C43"/>
    <w:rsid w:val="00F6588D"/>
    <w:rsid w:val="00F664A8"/>
    <w:rsid w:val="00F66C30"/>
    <w:rsid w:val="00F66D24"/>
    <w:rsid w:val="00F676A8"/>
    <w:rsid w:val="00F677CB"/>
    <w:rsid w:val="00F67BF3"/>
    <w:rsid w:val="00F67C7A"/>
    <w:rsid w:val="00F67D19"/>
    <w:rsid w:val="00F67EA3"/>
    <w:rsid w:val="00F702E8"/>
    <w:rsid w:val="00F71166"/>
    <w:rsid w:val="00F716A1"/>
    <w:rsid w:val="00F72410"/>
    <w:rsid w:val="00F72BBC"/>
    <w:rsid w:val="00F73C04"/>
    <w:rsid w:val="00F74677"/>
    <w:rsid w:val="00F7544C"/>
    <w:rsid w:val="00F755D1"/>
    <w:rsid w:val="00F75AD6"/>
    <w:rsid w:val="00F7621A"/>
    <w:rsid w:val="00F767DD"/>
    <w:rsid w:val="00F76C18"/>
    <w:rsid w:val="00F76DA7"/>
    <w:rsid w:val="00F7730B"/>
    <w:rsid w:val="00F77B97"/>
    <w:rsid w:val="00F77CAE"/>
    <w:rsid w:val="00F77F52"/>
    <w:rsid w:val="00F80014"/>
    <w:rsid w:val="00F800B4"/>
    <w:rsid w:val="00F80340"/>
    <w:rsid w:val="00F81137"/>
    <w:rsid w:val="00F8129A"/>
    <w:rsid w:val="00F81806"/>
    <w:rsid w:val="00F81EDD"/>
    <w:rsid w:val="00F823D0"/>
    <w:rsid w:val="00F82A7C"/>
    <w:rsid w:val="00F82EC1"/>
    <w:rsid w:val="00F837C0"/>
    <w:rsid w:val="00F8381C"/>
    <w:rsid w:val="00F83D8E"/>
    <w:rsid w:val="00F85AE3"/>
    <w:rsid w:val="00F866BA"/>
    <w:rsid w:val="00F86A1E"/>
    <w:rsid w:val="00F871F0"/>
    <w:rsid w:val="00F878BC"/>
    <w:rsid w:val="00F8790F"/>
    <w:rsid w:val="00F9044E"/>
    <w:rsid w:val="00F9062A"/>
    <w:rsid w:val="00F9064B"/>
    <w:rsid w:val="00F90698"/>
    <w:rsid w:val="00F90939"/>
    <w:rsid w:val="00F90B49"/>
    <w:rsid w:val="00F91EE6"/>
    <w:rsid w:val="00F929F6"/>
    <w:rsid w:val="00F92A57"/>
    <w:rsid w:val="00F935E9"/>
    <w:rsid w:val="00F9405E"/>
    <w:rsid w:val="00F9459D"/>
    <w:rsid w:val="00F94718"/>
    <w:rsid w:val="00F948D2"/>
    <w:rsid w:val="00F9493D"/>
    <w:rsid w:val="00F94BAF"/>
    <w:rsid w:val="00F94FA6"/>
    <w:rsid w:val="00F95B1C"/>
    <w:rsid w:val="00F95C01"/>
    <w:rsid w:val="00F9673B"/>
    <w:rsid w:val="00F96BFA"/>
    <w:rsid w:val="00FA0AC1"/>
    <w:rsid w:val="00FA0B86"/>
    <w:rsid w:val="00FA0BFE"/>
    <w:rsid w:val="00FA0DBB"/>
    <w:rsid w:val="00FA142E"/>
    <w:rsid w:val="00FA198E"/>
    <w:rsid w:val="00FA230E"/>
    <w:rsid w:val="00FA2BC1"/>
    <w:rsid w:val="00FA3265"/>
    <w:rsid w:val="00FA3653"/>
    <w:rsid w:val="00FA3EE5"/>
    <w:rsid w:val="00FA3F54"/>
    <w:rsid w:val="00FA52C1"/>
    <w:rsid w:val="00FA551B"/>
    <w:rsid w:val="00FA554D"/>
    <w:rsid w:val="00FA59A7"/>
    <w:rsid w:val="00FA5B42"/>
    <w:rsid w:val="00FA6144"/>
    <w:rsid w:val="00FA6FC2"/>
    <w:rsid w:val="00FA7F0D"/>
    <w:rsid w:val="00FB0460"/>
    <w:rsid w:val="00FB04E9"/>
    <w:rsid w:val="00FB0D2E"/>
    <w:rsid w:val="00FB1D50"/>
    <w:rsid w:val="00FB1D52"/>
    <w:rsid w:val="00FB2B53"/>
    <w:rsid w:val="00FB2C2B"/>
    <w:rsid w:val="00FB31B8"/>
    <w:rsid w:val="00FB32D3"/>
    <w:rsid w:val="00FB36B9"/>
    <w:rsid w:val="00FB4B01"/>
    <w:rsid w:val="00FB5917"/>
    <w:rsid w:val="00FB5CC5"/>
    <w:rsid w:val="00FB65DE"/>
    <w:rsid w:val="00FB66D3"/>
    <w:rsid w:val="00FB7FE7"/>
    <w:rsid w:val="00FC0593"/>
    <w:rsid w:val="00FC10A9"/>
    <w:rsid w:val="00FC11C6"/>
    <w:rsid w:val="00FC1C94"/>
    <w:rsid w:val="00FC1E18"/>
    <w:rsid w:val="00FC2B9F"/>
    <w:rsid w:val="00FC3070"/>
    <w:rsid w:val="00FC3A6E"/>
    <w:rsid w:val="00FC4583"/>
    <w:rsid w:val="00FC48FB"/>
    <w:rsid w:val="00FC4C58"/>
    <w:rsid w:val="00FC4E47"/>
    <w:rsid w:val="00FC5163"/>
    <w:rsid w:val="00FC57F8"/>
    <w:rsid w:val="00FC59D5"/>
    <w:rsid w:val="00FC752F"/>
    <w:rsid w:val="00FC77A6"/>
    <w:rsid w:val="00FD0989"/>
    <w:rsid w:val="00FD22FB"/>
    <w:rsid w:val="00FD2585"/>
    <w:rsid w:val="00FD3016"/>
    <w:rsid w:val="00FD4C38"/>
    <w:rsid w:val="00FD503D"/>
    <w:rsid w:val="00FD6202"/>
    <w:rsid w:val="00FD674F"/>
    <w:rsid w:val="00FD6EBF"/>
    <w:rsid w:val="00FD7876"/>
    <w:rsid w:val="00FD7BBA"/>
    <w:rsid w:val="00FE04BE"/>
    <w:rsid w:val="00FE0A24"/>
    <w:rsid w:val="00FE0C14"/>
    <w:rsid w:val="00FE13C5"/>
    <w:rsid w:val="00FE34F5"/>
    <w:rsid w:val="00FE3C1E"/>
    <w:rsid w:val="00FE3F1B"/>
    <w:rsid w:val="00FE434D"/>
    <w:rsid w:val="00FE5060"/>
    <w:rsid w:val="00FE5101"/>
    <w:rsid w:val="00FE56B3"/>
    <w:rsid w:val="00FE57B7"/>
    <w:rsid w:val="00FE5B57"/>
    <w:rsid w:val="00FE62BE"/>
    <w:rsid w:val="00FE6723"/>
    <w:rsid w:val="00FE7A55"/>
    <w:rsid w:val="00FF0470"/>
    <w:rsid w:val="00FF07EC"/>
    <w:rsid w:val="00FF0E19"/>
    <w:rsid w:val="00FF10CD"/>
    <w:rsid w:val="00FF14B9"/>
    <w:rsid w:val="00FF169C"/>
    <w:rsid w:val="00FF19B8"/>
    <w:rsid w:val="00FF1B2D"/>
    <w:rsid w:val="00FF1BF7"/>
    <w:rsid w:val="00FF1D63"/>
    <w:rsid w:val="00FF2356"/>
    <w:rsid w:val="00FF26AC"/>
    <w:rsid w:val="00FF2CBD"/>
    <w:rsid w:val="00FF3165"/>
    <w:rsid w:val="00FF3C7C"/>
    <w:rsid w:val="00FF3D73"/>
    <w:rsid w:val="00FF3DC0"/>
    <w:rsid w:val="00FF3DE5"/>
    <w:rsid w:val="00FF3FA6"/>
    <w:rsid w:val="00FF4D1B"/>
    <w:rsid w:val="00FF53C4"/>
    <w:rsid w:val="00FF5583"/>
    <w:rsid w:val="00FF5585"/>
    <w:rsid w:val="00FF5AE1"/>
    <w:rsid w:val="00FF6506"/>
    <w:rsid w:val="00FF6C27"/>
    <w:rsid w:val="00FF70A9"/>
    <w:rsid w:val="00FF72DA"/>
    <w:rsid w:val="00FF761B"/>
    <w:rsid w:val="00FF7CC6"/>
    <w:rsid w:val="00FF7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B3E0D"/>
  <w15:chartTrackingRefBased/>
  <w15:docId w15:val="{72030D12-5944-354C-AABE-D1E42605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0A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0A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E0A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E0A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E0A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0A7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0A7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0A7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E0A7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目录样式"/>
    <w:basedOn w:val="a4"/>
    <w:qFormat/>
    <w:rsid w:val="00E40438"/>
    <w:pPr>
      <w:widowControl/>
      <w:spacing w:after="200"/>
      <w:jc w:val="center"/>
    </w:pPr>
    <w:rPr>
      <w:rFonts w:ascii="Times New Roman" w:eastAsia="仿宋" w:hAnsi="Times New Roman" w:cs="Times New Roman"/>
      <w:color w:val="0E2841" w:themeColor="text2"/>
      <w:sz w:val="18"/>
      <w:szCs w:val="18"/>
    </w:rPr>
  </w:style>
  <w:style w:type="paragraph" w:styleId="a4">
    <w:name w:val="caption"/>
    <w:basedOn w:val="a"/>
    <w:next w:val="a"/>
    <w:uiPriority w:val="35"/>
    <w:semiHidden/>
    <w:unhideWhenUsed/>
    <w:qFormat/>
    <w:rsid w:val="00E40438"/>
    <w:rPr>
      <w:rFonts w:asciiTheme="majorHAnsi" w:eastAsia="黑体" w:hAnsiTheme="majorHAnsi" w:cstheme="majorBidi"/>
      <w:sz w:val="20"/>
      <w:szCs w:val="20"/>
    </w:rPr>
  </w:style>
  <w:style w:type="paragraph" w:customStyle="1" w:styleId="a5">
    <w:name w:val="表目录样式"/>
    <w:basedOn w:val="a"/>
    <w:qFormat/>
    <w:rsid w:val="00E40438"/>
    <w:pPr>
      <w:widowControl/>
      <w:spacing w:beforeLines="100" w:before="100" w:afterLines="100" w:after="100"/>
      <w:jc w:val="center"/>
    </w:pPr>
    <w:rPr>
      <w:rFonts w:ascii="Times New Roman" w:eastAsia="仿宋" w:hAnsi="Times New Roman" w:cs="Times New Roman"/>
      <w:color w:val="002060"/>
      <w:szCs w:val="21"/>
    </w:rPr>
  </w:style>
  <w:style w:type="paragraph" w:customStyle="1" w:styleId="a6">
    <w:name w:val="正文样式"/>
    <w:basedOn w:val="a"/>
    <w:qFormat/>
    <w:rsid w:val="009C500A"/>
    <w:pPr>
      <w:ind w:firstLineChars="200" w:firstLine="420"/>
    </w:pPr>
    <w:rPr>
      <w:rFonts w:ascii="Times New Roman" w:hAnsi="Times New Roman" w:cs="Times New Roman"/>
      <w:szCs w:val="21"/>
      <w14:ligatures w14:val="none"/>
    </w:rPr>
  </w:style>
  <w:style w:type="paragraph" w:customStyle="1" w:styleId="a7">
    <w:name w:val="一级标题样式"/>
    <w:basedOn w:val="a6"/>
    <w:qFormat/>
    <w:rsid w:val="009C500A"/>
    <w:pPr>
      <w:spacing w:beforeLines="50" w:before="156" w:afterLines="50" w:after="156"/>
      <w:ind w:firstLineChars="0" w:firstLine="0"/>
      <w:jc w:val="center"/>
    </w:pPr>
    <w:rPr>
      <w:b/>
      <w:bCs/>
      <w:sz w:val="28"/>
      <w:szCs w:val="28"/>
    </w:rPr>
  </w:style>
  <w:style w:type="paragraph" w:customStyle="1" w:styleId="a8">
    <w:name w:val="二级标题样式"/>
    <w:basedOn w:val="a"/>
    <w:qFormat/>
    <w:rsid w:val="009C500A"/>
    <w:pPr>
      <w:spacing w:beforeLines="50" w:before="156" w:afterLines="50" w:after="156"/>
    </w:pPr>
    <w:rPr>
      <w:b/>
      <w:szCs w:val="22"/>
      <w14:ligatures w14:val="none"/>
    </w:rPr>
  </w:style>
  <w:style w:type="character" w:customStyle="1" w:styleId="10">
    <w:name w:val="标题 1 字符"/>
    <w:basedOn w:val="a0"/>
    <w:link w:val="1"/>
    <w:uiPriority w:val="9"/>
    <w:rsid w:val="009E0A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0A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E0A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E0A73"/>
    <w:rPr>
      <w:rFonts w:cstheme="majorBidi"/>
      <w:color w:val="0F4761" w:themeColor="accent1" w:themeShade="BF"/>
      <w:sz w:val="28"/>
      <w:szCs w:val="28"/>
    </w:rPr>
  </w:style>
  <w:style w:type="character" w:customStyle="1" w:styleId="50">
    <w:name w:val="标题 5 字符"/>
    <w:basedOn w:val="a0"/>
    <w:link w:val="5"/>
    <w:uiPriority w:val="9"/>
    <w:rsid w:val="009E0A73"/>
    <w:rPr>
      <w:rFonts w:cstheme="majorBidi"/>
      <w:color w:val="0F4761" w:themeColor="accent1" w:themeShade="BF"/>
      <w:sz w:val="24"/>
    </w:rPr>
  </w:style>
  <w:style w:type="character" w:customStyle="1" w:styleId="60">
    <w:name w:val="标题 6 字符"/>
    <w:basedOn w:val="a0"/>
    <w:link w:val="6"/>
    <w:uiPriority w:val="9"/>
    <w:semiHidden/>
    <w:rsid w:val="009E0A73"/>
    <w:rPr>
      <w:rFonts w:cstheme="majorBidi"/>
      <w:b/>
      <w:bCs/>
      <w:color w:val="0F4761" w:themeColor="accent1" w:themeShade="BF"/>
    </w:rPr>
  </w:style>
  <w:style w:type="character" w:customStyle="1" w:styleId="70">
    <w:name w:val="标题 7 字符"/>
    <w:basedOn w:val="a0"/>
    <w:link w:val="7"/>
    <w:uiPriority w:val="9"/>
    <w:semiHidden/>
    <w:rsid w:val="009E0A73"/>
    <w:rPr>
      <w:rFonts w:cstheme="majorBidi"/>
      <w:b/>
      <w:bCs/>
      <w:color w:val="595959" w:themeColor="text1" w:themeTint="A6"/>
    </w:rPr>
  </w:style>
  <w:style w:type="character" w:customStyle="1" w:styleId="80">
    <w:name w:val="标题 8 字符"/>
    <w:basedOn w:val="a0"/>
    <w:link w:val="8"/>
    <w:uiPriority w:val="9"/>
    <w:semiHidden/>
    <w:rsid w:val="009E0A73"/>
    <w:rPr>
      <w:rFonts w:cstheme="majorBidi"/>
      <w:color w:val="595959" w:themeColor="text1" w:themeTint="A6"/>
    </w:rPr>
  </w:style>
  <w:style w:type="character" w:customStyle="1" w:styleId="90">
    <w:name w:val="标题 9 字符"/>
    <w:basedOn w:val="a0"/>
    <w:link w:val="9"/>
    <w:uiPriority w:val="9"/>
    <w:semiHidden/>
    <w:rsid w:val="009E0A73"/>
    <w:rPr>
      <w:rFonts w:eastAsiaTheme="majorEastAsia" w:cstheme="majorBidi"/>
      <w:color w:val="595959" w:themeColor="text1" w:themeTint="A6"/>
    </w:rPr>
  </w:style>
  <w:style w:type="paragraph" w:styleId="a9">
    <w:name w:val="Title"/>
    <w:basedOn w:val="a"/>
    <w:next w:val="a"/>
    <w:link w:val="aa"/>
    <w:uiPriority w:val="10"/>
    <w:qFormat/>
    <w:rsid w:val="009E0A73"/>
    <w:pPr>
      <w:spacing w:after="80"/>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9E0A73"/>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9E0A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9E0A73"/>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9E0A73"/>
    <w:pPr>
      <w:spacing w:before="160" w:after="160"/>
      <w:jc w:val="center"/>
    </w:pPr>
    <w:rPr>
      <w:i/>
      <w:iCs/>
      <w:color w:val="404040" w:themeColor="text1" w:themeTint="BF"/>
    </w:rPr>
  </w:style>
  <w:style w:type="character" w:customStyle="1" w:styleId="ae">
    <w:name w:val="引用 字符"/>
    <w:basedOn w:val="a0"/>
    <w:link w:val="ad"/>
    <w:uiPriority w:val="29"/>
    <w:rsid w:val="009E0A73"/>
    <w:rPr>
      <w:i/>
      <w:iCs/>
      <w:color w:val="404040" w:themeColor="text1" w:themeTint="BF"/>
    </w:rPr>
  </w:style>
  <w:style w:type="paragraph" w:styleId="af">
    <w:name w:val="List Paragraph"/>
    <w:basedOn w:val="a"/>
    <w:uiPriority w:val="34"/>
    <w:qFormat/>
    <w:rsid w:val="009E0A73"/>
    <w:pPr>
      <w:ind w:left="720"/>
      <w:contextualSpacing/>
    </w:pPr>
  </w:style>
  <w:style w:type="character" w:styleId="af0">
    <w:name w:val="Intense Emphasis"/>
    <w:basedOn w:val="a0"/>
    <w:uiPriority w:val="21"/>
    <w:qFormat/>
    <w:rsid w:val="009E0A73"/>
    <w:rPr>
      <w:i/>
      <w:iCs/>
      <w:color w:val="0F4761" w:themeColor="accent1" w:themeShade="BF"/>
    </w:rPr>
  </w:style>
  <w:style w:type="paragraph" w:styleId="af1">
    <w:name w:val="Intense Quote"/>
    <w:basedOn w:val="a"/>
    <w:next w:val="a"/>
    <w:link w:val="af2"/>
    <w:uiPriority w:val="30"/>
    <w:qFormat/>
    <w:rsid w:val="009E0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sid w:val="009E0A73"/>
    <w:rPr>
      <w:i/>
      <w:iCs/>
      <w:color w:val="0F4761" w:themeColor="accent1" w:themeShade="BF"/>
    </w:rPr>
  </w:style>
  <w:style w:type="character" w:styleId="af3">
    <w:name w:val="Intense Reference"/>
    <w:basedOn w:val="a0"/>
    <w:uiPriority w:val="32"/>
    <w:qFormat/>
    <w:rsid w:val="009E0A73"/>
    <w:rPr>
      <w:b/>
      <w:bCs/>
      <w:smallCaps/>
      <w:color w:val="0F4761" w:themeColor="accent1" w:themeShade="BF"/>
      <w:spacing w:val="5"/>
    </w:rPr>
  </w:style>
  <w:style w:type="paragraph" w:styleId="af4">
    <w:name w:val="Normal (Web)"/>
    <w:basedOn w:val="a"/>
    <w:uiPriority w:val="99"/>
    <w:unhideWhenUsed/>
    <w:rsid w:val="00DA62CE"/>
    <w:pPr>
      <w:widowControl/>
      <w:spacing w:before="100" w:beforeAutospacing="1" w:after="100" w:afterAutospacing="1"/>
      <w:jc w:val="left"/>
    </w:pPr>
    <w:rPr>
      <w:rFonts w:ascii="宋体" w:eastAsia="宋体" w:hAnsi="宋体" w:cs="宋体"/>
      <w:kern w:val="0"/>
      <w:sz w:val="24"/>
      <w14:ligatures w14:val="none"/>
    </w:rPr>
  </w:style>
  <w:style w:type="character" w:customStyle="1" w:styleId="mopen">
    <w:name w:val="mopen"/>
    <w:basedOn w:val="a0"/>
    <w:rsid w:val="00B8236A"/>
  </w:style>
  <w:style w:type="character" w:customStyle="1" w:styleId="mord">
    <w:name w:val="mord"/>
    <w:basedOn w:val="a0"/>
    <w:rsid w:val="00B8236A"/>
  </w:style>
  <w:style w:type="character" w:customStyle="1" w:styleId="mrel">
    <w:name w:val="mrel"/>
    <w:basedOn w:val="a0"/>
    <w:rsid w:val="00B8236A"/>
  </w:style>
  <w:style w:type="character" w:customStyle="1" w:styleId="mclose">
    <w:name w:val="mclose"/>
    <w:basedOn w:val="a0"/>
    <w:rsid w:val="00B8236A"/>
  </w:style>
  <w:style w:type="character" w:styleId="af5">
    <w:name w:val="Placeholder Text"/>
    <w:basedOn w:val="a0"/>
    <w:uiPriority w:val="99"/>
    <w:semiHidden/>
    <w:rsid w:val="000203EE"/>
    <w:rPr>
      <w:color w:val="666666"/>
    </w:rPr>
  </w:style>
  <w:style w:type="table" w:styleId="af6">
    <w:name w:val="Table Grid"/>
    <w:basedOn w:val="a1"/>
    <w:uiPriority w:val="39"/>
    <w:rsid w:val="00B502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annotation reference"/>
    <w:basedOn w:val="a0"/>
    <w:unhideWhenUsed/>
    <w:rsid w:val="00692BB7"/>
    <w:rPr>
      <w:sz w:val="21"/>
      <w:szCs w:val="21"/>
    </w:rPr>
  </w:style>
  <w:style w:type="paragraph" w:styleId="af8">
    <w:name w:val="footnote text"/>
    <w:basedOn w:val="a"/>
    <w:link w:val="af9"/>
    <w:uiPriority w:val="99"/>
    <w:semiHidden/>
    <w:unhideWhenUsed/>
    <w:rsid w:val="00692BB7"/>
    <w:pPr>
      <w:snapToGrid w:val="0"/>
      <w:jc w:val="left"/>
    </w:pPr>
    <w:rPr>
      <w:sz w:val="18"/>
      <w:szCs w:val="18"/>
    </w:rPr>
  </w:style>
  <w:style w:type="character" w:customStyle="1" w:styleId="af9">
    <w:name w:val="脚注文本 字符"/>
    <w:basedOn w:val="a0"/>
    <w:link w:val="af8"/>
    <w:uiPriority w:val="99"/>
    <w:semiHidden/>
    <w:rsid w:val="00692BB7"/>
    <w:rPr>
      <w:sz w:val="18"/>
      <w:szCs w:val="18"/>
    </w:rPr>
  </w:style>
  <w:style w:type="character" w:styleId="afa">
    <w:name w:val="footnote reference"/>
    <w:basedOn w:val="a0"/>
    <w:uiPriority w:val="99"/>
    <w:semiHidden/>
    <w:unhideWhenUsed/>
    <w:rsid w:val="00692BB7"/>
    <w:rPr>
      <w:vertAlign w:val="superscript"/>
    </w:rPr>
  </w:style>
  <w:style w:type="paragraph" w:styleId="afb">
    <w:name w:val="annotation text"/>
    <w:basedOn w:val="a"/>
    <w:link w:val="afc"/>
    <w:uiPriority w:val="99"/>
    <w:semiHidden/>
    <w:unhideWhenUsed/>
    <w:rsid w:val="00692BB7"/>
    <w:pPr>
      <w:jc w:val="left"/>
    </w:pPr>
  </w:style>
  <w:style w:type="character" w:customStyle="1" w:styleId="afc">
    <w:name w:val="批注文字 字符"/>
    <w:basedOn w:val="a0"/>
    <w:link w:val="afb"/>
    <w:uiPriority w:val="99"/>
    <w:semiHidden/>
    <w:rsid w:val="00692BB7"/>
  </w:style>
  <w:style w:type="character" w:styleId="afd">
    <w:name w:val="Emphasis"/>
    <w:basedOn w:val="a0"/>
    <w:uiPriority w:val="20"/>
    <w:qFormat/>
    <w:rsid w:val="002260F8"/>
    <w:rPr>
      <w:i/>
      <w:iCs/>
    </w:rPr>
  </w:style>
  <w:style w:type="character" w:styleId="afe">
    <w:name w:val="Strong"/>
    <w:basedOn w:val="a0"/>
    <w:uiPriority w:val="22"/>
    <w:qFormat/>
    <w:rsid w:val="0054580A"/>
    <w:rPr>
      <w:b/>
      <w:bCs/>
    </w:rPr>
  </w:style>
  <w:style w:type="character" w:styleId="aff">
    <w:name w:val="Hyperlink"/>
    <w:basedOn w:val="a0"/>
    <w:uiPriority w:val="99"/>
    <w:unhideWhenUsed/>
    <w:rsid w:val="00216F1A"/>
    <w:rPr>
      <w:color w:val="467886" w:themeColor="hyperlink"/>
      <w:u w:val="single"/>
    </w:rPr>
  </w:style>
  <w:style w:type="character" w:styleId="aff0">
    <w:name w:val="Unresolved Mention"/>
    <w:basedOn w:val="a0"/>
    <w:uiPriority w:val="99"/>
    <w:semiHidden/>
    <w:unhideWhenUsed/>
    <w:rsid w:val="00216F1A"/>
    <w:rPr>
      <w:color w:val="605E5C"/>
      <w:shd w:val="clear" w:color="auto" w:fill="E1DFDD"/>
    </w:rPr>
  </w:style>
  <w:style w:type="paragraph" w:styleId="aff1">
    <w:name w:val="footer"/>
    <w:basedOn w:val="a"/>
    <w:link w:val="aff2"/>
    <w:uiPriority w:val="99"/>
    <w:unhideWhenUsed/>
    <w:rsid w:val="00585F53"/>
    <w:pPr>
      <w:tabs>
        <w:tab w:val="center" w:pos="4153"/>
        <w:tab w:val="right" w:pos="8306"/>
      </w:tabs>
      <w:snapToGrid w:val="0"/>
      <w:jc w:val="left"/>
    </w:pPr>
    <w:rPr>
      <w:sz w:val="18"/>
      <w:szCs w:val="18"/>
    </w:rPr>
  </w:style>
  <w:style w:type="character" w:customStyle="1" w:styleId="aff2">
    <w:name w:val="页脚 字符"/>
    <w:basedOn w:val="a0"/>
    <w:link w:val="aff1"/>
    <w:uiPriority w:val="99"/>
    <w:rsid w:val="00585F53"/>
    <w:rPr>
      <w:sz w:val="18"/>
      <w:szCs w:val="18"/>
    </w:rPr>
  </w:style>
  <w:style w:type="character" w:styleId="aff3">
    <w:name w:val="page number"/>
    <w:basedOn w:val="a0"/>
    <w:uiPriority w:val="99"/>
    <w:semiHidden/>
    <w:unhideWhenUsed/>
    <w:rsid w:val="00585F53"/>
  </w:style>
  <w:style w:type="paragraph" w:styleId="aff4">
    <w:name w:val="header"/>
    <w:basedOn w:val="a"/>
    <w:link w:val="aff5"/>
    <w:uiPriority w:val="99"/>
    <w:unhideWhenUsed/>
    <w:rsid w:val="00585F53"/>
    <w:pPr>
      <w:tabs>
        <w:tab w:val="center" w:pos="4153"/>
        <w:tab w:val="right" w:pos="8306"/>
      </w:tabs>
      <w:snapToGrid w:val="0"/>
      <w:jc w:val="center"/>
    </w:pPr>
    <w:rPr>
      <w:sz w:val="18"/>
      <w:szCs w:val="18"/>
    </w:rPr>
  </w:style>
  <w:style w:type="character" w:customStyle="1" w:styleId="aff5">
    <w:name w:val="页眉 字符"/>
    <w:basedOn w:val="a0"/>
    <w:link w:val="aff4"/>
    <w:uiPriority w:val="99"/>
    <w:rsid w:val="00585F53"/>
    <w:rPr>
      <w:sz w:val="18"/>
      <w:szCs w:val="18"/>
    </w:rPr>
  </w:style>
  <w:style w:type="paragraph" w:styleId="aff6">
    <w:name w:val="No Spacing"/>
    <w:uiPriority w:val="1"/>
    <w:qFormat/>
    <w:rsid w:val="00D34897"/>
    <w:pPr>
      <w:widowControl w:val="0"/>
      <w:spacing w:line="320" w:lineRule="exact"/>
      <w:jc w:val="both"/>
    </w:pPr>
    <w:rPr>
      <w:rFonts w:ascii="Times New Roman" w:eastAsia="宋体" w:hAnsi="Times New Roman"/>
      <w:szCs w:val="22"/>
      <w14:ligatures w14:val="none"/>
    </w:rPr>
  </w:style>
  <w:style w:type="paragraph" w:styleId="aff7">
    <w:name w:val="annotation subject"/>
    <w:basedOn w:val="afb"/>
    <w:next w:val="afb"/>
    <w:link w:val="aff8"/>
    <w:uiPriority w:val="99"/>
    <w:semiHidden/>
    <w:unhideWhenUsed/>
    <w:rsid w:val="00F45493"/>
    <w:rPr>
      <w:b/>
      <w:bCs/>
    </w:rPr>
  </w:style>
  <w:style w:type="character" w:customStyle="1" w:styleId="aff8">
    <w:name w:val="批注主题 字符"/>
    <w:basedOn w:val="afc"/>
    <w:link w:val="aff7"/>
    <w:uiPriority w:val="99"/>
    <w:semiHidden/>
    <w:rsid w:val="00F45493"/>
    <w:rPr>
      <w:b/>
      <w:bCs/>
    </w:rPr>
  </w:style>
  <w:style w:type="character" w:styleId="aff9">
    <w:name w:val="FollowedHyperlink"/>
    <w:basedOn w:val="a0"/>
    <w:uiPriority w:val="99"/>
    <w:semiHidden/>
    <w:unhideWhenUsed/>
    <w:rsid w:val="00510D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5064">
      <w:bodyDiv w:val="1"/>
      <w:marLeft w:val="0"/>
      <w:marRight w:val="0"/>
      <w:marTop w:val="0"/>
      <w:marBottom w:val="0"/>
      <w:divBdr>
        <w:top w:val="none" w:sz="0" w:space="0" w:color="auto"/>
        <w:left w:val="none" w:sz="0" w:space="0" w:color="auto"/>
        <w:bottom w:val="none" w:sz="0" w:space="0" w:color="auto"/>
        <w:right w:val="none" w:sz="0" w:space="0" w:color="auto"/>
      </w:divBdr>
    </w:div>
    <w:div w:id="51391441">
      <w:bodyDiv w:val="1"/>
      <w:marLeft w:val="0"/>
      <w:marRight w:val="0"/>
      <w:marTop w:val="0"/>
      <w:marBottom w:val="0"/>
      <w:divBdr>
        <w:top w:val="none" w:sz="0" w:space="0" w:color="auto"/>
        <w:left w:val="none" w:sz="0" w:space="0" w:color="auto"/>
        <w:bottom w:val="none" w:sz="0" w:space="0" w:color="auto"/>
        <w:right w:val="none" w:sz="0" w:space="0" w:color="auto"/>
      </w:divBdr>
    </w:div>
    <w:div w:id="69088169">
      <w:bodyDiv w:val="1"/>
      <w:marLeft w:val="0"/>
      <w:marRight w:val="0"/>
      <w:marTop w:val="0"/>
      <w:marBottom w:val="0"/>
      <w:divBdr>
        <w:top w:val="none" w:sz="0" w:space="0" w:color="auto"/>
        <w:left w:val="none" w:sz="0" w:space="0" w:color="auto"/>
        <w:bottom w:val="none" w:sz="0" w:space="0" w:color="auto"/>
        <w:right w:val="none" w:sz="0" w:space="0" w:color="auto"/>
      </w:divBdr>
    </w:div>
    <w:div w:id="126701762">
      <w:bodyDiv w:val="1"/>
      <w:marLeft w:val="0"/>
      <w:marRight w:val="0"/>
      <w:marTop w:val="0"/>
      <w:marBottom w:val="0"/>
      <w:divBdr>
        <w:top w:val="none" w:sz="0" w:space="0" w:color="auto"/>
        <w:left w:val="none" w:sz="0" w:space="0" w:color="auto"/>
        <w:bottom w:val="none" w:sz="0" w:space="0" w:color="auto"/>
        <w:right w:val="none" w:sz="0" w:space="0" w:color="auto"/>
      </w:divBdr>
    </w:div>
    <w:div w:id="245963990">
      <w:bodyDiv w:val="1"/>
      <w:marLeft w:val="0"/>
      <w:marRight w:val="0"/>
      <w:marTop w:val="0"/>
      <w:marBottom w:val="0"/>
      <w:divBdr>
        <w:top w:val="none" w:sz="0" w:space="0" w:color="auto"/>
        <w:left w:val="none" w:sz="0" w:space="0" w:color="auto"/>
        <w:bottom w:val="none" w:sz="0" w:space="0" w:color="auto"/>
        <w:right w:val="none" w:sz="0" w:space="0" w:color="auto"/>
      </w:divBdr>
    </w:div>
    <w:div w:id="272251691">
      <w:bodyDiv w:val="1"/>
      <w:marLeft w:val="0"/>
      <w:marRight w:val="0"/>
      <w:marTop w:val="0"/>
      <w:marBottom w:val="0"/>
      <w:divBdr>
        <w:top w:val="none" w:sz="0" w:space="0" w:color="auto"/>
        <w:left w:val="none" w:sz="0" w:space="0" w:color="auto"/>
        <w:bottom w:val="none" w:sz="0" w:space="0" w:color="auto"/>
        <w:right w:val="none" w:sz="0" w:space="0" w:color="auto"/>
      </w:divBdr>
    </w:div>
    <w:div w:id="391001402">
      <w:bodyDiv w:val="1"/>
      <w:marLeft w:val="0"/>
      <w:marRight w:val="0"/>
      <w:marTop w:val="0"/>
      <w:marBottom w:val="0"/>
      <w:divBdr>
        <w:top w:val="none" w:sz="0" w:space="0" w:color="auto"/>
        <w:left w:val="none" w:sz="0" w:space="0" w:color="auto"/>
        <w:bottom w:val="none" w:sz="0" w:space="0" w:color="auto"/>
        <w:right w:val="none" w:sz="0" w:space="0" w:color="auto"/>
      </w:divBdr>
    </w:div>
    <w:div w:id="640770676">
      <w:bodyDiv w:val="1"/>
      <w:marLeft w:val="0"/>
      <w:marRight w:val="0"/>
      <w:marTop w:val="0"/>
      <w:marBottom w:val="0"/>
      <w:divBdr>
        <w:top w:val="none" w:sz="0" w:space="0" w:color="auto"/>
        <w:left w:val="none" w:sz="0" w:space="0" w:color="auto"/>
        <w:bottom w:val="none" w:sz="0" w:space="0" w:color="auto"/>
        <w:right w:val="none" w:sz="0" w:space="0" w:color="auto"/>
      </w:divBdr>
    </w:div>
    <w:div w:id="655838417">
      <w:bodyDiv w:val="1"/>
      <w:marLeft w:val="0"/>
      <w:marRight w:val="0"/>
      <w:marTop w:val="0"/>
      <w:marBottom w:val="0"/>
      <w:divBdr>
        <w:top w:val="none" w:sz="0" w:space="0" w:color="auto"/>
        <w:left w:val="none" w:sz="0" w:space="0" w:color="auto"/>
        <w:bottom w:val="none" w:sz="0" w:space="0" w:color="auto"/>
        <w:right w:val="none" w:sz="0" w:space="0" w:color="auto"/>
      </w:divBdr>
    </w:div>
    <w:div w:id="863057524">
      <w:bodyDiv w:val="1"/>
      <w:marLeft w:val="0"/>
      <w:marRight w:val="0"/>
      <w:marTop w:val="0"/>
      <w:marBottom w:val="0"/>
      <w:divBdr>
        <w:top w:val="none" w:sz="0" w:space="0" w:color="auto"/>
        <w:left w:val="none" w:sz="0" w:space="0" w:color="auto"/>
        <w:bottom w:val="none" w:sz="0" w:space="0" w:color="auto"/>
        <w:right w:val="none" w:sz="0" w:space="0" w:color="auto"/>
      </w:divBdr>
    </w:div>
    <w:div w:id="1077094474">
      <w:bodyDiv w:val="1"/>
      <w:marLeft w:val="0"/>
      <w:marRight w:val="0"/>
      <w:marTop w:val="0"/>
      <w:marBottom w:val="0"/>
      <w:divBdr>
        <w:top w:val="none" w:sz="0" w:space="0" w:color="auto"/>
        <w:left w:val="none" w:sz="0" w:space="0" w:color="auto"/>
        <w:bottom w:val="none" w:sz="0" w:space="0" w:color="auto"/>
        <w:right w:val="none" w:sz="0" w:space="0" w:color="auto"/>
      </w:divBdr>
    </w:div>
    <w:div w:id="1086263494">
      <w:bodyDiv w:val="1"/>
      <w:marLeft w:val="0"/>
      <w:marRight w:val="0"/>
      <w:marTop w:val="0"/>
      <w:marBottom w:val="0"/>
      <w:divBdr>
        <w:top w:val="none" w:sz="0" w:space="0" w:color="auto"/>
        <w:left w:val="none" w:sz="0" w:space="0" w:color="auto"/>
        <w:bottom w:val="none" w:sz="0" w:space="0" w:color="auto"/>
        <w:right w:val="none" w:sz="0" w:space="0" w:color="auto"/>
      </w:divBdr>
    </w:div>
    <w:div w:id="1239359923">
      <w:bodyDiv w:val="1"/>
      <w:marLeft w:val="0"/>
      <w:marRight w:val="0"/>
      <w:marTop w:val="0"/>
      <w:marBottom w:val="0"/>
      <w:divBdr>
        <w:top w:val="none" w:sz="0" w:space="0" w:color="auto"/>
        <w:left w:val="none" w:sz="0" w:space="0" w:color="auto"/>
        <w:bottom w:val="none" w:sz="0" w:space="0" w:color="auto"/>
        <w:right w:val="none" w:sz="0" w:space="0" w:color="auto"/>
      </w:divBdr>
    </w:div>
    <w:div w:id="1364676658">
      <w:bodyDiv w:val="1"/>
      <w:marLeft w:val="0"/>
      <w:marRight w:val="0"/>
      <w:marTop w:val="0"/>
      <w:marBottom w:val="0"/>
      <w:divBdr>
        <w:top w:val="none" w:sz="0" w:space="0" w:color="auto"/>
        <w:left w:val="none" w:sz="0" w:space="0" w:color="auto"/>
        <w:bottom w:val="none" w:sz="0" w:space="0" w:color="auto"/>
        <w:right w:val="none" w:sz="0" w:space="0" w:color="auto"/>
      </w:divBdr>
    </w:div>
    <w:div w:id="1445883017">
      <w:bodyDiv w:val="1"/>
      <w:marLeft w:val="0"/>
      <w:marRight w:val="0"/>
      <w:marTop w:val="0"/>
      <w:marBottom w:val="0"/>
      <w:divBdr>
        <w:top w:val="none" w:sz="0" w:space="0" w:color="auto"/>
        <w:left w:val="none" w:sz="0" w:space="0" w:color="auto"/>
        <w:bottom w:val="none" w:sz="0" w:space="0" w:color="auto"/>
        <w:right w:val="none" w:sz="0" w:space="0" w:color="auto"/>
      </w:divBdr>
    </w:div>
    <w:div w:id="1638954741">
      <w:bodyDiv w:val="1"/>
      <w:marLeft w:val="0"/>
      <w:marRight w:val="0"/>
      <w:marTop w:val="0"/>
      <w:marBottom w:val="0"/>
      <w:divBdr>
        <w:top w:val="none" w:sz="0" w:space="0" w:color="auto"/>
        <w:left w:val="none" w:sz="0" w:space="0" w:color="auto"/>
        <w:bottom w:val="none" w:sz="0" w:space="0" w:color="auto"/>
        <w:right w:val="none" w:sz="0" w:space="0" w:color="auto"/>
      </w:divBdr>
    </w:div>
    <w:div w:id="1673872607">
      <w:bodyDiv w:val="1"/>
      <w:marLeft w:val="0"/>
      <w:marRight w:val="0"/>
      <w:marTop w:val="0"/>
      <w:marBottom w:val="0"/>
      <w:divBdr>
        <w:top w:val="none" w:sz="0" w:space="0" w:color="auto"/>
        <w:left w:val="none" w:sz="0" w:space="0" w:color="auto"/>
        <w:bottom w:val="none" w:sz="0" w:space="0" w:color="auto"/>
        <w:right w:val="none" w:sz="0" w:space="0" w:color="auto"/>
      </w:divBdr>
    </w:div>
    <w:div w:id="1737705011">
      <w:bodyDiv w:val="1"/>
      <w:marLeft w:val="0"/>
      <w:marRight w:val="0"/>
      <w:marTop w:val="0"/>
      <w:marBottom w:val="0"/>
      <w:divBdr>
        <w:top w:val="none" w:sz="0" w:space="0" w:color="auto"/>
        <w:left w:val="none" w:sz="0" w:space="0" w:color="auto"/>
        <w:bottom w:val="none" w:sz="0" w:space="0" w:color="auto"/>
        <w:right w:val="none" w:sz="0" w:space="0" w:color="auto"/>
      </w:divBdr>
    </w:div>
    <w:div w:id="175886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ettings" Target="settings.xml"/><Relationship Id="rId21" Type="http://schemas.microsoft.com/office/2007/relationships/hdphoto" Target="media/hdphoto6.wdp"/><Relationship Id="rId7" Type="http://schemas.openxmlformats.org/officeDocument/2006/relationships/hyperlink" Target="mailto:bryson_sun@foxmail.com" TargetMode="External"/><Relationship Id="rId12" Type="http://schemas.microsoft.com/office/2007/relationships/hdphoto" Target="media/hdphoto2.wdp"/><Relationship Id="rId17" Type="http://schemas.openxmlformats.org/officeDocument/2006/relationships/image" Target="media/image6.jpeg"/><Relationship Id="rId25" Type="http://schemas.openxmlformats.org/officeDocument/2006/relationships/footer" Target="footer1.xml"/><Relationship Id="rId2" Type="http://schemas.openxmlformats.org/officeDocument/2006/relationships/styles" Target="styles.xml"/><Relationship Id="rId16" Type="http://schemas.microsoft.com/office/2007/relationships/hdphoto" Target="media/hdphoto4.wdp"/><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arxiv.org/abs/2502.20429"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arxiv.org/abs/2302.06590" TargetMode="External"/><Relationship Id="rId28" Type="http://schemas.microsoft.com/office/2011/relationships/people" Target="people.xml"/><Relationship Id="rId10" Type="http://schemas.microsoft.com/office/2007/relationships/hdphoto" Target="media/hdphoto1.wdp"/><Relationship Id="rId19" Type="http://schemas.microsoft.com/office/2007/relationships/hdphoto" Target="media/hdphoto5.wdp"/><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3.wdp"/><Relationship Id="rId22" Type="http://schemas.openxmlformats.org/officeDocument/2006/relationships/hyperlink" Target="https://ssrn.com/abstract=4945566"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mp.weixin.qq.com/s/Zh57yuhBkCVwvJ9zZ2XiWQ" TargetMode="External"/><Relationship Id="rId3" Type="http://schemas.openxmlformats.org/officeDocument/2006/relationships/hyperlink" Target="https://www.neweekly.com.cn/article/shp2001807064" TargetMode="External"/><Relationship Id="rId7" Type="http://schemas.openxmlformats.org/officeDocument/2006/relationships/hyperlink" Target="https://developers.slashdot.org/story/25/01/10/1729248/stackoverflow-usage-plummets-as-ai-chatbots-rise?utm_source=chatgpt.com" TargetMode="External"/><Relationship Id="rId2" Type="http://schemas.openxmlformats.org/officeDocument/2006/relationships/hyperlink" Target="https://www.infzm.com/contents/248568?source=131" TargetMode="External"/><Relationship Id="rId1" Type="http://schemas.openxmlformats.org/officeDocument/2006/relationships/hyperlink" Target="https://www.time-weekly.com/post/321426" TargetMode="External"/><Relationship Id="rId6" Type="http://schemas.openxmlformats.org/officeDocument/2006/relationships/hyperlink" Target="https://www.stats.gov.cn/zt_18555/zthd/sjtjr/d12kfr/tjzsqzs/202302/t20230216_1908940.html" TargetMode="External"/><Relationship Id="rId5" Type="http://schemas.openxmlformats.org/officeDocument/2006/relationships/hyperlink" Target="https://www.stats.gov.cn/sj/zxfb/202505/t20250516_1959826.html" TargetMode="External"/><Relationship Id="rId10" Type="http://schemas.openxmlformats.org/officeDocument/2006/relationships/hyperlink" Target="http://politics.people.com.cn/n1/2025/1028/c1001-40591520.html" TargetMode="External"/><Relationship Id="rId4" Type="http://schemas.openxmlformats.org/officeDocument/2006/relationships/hyperlink" Target="https://survey.stackoverflow.co/2024/work/" TargetMode="External"/><Relationship Id="rId9" Type="http://schemas.openxmlformats.org/officeDocument/2006/relationships/hyperlink" Target="https://data.stackexchange.com/stackoverflow/query/1882532/questions-per-month"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816</TotalTime>
  <Pages>41</Pages>
  <Words>6987</Words>
  <Characters>39826</Characters>
  <Application>Microsoft Office Word</Application>
  <DocSecurity>0</DocSecurity>
  <Lines>331</Lines>
  <Paragraphs>93</Paragraphs>
  <ScaleCrop>false</ScaleCrop>
  <Company/>
  <LinksUpToDate>false</LinksUpToDate>
  <CharactersWithSpaces>46720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Baicheng Sun</dc:creator>
  <cp:keywords/>
  <dc:description/>
  <cp:lastModifiedBy>Baicheng Sun</cp:lastModifiedBy>
  <cp:revision>1317</cp:revision>
  <dcterms:created xsi:type="dcterms:W3CDTF">2025-12-30T14:45:00Z</dcterms:created>
  <dcterms:modified xsi:type="dcterms:W3CDTF">2026-01-10T05:37:00Z</dcterms:modified>
</cp:coreProperties>
</file>